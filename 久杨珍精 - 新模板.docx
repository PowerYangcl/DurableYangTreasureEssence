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Del="00ED686E" w:rsidRDefault="00464DEC" w:rsidP="00464DEC">
      <w:pPr>
        <w:autoSpaceDE w:val="0"/>
        <w:autoSpaceDN w:val="0"/>
        <w:adjustRightInd w:val="0"/>
        <w:jc w:val="left"/>
        <w:rPr>
          <w:del w:id="1" w:author="Yangcl" w:date="2020-03-24T15:28:00Z"/>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ins w:id="2" w:author="Yangcl" w:date="2020-03-24T15:16:00Z"/>
          <w:rFonts w:ascii="Century Schoolbook" w:hAnsi="Century Schoolbook"/>
        </w:rPr>
      </w:pPr>
    </w:p>
    <w:p w:rsidR="00E8038E" w:rsidRDefault="00E8038E" w:rsidP="005B5244">
      <w:pPr>
        <w:rPr>
          <w:ins w:id="3" w:author="Yangcl" w:date="2020-03-24T15:28:00Z"/>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ins w:id="4" w:author="Yangcl" w:date="2020-03-24T15:25:00Z">
        <w:r w:rsidRPr="00626BE2">
          <w:rPr>
            <w:rFonts w:ascii="Century Schoolbook" w:hAnsi="Century Schoolbook"/>
          </w:rPr>
          <w:t>运行结果如下</w:t>
        </w:r>
        <w:r w:rsidRPr="00626BE2">
          <w:rPr>
            <w:rFonts w:ascii="Century Schoolbook" w:hAnsi="Century Schoolbook" w:hint="eastAsia"/>
          </w:rPr>
          <w:t>：</w:t>
        </w:r>
      </w:ins>
    </w:p>
    <w:p w:rsidR="005B5244" w:rsidRPr="005D73FC" w:rsidRDefault="005D73FC" w:rsidP="005B5244">
      <w:pPr>
        <w:rPr>
          <w:rFonts w:ascii="Century Schoolbook" w:hAnsi="Century Schoolbook"/>
          <w:b/>
          <w:rPrChange w:id="5" w:author="Yangcl" w:date="2020-03-24T15:26:00Z">
            <w:rPr>
              <w:rFonts w:ascii="Century Schoolbook" w:hAnsi="Century Schoolbook"/>
            </w:rPr>
          </w:rPrChange>
        </w:rPr>
      </w:pPr>
      <w:ins w:id="6" w:author="Yangcl" w:date="2020-03-24T15:26:00Z">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ins>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lastRenderedPageBreak/>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ins w:id="7" w:author="Yangcl" w:date="2020-03-25T10:35:00Z"/>
          <w:rFonts w:ascii="Century Schoolbook" w:hAnsi="Century Schoolbook"/>
        </w:rPr>
      </w:pPr>
    </w:p>
    <w:p w:rsidR="0082025A" w:rsidRDefault="0082025A">
      <w:pPr>
        <w:pageBreakBefore/>
        <w:rPr>
          <w:ins w:id="8" w:author="Yangcl" w:date="2020-03-25T10:35:00Z"/>
          <w:rFonts w:ascii="Century Schoolbook" w:hAnsi="Century Schoolbook"/>
        </w:rPr>
        <w:pPrChange w:id="9" w:author="Yangcl" w:date="2020-03-25T10:35:00Z">
          <w:pPr/>
        </w:pPrChange>
      </w:pPr>
    </w:p>
    <w:p w:rsidR="0082025A" w:rsidRDefault="0082025A">
      <w:pPr>
        <w:pStyle w:val="Tip1"/>
        <w:rPr>
          <w:ins w:id="10" w:author="Yangcl" w:date="2020-03-25T10:35:00Z"/>
        </w:rPr>
        <w:pPrChange w:id="11" w:author="Yangcl" w:date="2020-03-25T10:35:00Z">
          <w:pPr/>
        </w:pPrChange>
      </w:pPr>
      <w:ins w:id="12" w:author="Yangcl" w:date="2020-03-25T10:35:00Z">
        <w:r>
          <w:t>分布式项目实战案例</w:t>
        </w:r>
      </w:ins>
    </w:p>
    <w:p w:rsidR="0082025A" w:rsidRDefault="00605183">
      <w:pPr>
        <w:pStyle w:val="Tip2"/>
        <w:rPr>
          <w:ins w:id="13" w:author="Yangcl" w:date="2020-03-25T10:35:00Z"/>
        </w:rPr>
        <w:pPrChange w:id="14" w:author="Yangcl" w:date="2020-03-25T10:43:00Z">
          <w:pPr/>
        </w:pPrChange>
      </w:pPr>
      <w:ins w:id="15" w:author="Yangcl" w:date="2020-03-25T10:43:00Z">
        <w:r>
          <w:t>分布式锁</w:t>
        </w:r>
      </w:ins>
    </w:p>
    <w:p w:rsidR="0082025A" w:rsidRDefault="00194374">
      <w:pPr>
        <w:pStyle w:val="Tip3"/>
        <w:rPr>
          <w:ins w:id="16" w:author="Yangcl" w:date="2020-03-25T10:35:00Z"/>
        </w:rPr>
        <w:pPrChange w:id="17" w:author="Yangcl" w:date="2020-03-25T10:44:00Z">
          <w:pPr/>
        </w:pPrChange>
      </w:pPr>
      <w:ins w:id="18" w:author="Yangcl" w:date="2020-03-25T10:44:00Z">
        <w:r>
          <w:t>高性能分布式锁</w:t>
        </w:r>
      </w:ins>
    </w:p>
    <w:p w:rsidR="0082025A" w:rsidRDefault="00A57950" w:rsidP="007D35CF">
      <w:pPr>
        <w:rPr>
          <w:ins w:id="19" w:author="Yangcl" w:date="2020-03-25T10:35:00Z"/>
          <w:rFonts w:ascii="Century Schoolbook" w:hAnsi="Century Schoolbook"/>
        </w:rPr>
      </w:pPr>
      <w:ins w:id="20" w:author="Yangcl" w:date="2020-03-25T10:51:00Z">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ins>
    </w:p>
    <w:p w:rsidR="00146EE2" w:rsidRDefault="00A57950">
      <w:pPr>
        <w:ind w:firstLineChars="200" w:firstLine="420"/>
        <w:rPr>
          <w:ins w:id="21" w:author="Yangcl" w:date="2020-03-25T10:52:00Z"/>
          <w:rFonts w:ascii="Century Schoolbook" w:hAnsi="Century Schoolbook"/>
        </w:rPr>
        <w:pPrChange w:id="22" w:author="Yangcl" w:date="2020-03-25T10:51:00Z">
          <w:pPr/>
        </w:pPrChange>
      </w:pPr>
      <w:ins w:id="23" w:author="Yangcl" w:date="2020-03-25T10:51:00Z">
        <w:r w:rsidRPr="00A57950">
          <w:rPr>
            <w:rFonts w:ascii="Century Schoolbook" w:hAnsi="Century Schoolbook" w:hint="eastAsia"/>
          </w:rPr>
          <w:t>可靠性原则：</w:t>
        </w:r>
      </w:ins>
    </w:p>
    <w:p w:rsidR="00186A4E" w:rsidRPr="00186A4E" w:rsidRDefault="00186A4E">
      <w:pPr>
        <w:pStyle w:val="a6"/>
        <w:numPr>
          <w:ilvl w:val="0"/>
          <w:numId w:val="21"/>
        </w:numPr>
        <w:ind w:firstLineChars="0"/>
        <w:rPr>
          <w:ins w:id="24" w:author="Yangcl" w:date="2020-03-25T10:52:00Z"/>
          <w:rFonts w:ascii="Century Schoolbook" w:hAnsi="Century Schoolbook"/>
          <w:rPrChange w:id="25" w:author="Yangcl" w:date="2020-03-25T10:52:00Z">
            <w:rPr>
              <w:ins w:id="26" w:author="Yangcl" w:date="2020-03-25T10:52:00Z"/>
            </w:rPr>
          </w:rPrChange>
        </w:rPr>
        <w:pPrChange w:id="27" w:author="Yangcl" w:date="2020-03-25T10:52:00Z">
          <w:pPr/>
        </w:pPrChange>
      </w:pPr>
      <w:ins w:id="28" w:author="Yangcl" w:date="2020-03-25T10:52:00Z">
        <w:r w:rsidRPr="00186A4E">
          <w:rPr>
            <w:rFonts w:ascii="Century Schoolbook" w:hAnsi="Century Schoolbook" w:hint="eastAsia"/>
            <w:b/>
            <w:rPrChange w:id="29" w:author="Yangcl" w:date="2020-03-25T10:52:00Z">
              <w:rPr>
                <w:rFonts w:hint="eastAsia"/>
              </w:rPr>
            </w:rPrChange>
          </w:rPr>
          <w:t>互斥性</w:t>
        </w:r>
        <w:r w:rsidRPr="00186A4E">
          <w:rPr>
            <w:rFonts w:ascii="Century Schoolbook" w:hAnsi="Century Schoolbook" w:hint="eastAsia"/>
            <w:rPrChange w:id="30" w:author="Yangcl" w:date="2020-03-25T10:52:00Z">
              <w:rPr>
                <w:rFonts w:hint="eastAsia"/>
              </w:rPr>
            </w:rPrChange>
          </w:rPr>
          <w:t>。在任意时刻，只有一个客户端能持有锁。</w:t>
        </w:r>
      </w:ins>
    </w:p>
    <w:p w:rsidR="00186A4E" w:rsidRDefault="00186A4E">
      <w:pPr>
        <w:pStyle w:val="a6"/>
        <w:numPr>
          <w:ilvl w:val="0"/>
          <w:numId w:val="21"/>
        </w:numPr>
        <w:ind w:firstLineChars="0"/>
        <w:rPr>
          <w:ins w:id="31" w:author="Yangcl" w:date="2020-03-25T10:52:00Z"/>
          <w:rFonts w:ascii="Century Schoolbook" w:hAnsi="Century Schoolbook"/>
        </w:rPr>
        <w:pPrChange w:id="32" w:author="Yangcl" w:date="2020-03-25T10:52:00Z">
          <w:pPr/>
        </w:pPrChange>
      </w:pPr>
      <w:ins w:id="33" w:author="Yangcl" w:date="2020-03-25T10:52:00Z">
        <w:r w:rsidRPr="00186A4E">
          <w:rPr>
            <w:rFonts w:ascii="Century Schoolbook" w:hAnsi="Century Schoolbook" w:hint="eastAsia"/>
            <w:b/>
            <w:rPrChange w:id="34" w:author="Yangcl" w:date="2020-03-25T10:52:00Z">
              <w:rPr>
                <w:rFonts w:hint="eastAsia"/>
              </w:rPr>
            </w:rPrChange>
          </w:rPr>
          <w:t>不会发生死锁</w:t>
        </w:r>
        <w:r w:rsidRPr="00186A4E">
          <w:rPr>
            <w:rFonts w:ascii="Century Schoolbook" w:hAnsi="Century Schoolbook" w:hint="eastAsia"/>
            <w:rPrChange w:id="35" w:author="Yangcl" w:date="2020-03-25T10:52:00Z">
              <w:rPr>
                <w:rFonts w:hint="eastAsia"/>
              </w:rPr>
            </w:rPrChange>
          </w:rPr>
          <w:t>。即使有一个客户端在持有锁的期间崩溃而没有主动解锁，也能保证后续其他客户端能加锁。</w:t>
        </w:r>
      </w:ins>
    </w:p>
    <w:p w:rsidR="00186A4E" w:rsidRDefault="00186A4E">
      <w:pPr>
        <w:pStyle w:val="a6"/>
        <w:numPr>
          <w:ilvl w:val="0"/>
          <w:numId w:val="21"/>
        </w:numPr>
        <w:ind w:firstLineChars="0"/>
        <w:rPr>
          <w:ins w:id="36" w:author="Yangcl" w:date="2020-03-25T10:52:00Z"/>
          <w:rFonts w:ascii="Century Schoolbook" w:hAnsi="Century Schoolbook"/>
        </w:rPr>
        <w:pPrChange w:id="37" w:author="Yangcl" w:date="2020-03-25T10:52:00Z">
          <w:pPr/>
        </w:pPrChange>
      </w:pPr>
      <w:ins w:id="38" w:author="Yangcl" w:date="2020-03-25T10:52:00Z">
        <w:r w:rsidRPr="00186A4E">
          <w:rPr>
            <w:rFonts w:ascii="Century Schoolbook" w:hAnsi="Century Schoolbook" w:hint="eastAsia"/>
            <w:b/>
            <w:rPrChange w:id="39" w:author="Yangcl" w:date="2020-03-25T10:52:00Z">
              <w:rPr>
                <w:rFonts w:hint="eastAsia"/>
              </w:rPr>
            </w:rPrChange>
          </w:rPr>
          <w:t>具有容错性</w:t>
        </w:r>
        <w:r w:rsidRPr="00186A4E">
          <w:rPr>
            <w:rFonts w:ascii="Century Schoolbook" w:hAnsi="Century Schoolbook" w:hint="eastAsia"/>
            <w:rPrChange w:id="40" w:author="Yangcl" w:date="2020-03-25T10:52:00Z">
              <w:rPr>
                <w:rFonts w:hint="eastAsia"/>
              </w:rPr>
            </w:rPrChange>
          </w:rPr>
          <w:t>。只要大部分的</w:t>
        </w:r>
        <w:r w:rsidRPr="00186A4E">
          <w:rPr>
            <w:rFonts w:ascii="Century Schoolbook" w:hAnsi="Century Schoolbook"/>
            <w:rPrChange w:id="41" w:author="Yangcl" w:date="2020-03-25T10:52:00Z">
              <w:rPr/>
            </w:rPrChange>
          </w:rPr>
          <w:t>Redis</w:t>
        </w:r>
        <w:r w:rsidRPr="00186A4E">
          <w:rPr>
            <w:rFonts w:ascii="Century Schoolbook" w:hAnsi="Century Schoolbook" w:hint="eastAsia"/>
            <w:rPrChange w:id="42" w:author="Yangcl" w:date="2020-03-25T10:52:00Z">
              <w:rPr>
                <w:rFonts w:hint="eastAsia"/>
              </w:rPr>
            </w:rPrChange>
          </w:rPr>
          <w:t>节点正常运行，客户端就可以加锁和解锁。</w:t>
        </w:r>
      </w:ins>
    </w:p>
    <w:p w:rsidR="00A37A46" w:rsidRDefault="00186A4E">
      <w:pPr>
        <w:pStyle w:val="a6"/>
        <w:numPr>
          <w:ilvl w:val="0"/>
          <w:numId w:val="21"/>
        </w:numPr>
        <w:ind w:firstLineChars="0"/>
        <w:rPr>
          <w:ins w:id="43" w:author="Yangcl" w:date="2020-03-25T12:35:00Z"/>
          <w:rFonts w:ascii="Century Schoolbook" w:hAnsi="Century Schoolbook"/>
        </w:rPr>
        <w:pPrChange w:id="44" w:author="Yangcl" w:date="2020-03-25T12:18:00Z">
          <w:pPr/>
        </w:pPrChange>
      </w:pPr>
      <w:ins w:id="45" w:author="Yangcl" w:date="2020-03-25T10:53:00Z">
        <w:r w:rsidRPr="00186A4E">
          <w:rPr>
            <w:rFonts w:ascii="Century Schoolbook" w:hAnsi="Century Schoolbook" w:hint="eastAsia"/>
            <w:b/>
            <w:rPrChange w:id="46" w:author="Yangcl" w:date="2020-03-25T10:53:00Z">
              <w:rPr>
                <w:rFonts w:ascii="Century Schoolbook" w:hAnsi="Century Schoolbook" w:hint="eastAsia"/>
              </w:rPr>
            </w:rPrChange>
          </w:rPr>
          <w:t>同客户端</w:t>
        </w:r>
        <w:r>
          <w:rPr>
            <w:rFonts w:ascii="Century Schoolbook" w:hAnsi="Century Schoolbook" w:hint="eastAsia"/>
          </w:rPr>
          <w:t>。</w:t>
        </w:r>
      </w:ins>
      <w:ins w:id="47" w:author="Yangcl" w:date="2020-03-25T10:52:00Z">
        <w:r w:rsidRPr="00186A4E">
          <w:rPr>
            <w:rFonts w:ascii="Century Schoolbook" w:hAnsi="Century Schoolbook" w:hint="eastAsia"/>
            <w:rPrChange w:id="48" w:author="Yangcl" w:date="2020-03-25T10:52:00Z">
              <w:rPr>
                <w:rFonts w:hint="eastAsia"/>
              </w:rPr>
            </w:rPrChange>
          </w:rPr>
          <w:t>加锁和解锁必须是同一个客户端，客户端自己不能把别人加的锁给解了。</w:t>
        </w:r>
      </w:ins>
    </w:p>
    <w:p w:rsidR="00A53728" w:rsidRPr="00A37A46" w:rsidRDefault="00A53728">
      <w:pPr>
        <w:pStyle w:val="a6"/>
        <w:numPr>
          <w:ilvl w:val="0"/>
          <w:numId w:val="21"/>
        </w:numPr>
        <w:ind w:firstLineChars="0"/>
        <w:rPr>
          <w:ins w:id="49" w:author="Yangcl" w:date="2020-03-25T12:17:00Z"/>
          <w:rFonts w:ascii="Century Schoolbook" w:hAnsi="Century Schoolbook"/>
          <w:rPrChange w:id="50" w:author="Yangcl" w:date="2020-03-25T12:18:00Z">
            <w:rPr>
              <w:ins w:id="51" w:author="Yangcl" w:date="2020-03-25T12:17:00Z"/>
            </w:rPr>
          </w:rPrChange>
        </w:rPr>
        <w:pPrChange w:id="52" w:author="Yangcl" w:date="2020-03-25T12:18:00Z">
          <w:pPr/>
        </w:pPrChange>
      </w:pPr>
      <w:ins w:id="53" w:author="Yangcl" w:date="2020-03-25T12:35:00Z">
        <w:r w:rsidRPr="00FB7144">
          <w:rPr>
            <w:rFonts w:ascii="Century Schoolbook" w:hAnsi="Century Schoolbook" w:hint="eastAsia"/>
            <w:b/>
            <w:color w:val="FF0000"/>
            <w:rPrChange w:id="54" w:author="Yangcl" w:date="2020-03-25T12:35:00Z">
              <w:rPr>
                <w:rFonts w:ascii="Century Schoolbook" w:hAnsi="Century Schoolbook" w:hint="eastAsia"/>
                <w:b/>
              </w:rPr>
            </w:rPrChange>
          </w:rPr>
          <w:t>锁超时续命问题。本示例无法解决</w:t>
        </w:r>
        <w:r>
          <w:rPr>
            <w:rFonts w:ascii="Century Schoolbook" w:hAnsi="Century Schoolbook" w:hint="eastAsia"/>
            <w:b/>
          </w:rPr>
          <w:t>。</w:t>
        </w:r>
      </w:ins>
    </w:p>
    <w:p w:rsidR="00A37A46" w:rsidRDefault="00A37A46" w:rsidP="00146EE2">
      <w:pPr>
        <w:rPr>
          <w:ins w:id="55" w:author="Yangcl" w:date="2020-03-25T12:18:00Z"/>
          <w:rFonts w:ascii="Century Schoolbook" w:hAnsi="Century Schoolbook"/>
          <w:b/>
        </w:rPr>
      </w:pPr>
    </w:p>
    <w:p w:rsidR="00A37A46" w:rsidRDefault="00A37A46" w:rsidP="00146EE2">
      <w:pPr>
        <w:rPr>
          <w:ins w:id="56" w:author="Yangcl" w:date="2020-03-25T12:17:00Z"/>
          <w:rFonts w:ascii="Century Schoolbook" w:hAnsi="Century Schoolbook"/>
        </w:rPr>
      </w:pPr>
      <w:ins w:id="57" w:author="Yangcl" w:date="2020-03-25T12:17:00Z">
        <w:r w:rsidRPr="003F6E09">
          <w:rPr>
            <w:rFonts w:ascii="Century Schoolbook" w:hAnsi="Century Schoolbook" w:hint="eastAsia"/>
            <w:b/>
            <w:color w:val="FF0000"/>
            <w:rPrChange w:id="58" w:author="Yangcl" w:date="2020-03-25T12:21:00Z">
              <w:rPr>
                <w:rFonts w:ascii="Century Schoolbook" w:hAnsi="Century Schoolbook" w:hint="eastAsia"/>
              </w:rPr>
            </w:rPrChange>
          </w:rPr>
          <w:t>使用</w:t>
        </w:r>
        <w:r w:rsidRPr="003F6E09">
          <w:rPr>
            <w:rFonts w:ascii="Century Schoolbook" w:hAnsi="Century Schoolbook"/>
            <w:b/>
            <w:color w:val="FF0000"/>
            <w:rPrChange w:id="59" w:author="Yangcl" w:date="2020-03-25T12:21:00Z">
              <w:rPr>
                <w:rFonts w:ascii="Century Schoolbook" w:hAnsi="Century Schoolbook"/>
              </w:rPr>
            </w:rPrChange>
          </w:rPr>
          <w:t>lua</w:t>
        </w:r>
        <w:r w:rsidRPr="003F6E09">
          <w:rPr>
            <w:rFonts w:ascii="Century Schoolbook" w:hAnsi="Century Schoolbook" w:hint="eastAsia"/>
            <w:b/>
            <w:color w:val="FF0000"/>
            <w:rPrChange w:id="60" w:author="Yangcl" w:date="2020-03-25T12:21:00Z">
              <w:rPr>
                <w:rFonts w:ascii="Century Schoolbook" w:hAnsi="Century Schoolbook" w:hint="eastAsia"/>
              </w:rPr>
            </w:rPrChange>
          </w:rPr>
          <w:t>脚本优点</w:t>
        </w:r>
      </w:ins>
      <w:ins w:id="61" w:author="Yangcl" w:date="2020-03-25T12:18:00Z">
        <w:r>
          <w:rPr>
            <w:rFonts w:ascii="Century Schoolbook" w:hAnsi="Century Schoolbook" w:hint="eastAsia"/>
          </w:rPr>
          <w:t>：</w:t>
        </w:r>
      </w:ins>
    </w:p>
    <w:p w:rsidR="00A37A46" w:rsidRPr="00A37A46" w:rsidRDefault="00A37A46">
      <w:pPr>
        <w:pStyle w:val="a6"/>
        <w:numPr>
          <w:ilvl w:val="0"/>
          <w:numId w:val="22"/>
        </w:numPr>
        <w:ind w:firstLineChars="0"/>
        <w:rPr>
          <w:ins w:id="62" w:author="Yangcl" w:date="2020-03-25T12:18:00Z"/>
          <w:rFonts w:ascii="Century Schoolbook" w:hAnsi="Century Schoolbook"/>
          <w:rPrChange w:id="63" w:author="Yangcl" w:date="2020-03-25T12:18:00Z">
            <w:rPr>
              <w:ins w:id="64" w:author="Yangcl" w:date="2020-03-25T12:18:00Z"/>
            </w:rPr>
          </w:rPrChange>
        </w:rPr>
        <w:pPrChange w:id="65" w:author="Yangcl" w:date="2020-03-25T12:18:00Z">
          <w:pPr/>
        </w:pPrChange>
      </w:pPr>
      <w:ins w:id="66" w:author="Yangcl" w:date="2020-03-25T12:18:00Z">
        <w:r w:rsidRPr="00A37A46">
          <w:rPr>
            <w:rFonts w:ascii="Century Schoolbook" w:hAnsi="Century Schoolbook" w:hint="eastAsia"/>
            <w:rPrChange w:id="67" w:author="Yangcl" w:date="2020-03-25T12:18:00Z">
              <w:rPr>
                <w:rFonts w:hint="eastAsia"/>
              </w:rPr>
            </w:rPrChange>
          </w:rPr>
          <w:t>减少网络开销：本来多次网络请求的操作，可以用一个请求完成，原先多次请求的逻辑放在</w:t>
        </w:r>
        <w:r w:rsidRPr="00A37A46">
          <w:rPr>
            <w:rFonts w:ascii="Century Schoolbook" w:hAnsi="Century Schoolbook"/>
            <w:rPrChange w:id="68" w:author="Yangcl" w:date="2020-03-25T12:18:00Z">
              <w:rPr/>
            </w:rPrChange>
          </w:rPr>
          <w:t>redis</w:t>
        </w:r>
        <w:r w:rsidRPr="00A37A46">
          <w:rPr>
            <w:rFonts w:ascii="Century Schoolbook" w:hAnsi="Century Schoolbook" w:hint="eastAsia"/>
            <w:rPrChange w:id="69" w:author="Yangcl" w:date="2020-03-25T12:18:00Z">
              <w:rPr>
                <w:rFonts w:hint="eastAsia"/>
              </w:rPr>
            </w:rPrChange>
          </w:rPr>
          <w:t>服务器上完成。使用脚本，减少了网络往返时延。</w:t>
        </w:r>
      </w:ins>
    </w:p>
    <w:p w:rsidR="00A37A46" w:rsidRDefault="00A37A46">
      <w:pPr>
        <w:pStyle w:val="a6"/>
        <w:numPr>
          <w:ilvl w:val="0"/>
          <w:numId w:val="22"/>
        </w:numPr>
        <w:ind w:firstLineChars="0"/>
        <w:rPr>
          <w:ins w:id="70" w:author="Yangcl" w:date="2020-03-25T12:19:00Z"/>
          <w:rFonts w:ascii="Century Schoolbook" w:hAnsi="Century Schoolbook"/>
        </w:rPr>
        <w:pPrChange w:id="71" w:author="Yangcl" w:date="2020-03-25T12:18:00Z">
          <w:pPr/>
        </w:pPrChange>
      </w:pPr>
      <w:ins w:id="72" w:author="Yangcl" w:date="2020-03-25T12:18:00Z">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ins>
    </w:p>
    <w:p w:rsidR="00437E04" w:rsidRPr="00C40968" w:rsidRDefault="00D13B3B">
      <w:pPr>
        <w:pStyle w:val="a6"/>
        <w:numPr>
          <w:ilvl w:val="0"/>
          <w:numId w:val="22"/>
        </w:numPr>
        <w:ind w:firstLineChars="0"/>
        <w:rPr>
          <w:ins w:id="73" w:author="Yangcl" w:date="2020-03-25T12:11:00Z"/>
          <w:rFonts w:ascii="Century Schoolbook" w:hAnsi="Century Schoolbook"/>
        </w:rPr>
        <w:pPrChange w:id="74" w:author="Yangcl" w:date="2020-03-25T12:21:00Z">
          <w:pPr/>
        </w:pPrChange>
      </w:pPr>
      <w:ins w:id="75" w:author="Yangcl" w:date="2020-03-25T12:19:00Z">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ins>
    </w:p>
    <w:p w:rsidR="003F6E09" w:rsidRDefault="003F6E09" w:rsidP="00437E04">
      <w:pPr>
        <w:autoSpaceDE w:val="0"/>
        <w:autoSpaceDN w:val="0"/>
        <w:adjustRightInd w:val="0"/>
        <w:jc w:val="left"/>
        <w:rPr>
          <w:ins w:id="76" w:author="Yangcl" w:date="2020-03-25T12:32:00Z"/>
          <w:rFonts w:ascii="Century Schoolbook" w:hAnsi="Century Schoolbook" w:cs="Century Schoolbook"/>
          <w:bCs/>
          <w:color w:val="7F0055"/>
          <w:kern w:val="0"/>
          <w:sz w:val="24"/>
          <w:szCs w:val="24"/>
        </w:rPr>
      </w:pPr>
    </w:p>
    <w:p w:rsidR="00DE7329" w:rsidRPr="00DE7329" w:rsidRDefault="00DE7329" w:rsidP="00437E04">
      <w:pPr>
        <w:autoSpaceDE w:val="0"/>
        <w:autoSpaceDN w:val="0"/>
        <w:adjustRightInd w:val="0"/>
        <w:jc w:val="left"/>
        <w:rPr>
          <w:ins w:id="77" w:author="Yangcl" w:date="2020-03-25T12:32:00Z"/>
          <w:rFonts w:ascii="Century Schoolbook" w:hAnsi="Century Schoolbook" w:cs="Century Schoolbook"/>
          <w:bCs/>
          <w:color w:val="000000" w:themeColor="text1"/>
          <w:kern w:val="0"/>
          <w:sz w:val="24"/>
          <w:szCs w:val="24"/>
          <w:rPrChange w:id="78" w:author="Yangcl" w:date="2020-03-25T12:33:00Z">
            <w:rPr>
              <w:ins w:id="79" w:author="Yangcl" w:date="2020-03-25T12:32:00Z"/>
              <w:rFonts w:ascii="Century Schoolbook" w:hAnsi="Century Schoolbook" w:cs="Century Schoolbook"/>
              <w:bCs/>
              <w:color w:val="7F0055"/>
              <w:kern w:val="0"/>
              <w:sz w:val="24"/>
              <w:szCs w:val="24"/>
            </w:rPr>
          </w:rPrChange>
        </w:rPr>
      </w:pPr>
      <w:ins w:id="80" w:author="Yangcl" w:date="2020-03-25T12:33:00Z">
        <w:r w:rsidRPr="00882C2C">
          <w:rPr>
            <w:rFonts w:ascii="Century Schoolbook" w:hAnsi="Century Schoolbook" w:cs="Century Schoolbook"/>
            <w:b/>
            <w:bCs/>
            <w:color w:val="FF0000"/>
            <w:kern w:val="0"/>
            <w:sz w:val="24"/>
            <w:szCs w:val="24"/>
            <w:rPrChange w:id="81" w:author="Yangcl" w:date="2020-03-25T12:33:00Z">
              <w:rPr>
                <w:rFonts w:ascii="Century Schoolbook" w:hAnsi="Century Schoolbook" w:cs="Century Schoolbook"/>
                <w:bCs/>
                <w:color w:val="000000" w:themeColor="text1"/>
                <w:kern w:val="0"/>
                <w:sz w:val="24"/>
                <w:szCs w:val="24"/>
              </w:rPr>
            </w:rPrChange>
          </w:rPr>
          <w:t>s</w:t>
        </w:r>
      </w:ins>
      <w:ins w:id="82" w:author="Yangcl" w:date="2020-03-25T12:32:00Z">
        <w:r w:rsidRPr="00882C2C">
          <w:rPr>
            <w:rFonts w:ascii="Century Schoolbook" w:hAnsi="Century Schoolbook" w:cs="Century Schoolbook"/>
            <w:b/>
            <w:bCs/>
            <w:color w:val="FF0000"/>
            <w:kern w:val="0"/>
            <w:sz w:val="24"/>
            <w:szCs w:val="24"/>
            <w:rPrChange w:id="83" w:author="Yangcl" w:date="2020-03-25T12:33:00Z">
              <w:rPr>
                <w:rFonts w:ascii="Century Schoolbook" w:hAnsi="Century Schoolbook" w:cs="Century Schoolbook"/>
                <w:bCs/>
                <w:color w:val="7F0055"/>
                <w:kern w:val="0"/>
                <w:sz w:val="24"/>
                <w:szCs w:val="24"/>
              </w:rPr>
            </w:rPrChange>
          </w:rPr>
          <w:t>etnx</w:t>
        </w:r>
      </w:ins>
      <w:ins w:id="84" w:author="Yangcl" w:date="2020-03-25T12:33:00Z">
        <w:r w:rsidR="008C0843">
          <w:rPr>
            <w:rFonts w:ascii="Century Schoolbook" w:hAnsi="Century Schoolbook" w:cs="Century Schoolbook" w:hint="eastAsia"/>
            <w:b/>
            <w:bCs/>
            <w:color w:val="000000" w:themeColor="text1"/>
            <w:kern w:val="0"/>
            <w:sz w:val="24"/>
            <w:szCs w:val="24"/>
          </w:rPr>
          <w:t>：</w:t>
        </w:r>
      </w:ins>
      <w:ins w:id="85" w:author="Yangcl" w:date="2020-03-25T12:32:00Z">
        <w:r w:rsidRPr="00DE7329">
          <w:rPr>
            <w:rFonts w:ascii="Century Schoolbook" w:hAnsi="Century Schoolbook" w:cs="Century Schoolbook"/>
            <w:bCs/>
            <w:color w:val="000000" w:themeColor="text1"/>
            <w:kern w:val="0"/>
            <w:sz w:val="24"/>
            <w:szCs w:val="24"/>
            <w:rPrChange w:id="86" w:author="Yangcl" w:date="2020-03-25T12:33:00Z">
              <w:rPr>
                <w:rFonts w:ascii="Century Schoolbook" w:hAnsi="Century Schoolbook" w:cs="Century Schoolbook"/>
                <w:bCs/>
                <w:color w:val="7F0055"/>
                <w:kern w:val="0"/>
                <w:sz w:val="24"/>
                <w:szCs w:val="24"/>
              </w:rPr>
            </w:rPrChange>
          </w:rPr>
          <w:t>SET if Not eXists</w:t>
        </w:r>
      </w:ins>
      <w:ins w:id="87" w:author="Yangcl" w:date="2020-03-25T12:33:00Z">
        <w:r w:rsidR="008C0843">
          <w:rPr>
            <w:rFonts w:ascii="Century Schoolbook" w:hAnsi="Century Schoolbook" w:cs="Century Schoolbook" w:hint="eastAsia"/>
            <w:bCs/>
            <w:color w:val="000000" w:themeColor="text1"/>
            <w:kern w:val="0"/>
            <w:sz w:val="24"/>
            <w:szCs w:val="24"/>
          </w:rPr>
          <w:t>。</w:t>
        </w:r>
      </w:ins>
      <w:ins w:id="88" w:author="Yangcl" w:date="2020-03-25T12:32:00Z">
        <w:r w:rsidRPr="00DE7329">
          <w:rPr>
            <w:rFonts w:ascii="Century Schoolbook" w:hAnsi="Century Schoolbook" w:cs="Century Schoolbook" w:hint="eastAsia"/>
            <w:bCs/>
            <w:color w:val="000000" w:themeColor="text1"/>
            <w:kern w:val="0"/>
            <w:sz w:val="24"/>
            <w:szCs w:val="24"/>
            <w:rPrChange w:id="89" w:author="Yangcl" w:date="2020-03-25T12:33:00Z">
              <w:rPr>
                <w:rFonts w:ascii="Century Schoolbook" w:hAnsi="Century Schoolbook" w:cs="Century Schoolbook" w:hint="eastAsia"/>
                <w:bCs/>
                <w:color w:val="7F0055"/>
                <w:kern w:val="0"/>
                <w:sz w:val="24"/>
                <w:szCs w:val="24"/>
              </w:rPr>
            </w:rPrChange>
          </w:rPr>
          <w:t>命令在指定的</w:t>
        </w:r>
        <w:r w:rsidRPr="00DE7329">
          <w:rPr>
            <w:rFonts w:ascii="Century Schoolbook" w:hAnsi="Century Schoolbook" w:cs="Century Schoolbook"/>
            <w:bCs/>
            <w:color w:val="000000" w:themeColor="text1"/>
            <w:kern w:val="0"/>
            <w:sz w:val="24"/>
            <w:szCs w:val="24"/>
            <w:rPrChange w:id="90" w:author="Yangcl" w:date="2020-03-25T12:33:00Z">
              <w:rPr>
                <w:rFonts w:ascii="Century Schoolbook" w:hAnsi="Century Schoolbook" w:cs="Century Schoolbook"/>
                <w:bCs/>
                <w:color w:val="7F0055"/>
                <w:kern w:val="0"/>
                <w:sz w:val="24"/>
                <w:szCs w:val="24"/>
              </w:rPr>
            </w:rPrChange>
          </w:rPr>
          <w:t>key</w:t>
        </w:r>
        <w:r w:rsidRPr="00DE7329">
          <w:rPr>
            <w:rFonts w:ascii="Century Schoolbook" w:hAnsi="Century Schoolbook" w:cs="Century Schoolbook" w:hint="eastAsia"/>
            <w:bCs/>
            <w:color w:val="000000" w:themeColor="text1"/>
            <w:kern w:val="0"/>
            <w:sz w:val="24"/>
            <w:szCs w:val="24"/>
            <w:rPrChange w:id="91" w:author="Yangcl" w:date="2020-03-25T12:33:00Z">
              <w:rPr>
                <w:rFonts w:ascii="Century Schoolbook" w:hAnsi="Century Schoolbook" w:cs="Century Schoolbook" w:hint="eastAsia"/>
                <w:bCs/>
                <w:color w:val="7F0055"/>
                <w:kern w:val="0"/>
                <w:sz w:val="24"/>
                <w:szCs w:val="24"/>
              </w:rPr>
            </w:rPrChange>
          </w:rPr>
          <w:t>不存在时，为</w:t>
        </w:r>
        <w:r w:rsidR="008C0843">
          <w:rPr>
            <w:rFonts w:ascii="Century Schoolbook" w:hAnsi="Century Schoolbook" w:cs="Century Schoolbook"/>
            <w:bCs/>
            <w:color w:val="000000" w:themeColor="text1"/>
            <w:kern w:val="0"/>
            <w:sz w:val="24"/>
            <w:szCs w:val="24"/>
          </w:rPr>
          <w:t>key</w:t>
        </w:r>
        <w:r w:rsidR="008C0843">
          <w:rPr>
            <w:rFonts w:ascii="Century Schoolbook" w:hAnsi="Century Schoolbook" w:cs="Century Schoolbook" w:hint="eastAsia"/>
            <w:bCs/>
            <w:color w:val="000000" w:themeColor="text1"/>
            <w:kern w:val="0"/>
            <w:sz w:val="24"/>
            <w:szCs w:val="24"/>
          </w:rPr>
          <w:t>设置指定的值</w:t>
        </w:r>
      </w:ins>
      <w:ins w:id="92" w:author="Yangcl" w:date="2020-03-25T12:33:00Z">
        <w:r w:rsidR="008C0843">
          <w:rPr>
            <w:rFonts w:ascii="Century Schoolbook" w:hAnsi="Century Schoolbook" w:cs="Century Schoolbook" w:hint="eastAsia"/>
            <w:bCs/>
            <w:color w:val="000000" w:themeColor="text1"/>
            <w:kern w:val="0"/>
            <w:sz w:val="24"/>
            <w:szCs w:val="24"/>
          </w:rPr>
          <w:t>；</w:t>
        </w:r>
        <w:r w:rsidR="00FD346A">
          <w:rPr>
            <w:rFonts w:ascii="Century Schoolbook" w:hAnsi="Century Schoolbook" w:cs="Century Schoolbook" w:hint="eastAsia"/>
            <w:bCs/>
            <w:color w:val="000000" w:themeColor="text1"/>
            <w:kern w:val="0"/>
            <w:sz w:val="24"/>
            <w:szCs w:val="24"/>
          </w:rPr>
          <w:t>如果设置成功，</w:t>
        </w:r>
      </w:ins>
      <w:ins w:id="93" w:author="Yangcl" w:date="2020-03-25T12:34:00Z">
        <w:r w:rsidR="00FD346A">
          <w:rPr>
            <w:rFonts w:ascii="Century Schoolbook" w:hAnsi="Century Schoolbook" w:cs="Century Schoolbook" w:hint="eastAsia"/>
            <w:bCs/>
            <w:color w:val="000000" w:themeColor="text1"/>
            <w:kern w:val="0"/>
            <w:sz w:val="24"/>
            <w:szCs w:val="24"/>
          </w:rPr>
          <w:t>则返回</w:t>
        </w:r>
        <w:r w:rsidR="00FD346A" w:rsidRPr="00AE1B38">
          <w:rPr>
            <w:rFonts w:ascii="Century Schoolbook" w:hAnsi="Century Schoolbook" w:cs="Century Schoolbook"/>
            <w:bCs/>
            <w:color w:val="0000FF"/>
            <w:kern w:val="0"/>
            <w:sz w:val="24"/>
            <w:szCs w:val="24"/>
            <w:rPrChange w:id="94" w:author="Yangcl" w:date="2020-03-25T12:34:00Z">
              <w:rPr>
                <w:rFonts w:ascii="Century Schoolbook" w:hAnsi="Century Schoolbook" w:cs="Century Schoolbook"/>
                <w:bCs/>
                <w:color w:val="000000" w:themeColor="text1"/>
                <w:kern w:val="0"/>
                <w:sz w:val="24"/>
                <w:szCs w:val="24"/>
              </w:rPr>
            </w:rPrChange>
          </w:rPr>
          <w:t>"OK"</w:t>
        </w:r>
        <w:r w:rsidR="00FD346A">
          <w:rPr>
            <w:rFonts w:ascii="Century Schoolbook" w:hAnsi="Century Schoolbook" w:cs="Century Schoolbook" w:hint="eastAsia"/>
            <w:bCs/>
            <w:color w:val="000000" w:themeColor="text1"/>
            <w:kern w:val="0"/>
            <w:sz w:val="24"/>
            <w:szCs w:val="24"/>
          </w:rPr>
          <w:t>。</w:t>
        </w:r>
      </w:ins>
    </w:p>
    <w:p w:rsidR="00DE7329" w:rsidRPr="00DE7329" w:rsidRDefault="00DE7329" w:rsidP="00437E04">
      <w:pPr>
        <w:autoSpaceDE w:val="0"/>
        <w:autoSpaceDN w:val="0"/>
        <w:adjustRightInd w:val="0"/>
        <w:jc w:val="left"/>
        <w:rPr>
          <w:ins w:id="95" w:author="Yangcl" w:date="2020-03-25T12:21:00Z"/>
          <w:rFonts w:ascii="Century Schoolbook" w:hAnsi="Century Schoolbook" w:cs="Century Schoolbook"/>
          <w:bCs/>
          <w:color w:val="7F0055"/>
          <w:kern w:val="0"/>
          <w:sz w:val="24"/>
          <w:szCs w:val="24"/>
        </w:rPr>
      </w:pPr>
    </w:p>
    <w:p w:rsidR="00437E04" w:rsidRPr="00437E04" w:rsidRDefault="00437E04" w:rsidP="00437E04">
      <w:pPr>
        <w:autoSpaceDE w:val="0"/>
        <w:autoSpaceDN w:val="0"/>
        <w:adjustRightInd w:val="0"/>
        <w:jc w:val="left"/>
        <w:rPr>
          <w:ins w:id="96" w:author="Yangcl" w:date="2020-03-25T12:11:00Z"/>
          <w:rFonts w:ascii="Century Schoolbook" w:hAnsi="Century Schoolbook" w:cs="Century Schoolbook"/>
          <w:kern w:val="0"/>
          <w:sz w:val="24"/>
          <w:szCs w:val="24"/>
        </w:rPr>
      </w:pPr>
      <w:ins w:id="97" w:author="Yangcl" w:date="2020-03-25T12:11:00Z">
        <w:r w:rsidRPr="00437E04">
          <w:rPr>
            <w:rFonts w:ascii="Century Schoolbook" w:hAnsi="Century Schoolbook" w:cs="Century Schoolbook"/>
            <w:bCs/>
            <w:color w:val="7F0055"/>
            <w:kern w:val="0"/>
            <w:sz w:val="24"/>
            <w:szCs w:val="24"/>
            <w:rPrChange w:id="98"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99" w:author="Yangcl" w:date="2020-03-25T12:12:00Z">
              <w:rPr>
                <w:rFonts w:ascii="Century Schoolbook" w:hAnsi="Century Schoolbook" w:cs="Century Schoolbook"/>
                <w:b/>
                <w:bCs/>
                <w:color w:val="7F0055"/>
                <w:kern w:val="0"/>
                <w:sz w:val="24"/>
                <w:szCs w:val="24"/>
              </w:rPr>
            </w:rPrChange>
          </w:rPr>
          <w:t>class</w:t>
        </w:r>
        <w:r w:rsidRPr="00437E04">
          <w:rPr>
            <w:rFonts w:ascii="Century Schoolbook" w:hAnsi="Century Schoolbook" w:cs="Century Schoolbook"/>
            <w:color w:val="000000"/>
            <w:kern w:val="0"/>
            <w:sz w:val="24"/>
            <w:szCs w:val="24"/>
          </w:rPr>
          <w:t xml:space="preserve"> DistributeLockRedis</w:t>
        </w:r>
      </w:ins>
      <w:ins w:id="100" w:author="Yangcl" w:date="2020-03-25T12:21:00Z">
        <w:r w:rsidR="00C40968">
          <w:rPr>
            <w:rFonts w:ascii="Century Schoolbook" w:hAnsi="Century Schoolbook" w:cs="Century Schoolbook"/>
            <w:color w:val="000000"/>
            <w:kern w:val="0"/>
            <w:sz w:val="24"/>
            <w:szCs w:val="24"/>
          </w:rPr>
          <w:t xml:space="preserve"> </w:t>
        </w:r>
      </w:ins>
      <w:ins w:id="101" w:author="Yangcl" w:date="2020-03-25T12:11:00Z">
        <w:r w:rsidRPr="00437E04">
          <w:rPr>
            <w:rFonts w:ascii="Century Schoolbook" w:hAnsi="Century Schoolbook" w:cs="Century Schoolbook"/>
            <w:bCs/>
            <w:color w:val="7F0055"/>
            <w:kern w:val="0"/>
            <w:sz w:val="24"/>
            <w:szCs w:val="24"/>
            <w:rPrChange w:id="102" w:author="Yangcl" w:date="2020-03-25T12:12:00Z">
              <w:rPr>
                <w:rFonts w:ascii="Century Schoolbook" w:hAnsi="Century Schoolbook" w:cs="Century Schoolbook"/>
                <w:b/>
                <w:bCs/>
                <w:color w:val="7F0055"/>
                <w:kern w:val="0"/>
                <w:sz w:val="24"/>
                <w:szCs w:val="24"/>
              </w:rPr>
            </w:rPrChange>
          </w:rPr>
          <w:t>extends</w:t>
        </w:r>
        <w:r w:rsidRPr="00437E04">
          <w:rPr>
            <w:rFonts w:ascii="Century Schoolbook" w:hAnsi="Century Schoolbook" w:cs="Century Schoolbook"/>
            <w:color w:val="000000"/>
            <w:kern w:val="0"/>
            <w:sz w:val="24"/>
            <w:szCs w:val="24"/>
          </w:rPr>
          <w:t xml:space="preserve"> BaseClass</w:t>
        </w:r>
      </w:ins>
      <w:ins w:id="103" w:author="Yangcl" w:date="2020-03-25T12:21:00Z">
        <w:r w:rsidR="005E01BF">
          <w:rPr>
            <w:rFonts w:ascii="Century Schoolbook" w:hAnsi="Century Schoolbook" w:cs="Century Schoolbook"/>
            <w:color w:val="000000"/>
            <w:kern w:val="0"/>
            <w:sz w:val="24"/>
            <w:szCs w:val="24"/>
          </w:rPr>
          <w:t xml:space="preserve"> </w:t>
        </w:r>
      </w:ins>
      <w:ins w:id="104" w:author="Yangcl" w:date="2020-03-25T12:11:00Z">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05" w:author="Yangcl" w:date="2020-03-25T12:11:00Z"/>
          <w:rFonts w:ascii="Century Schoolbook" w:hAnsi="Century Schoolbook" w:cs="Century Schoolbook"/>
          <w:kern w:val="0"/>
          <w:sz w:val="24"/>
          <w:szCs w:val="24"/>
        </w:rPr>
      </w:pPr>
      <w:ins w:id="106"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107"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437E04">
          <w:rPr>
            <w:rFonts w:ascii="Century Schoolbook" w:hAnsi="Century Schoolbook" w:cs="Century Schoolbook"/>
            <w:iCs/>
            <w:color w:val="000000"/>
            <w:kern w:val="0"/>
            <w:sz w:val="24"/>
            <w:szCs w:val="24"/>
            <w:rPrChange w:id="108" w:author="Yangcl" w:date="2020-03-25T12:12:00Z">
              <w:rPr>
                <w:rFonts w:ascii="Century Schoolbook" w:hAnsi="Century Schoolbook" w:cs="Century Schoolbook"/>
                <w:i/>
                <w:iCs/>
                <w:color w:val="000000"/>
                <w:kern w:val="0"/>
                <w:sz w:val="24"/>
                <w:szCs w:val="24"/>
              </w:rPr>
            </w:rPrChange>
          </w:rPr>
          <w:t>getInstance</w:t>
        </w:r>
        <w:r w:rsidRPr="00437E04">
          <w:rPr>
            <w:rFonts w:ascii="Century Schoolbook" w:hAnsi="Century Schoolbook" w:cs="Century Schoolbook"/>
            <w:color w:val="000000"/>
            <w:kern w:val="0"/>
            <w:sz w:val="24"/>
            <w:szCs w:val="24"/>
          </w:rPr>
          <w:t>().Launch();</w:t>
        </w:r>
      </w:ins>
    </w:p>
    <w:p w:rsidR="00437E04" w:rsidRDefault="00437E04" w:rsidP="00437E04">
      <w:pPr>
        <w:autoSpaceDE w:val="0"/>
        <w:autoSpaceDN w:val="0"/>
        <w:adjustRightInd w:val="0"/>
        <w:jc w:val="left"/>
        <w:rPr>
          <w:ins w:id="109" w:author="Yangcl" w:date="2020-03-25T12:13:00Z"/>
          <w:rFonts w:ascii="Century Schoolbook" w:hAnsi="Century Schoolbook" w:cs="Century Schoolbook"/>
          <w:kern w:val="0"/>
          <w:sz w:val="24"/>
          <w:szCs w:val="24"/>
        </w:rPr>
      </w:pPr>
      <w:ins w:id="11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111"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12"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w:t>
        </w:r>
      </w:ins>
    </w:p>
    <w:p w:rsidR="00437E04" w:rsidRDefault="00437E04">
      <w:pPr>
        <w:autoSpaceDE w:val="0"/>
        <w:autoSpaceDN w:val="0"/>
        <w:adjustRightInd w:val="0"/>
        <w:ind w:firstLine="420"/>
        <w:jc w:val="left"/>
        <w:rPr>
          <w:ins w:id="113" w:author="Yangcl" w:date="2020-03-25T12:13:00Z"/>
          <w:rFonts w:ascii="Century Schoolbook" w:hAnsi="Century Schoolbook" w:cs="Century Schoolbook"/>
          <w:kern w:val="0"/>
          <w:sz w:val="24"/>
          <w:szCs w:val="24"/>
        </w:rPr>
        <w:pPrChange w:id="114" w:author="Yangcl" w:date="2020-03-25T12:13:00Z">
          <w:pPr>
            <w:autoSpaceDE w:val="0"/>
            <w:autoSpaceDN w:val="0"/>
            <w:adjustRightInd w:val="0"/>
            <w:jc w:val="left"/>
          </w:pPr>
        </w:pPrChange>
      </w:pPr>
      <w:ins w:id="115" w:author="Yangcl" w:date="2020-03-25T12:11:00Z">
        <w:r w:rsidRPr="00437E04">
          <w:rPr>
            <w:rFonts w:ascii="Century Schoolbook" w:hAnsi="Century Schoolbook" w:cs="Century Schoolbook"/>
            <w:bCs/>
            <w:color w:val="7F0055"/>
            <w:kern w:val="0"/>
            <w:sz w:val="24"/>
            <w:szCs w:val="24"/>
            <w:rPrChange w:id="116"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17" w:author="Yangcl" w:date="2020-03-25T12:12:00Z">
              <w:rPr>
                <w:rFonts w:ascii="Century Schoolbook" w:hAnsi="Century Schoolbook" w:cs="Century Schoolbook"/>
                <w:b/>
                <w:bCs/>
                <w:color w:val="7F0055"/>
                <w:kern w:val="0"/>
                <w:sz w:val="24"/>
                <w:szCs w:val="24"/>
              </w:rPr>
            </w:rPrChange>
          </w:rPr>
          <w:t>static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18" w:author="Yangcl" w:date="2020-03-25T12:12:00Z">
              <w:rPr>
                <w:rFonts w:ascii="Century Schoolbook" w:hAnsi="Century Schoolbook" w:cs="Century Schoolbook"/>
                <w:b/>
                <w:bCs/>
                <w:color w:val="7F0055"/>
                <w:kern w:val="0"/>
                <w:sz w:val="24"/>
                <w:szCs w:val="24"/>
              </w:rPr>
            </w:rPrChange>
          </w:rPr>
          <w:t>final</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bCs/>
            <w:iCs/>
            <w:color w:val="0000C0"/>
            <w:kern w:val="0"/>
            <w:sz w:val="24"/>
            <w:szCs w:val="24"/>
            <w:rPrChange w:id="119"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w:t>
        </w:r>
      </w:ins>
      <w:ins w:id="120" w:author="Yangcl" w:date="2020-03-25T12:13:00Z">
        <w:r>
          <w:rPr>
            <w:rFonts w:ascii="Century Schoolbook" w:hAnsi="Century Schoolbook" w:cs="Century Schoolbook"/>
            <w:color w:val="000000"/>
            <w:kern w:val="0"/>
            <w:sz w:val="24"/>
            <w:szCs w:val="24"/>
          </w:rPr>
          <w:t xml:space="preserve"> </w:t>
        </w:r>
      </w:ins>
      <w:ins w:id="121" w:author="Yangcl" w:date="2020-03-25T12:11:00Z">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color w:val="3F7F5F"/>
            <w:kern w:val="0"/>
            <w:sz w:val="24"/>
            <w:szCs w:val="24"/>
            <w:rPrChange w:id="122" w:author="Yangcl" w:date="2020-03-25T12:12:00Z">
              <w:rPr>
                <w:rFonts w:ascii="Century Schoolbook" w:hAnsi="Century Schoolbook" w:cs="Century Schoolbook"/>
                <w:color w:val="3F7F5F"/>
                <w:kern w:val="0"/>
                <w:sz w:val="24"/>
                <w:szCs w:val="24"/>
                <w:u w:val="single"/>
              </w:rPr>
            </w:rPrChange>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ins>
    </w:p>
    <w:p w:rsidR="00437E04" w:rsidRPr="00437E04" w:rsidRDefault="00437E04">
      <w:pPr>
        <w:autoSpaceDE w:val="0"/>
        <w:autoSpaceDN w:val="0"/>
        <w:adjustRightInd w:val="0"/>
        <w:ind w:firstLine="420"/>
        <w:jc w:val="left"/>
        <w:rPr>
          <w:ins w:id="123" w:author="Yangcl" w:date="2020-03-25T12:11:00Z"/>
          <w:rFonts w:ascii="Century Schoolbook" w:hAnsi="Century Schoolbook" w:cs="Century Schoolbook"/>
          <w:kern w:val="0"/>
          <w:sz w:val="24"/>
          <w:szCs w:val="24"/>
        </w:rPr>
        <w:pPrChange w:id="124" w:author="Yangcl" w:date="2020-03-25T12:13:00Z">
          <w:pPr>
            <w:autoSpaceDE w:val="0"/>
            <w:autoSpaceDN w:val="0"/>
            <w:adjustRightInd w:val="0"/>
            <w:jc w:val="left"/>
          </w:pPr>
        </w:pPrChange>
      </w:pPr>
      <w:ins w:id="125" w:author="Yangcl" w:date="2020-03-25T12:11:00Z">
        <w:r w:rsidRPr="00437E04">
          <w:rPr>
            <w:rFonts w:ascii="Century Schoolbook" w:hAnsi="Century Schoolbook" w:cs="Century Schoolbook"/>
            <w:bCs/>
            <w:color w:val="7F0055"/>
            <w:kern w:val="0"/>
            <w:sz w:val="24"/>
            <w:szCs w:val="24"/>
            <w:rPrChange w:id="126" w:author="Yangcl" w:date="2020-03-25T12:12:00Z">
              <w:rPr>
                <w:rFonts w:ascii="Century Schoolbook" w:hAnsi="Century Schoolbook" w:cs="Century Schoolbook"/>
                <w:b/>
                <w:bCs/>
                <w:color w:val="7F0055"/>
                <w:kern w:val="0"/>
                <w:sz w:val="24"/>
                <w:szCs w:val="24"/>
              </w:rPr>
            </w:rPrChange>
          </w:rPr>
          <w:t>static</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27" w:author="Yangcl" w:date="2020-03-25T12:11:00Z"/>
          <w:rFonts w:ascii="Century Schoolbook" w:hAnsi="Century Schoolbook" w:cs="Century Schoolbook"/>
          <w:kern w:val="0"/>
          <w:sz w:val="24"/>
          <w:szCs w:val="24"/>
        </w:rPr>
      </w:pPr>
      <w:ins w:id="128" w:author="Yangcl" w:date="2020-03-25T12:11:00Z">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29"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StringBuilder();</w:t>
        </w:r>
      </w:ins>
    </w:p>
    <w:p w:rsidR="00437E04" w:rsidRPr="00437E04" w:rsidRDefault="00437E04" w:rsidP="00437E04">
      <w:pPr>
        <w:autoSpaceDE w:val="0"/>
        <w:autoSpaceDN w:val="0"/>
        <w:adjustRightInd w:val="0"/>
        <w:jc w:val="left"/>
        <w:rPr>
          <w:ins w:id="130" w:author="Yangcl" w:date="2020-03-25T12:11:00Z"/>
          <w:rFonts w:ascii="Century Schoolbook" w:hAnsi="Century Schoolbook" w:cs="Century Schoolbook"/>
          <w:kern w:val="0"/>
          <w:sz w:val="24"/>
          <w:szCs w:val="24"/>
        </w:rPr>
      </w:pPr>
      <w:ins w:id="13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32" w:author="Yangcl" w:date="2020-03-25T12:11:00Z"/>
          <w:rFonts w:ascii="Century Schoolbook" w:hAnsi="Century Schoolbook" w:cs="Century Schoolbook"/>
          <w:kern w:val="0"/>
          <w:sz w:val="24"/>
          <w:szCs w:val="24"/>
        </w:rPr>
      </w:pPr>
      <w:ins w:id="133"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34" w:author="Yangcl" w:date="2020-03-25T12:11:00Z"/>
          <w:rFonts w:ascii="Century Schoolbook" w:hAnsi="Century Schoolbook" w:cs="Century Schoolbook"/>
          <w:kern w:val="0"/>
          <w:sz w:val="24"/>
          <w:szCs w:val="24"/>
        </w:rPr>
      </w:pPr>
      <w:ins w:id="13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color w:val="3F7F5F"/>
            <w:kern w:val="0"/>
            <w:sz w:val="24"/>
            <w:szCs w:val="24"/>
            <w:rPrChange w:id="136"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调用自身的删除方法。</w:t>
        </w:r>
      </w:ins>
    </w:p>
    <w:p w:rsidR="00437E04" w:rsidRPr="00437E04" w:rsidRDefault="00437E04" w:rsidP="00437E04">
      <w:pPr>
        <w:autoSpaceDE w:val="0"/>
        <w:autoSpaceDN w:val="0"/>
        <w:adjustRightInd w:val="0"/>
        <w:jc w:val="left"/>
        <w:rPr>
          <w:ins w:id="137" w:author="Yangcl" w:date="2020-03-25T12:11:00Z"/>
          <w:rFonts w:ascii="Century Schoolbook" w:hAnsi="Century Schoolbook" w:cs="Century Schoolbook"/>
          <w:kern w:val="0"/>
          <w:sz w:val="24"/>
          <w:szCs w:val="24"/>
        </w:rPr>
      </w:pPr>
      <w:ins w:id="138"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39" w:author="Yangcl" w:date="2020-03-25T12:11:00Z"/>
          <w:rFonts w:ascii="Century Schoolbook" w:hAnsi="Century Schoolbook" w:cs="Century Schoolbook"/>
          <w:kern w:val="0"/>
          <w:sz w:val="24"/>
          <w:szCs w:val="24"/>
        </w:rPr>
      </w:pPr>
      <w:ins w:id="14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1" w:author="Yangcl" w:date="2020-03-25T12:11:00Z"/>
          <w:rFonts w:ascii="Century Schoolbook" w:hAnsi="Century Schoolbook" w:cs="Century Schoolbook"/>
          <w:kern w:val="0"/>
          <w:sz w:val="24"/>
          <w:szCs w:val="24"/>
        </w:rPr>
      </w:pPr>
      <w:ins w:id="14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143" w:author="Yangcl" w:date="2020-03-25T12:11:00Z"/>
          <w:rFonts w:ascii="Century Schoolbook" w:hAnsi="Century Schoolbook" w:cs="Century Schoolbook"/>
          <w:kern w:val="0"/>
          <w:sz w:val="24"/>
          <w:szCs w:val="24"/>
        </w:rPr>
      </w:pPr>
      <w:ins w:id="144"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iCs/>
            <w:color w:val="0000C0"/>
            <w:kern w:val="0"/>
            <w:sz w:val="24"/>
            <w:szCs w:val="24"/>
            <w:rPrChange w:id="145"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ins>
      <w:ins w:id="146" w:author="Yangcl" w:date="2020-03-25T12:13:00Z">
        <w:r>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47" w:author="Yangcl" w:date="2020-03-25T12:11:00Z"/>
          <w:rFonts w:ascii="Century Schoolbook" w:hAnsi="Century Schoolbook" w:cs="Century Schoolbook"/>
          <w:kern w:val="0"/>
          <w:sz w:val="24"/>
          <w:szCs w:val="24"/>
        </w:rPr>
      </w:pPr>
      <w:ins w:id="148"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49" w:author="Yangcl" w:date="2020-03-25T12:11:00Z"/>
          <w:rFonts w:ascii="Century Schoolbook" w:hAnsi="Century Schoolbook" w:cs="Century Schoolbook"/>
          <w:kern w:val="0"/>
          <w:sz w:val="24"/>
          <w:szCs w:val="24"/>
        </w:rPr>
      </w:pPr>
      <w:ins w:id="150"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51" w:author="Yangcl" w:date="2020-03-25T12:11:00Z"/>
          <w:rFonts w:ascii="Century Schoolbook" w:hAnsi="Century Schoolbook" w:cs="Century Schoolbook"/>
          <w:kern w:val="0"/>
          <w:sz w:val="24"/>
          <w:szCs w:val="24"/>
        </w:rPr>
      </w:pPr>
      <w:ins w:id="15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53"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ins>
    </w:p>
    <w:p w:rsidR="00437E04" w:rsidRPr="00437E04" w:rsidRDefault="00437E04" w:rsidP="00437E04">
      <w:pPr>
        <w:autoSpaceDE w:val="0"/>
        <w:autoSpaceDN w:val="0"/>
        <w:adjustRightInd w:val="0"/>
        <w:jc w:val="left"/>
        <w:rPr>
          <w:ins w:id="154" w:author="Yangcl" w:date="2020-03-25T12:11:00Z"/>
          <w:rFonts w:ascii="Century Schoolbook" w:hAnsi="Century Schoolbook" w:cs="Century Schoolbook"/>
          <w:kern w:val="0"/>
          <w:sz w:val="24"/>
          <w:szCs w:val="24"/>
        </w:rPr>
      </w:pPr>
      <w:ins w:id="15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56"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ins>
    </w:p>
    <w:p w:rsidR="00437E04" w:rsidRPr="00437E04" w:rsidRDefault="00437E04" w:rsidP="00437E04">
      <w:pPr>
        <w:autoSpaceDE w:val="0"/>
        <w:autoSpaceDN w:val="0"/>
        <w:adjustRightInd w:val="0"/>
        <w:jc w:val="left"/>
        <w:rPr>
          <w:ins w:id="157" w:author="Yangcl" w:date="2020-03-25T12:11:00Z"/>
          <w:rFonts w:ascii="Century Schoolbook" w:hAnsi="Century Schoolbook" w:cs="Century Schoolbook"/>
          <w:kern w:val="0"/>
          <w:sz w:val="24"/>
          <w:szCs w:val="24"/>
        </w:rPr>
      </w:pPr>
      <w:ins w:id="158"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159" w:author="Yangcl" w:date="2020-03-25T12:11:00Z"/>
          <w:rFonts w:ascii="Century Schoolbook" w:hAnsi="Century Schoolbook" w:cs="Century Schoolbook"/>
          <w:kern w:val="0"/>
          <w:sz w:val="24"/>
          <w:szCs w:val="24"/>
        </w:rPr>
      </w:pPr>
      <w:ins w:id="16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1"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2"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437E04">
          <w:rPr>
            <w:rFonts w:ascii="Century Schoolbook" w:hAnsi="Century Schoolbook" w:cs="Century Schoolbook"/>
            <w:color w:val="3F7F5F"/>
            <w:kern w:val="0"/>
            <w:sz w:val="24"/>
            <w:szCs w:val="24"/>
            <w:rPrChange w:id="163"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中的过期时间</w:t>
        </w:r>
      </w:ins>
    </w:p>
    <w:p w:rsidR="00437E04" w:rsidRPr="00437E04" w:rsidRDefault="00437E04" w:rsidP="00437E04">
      <w:pPr>
        <w:autoSpaceDE w:val="0"/>
        <w:autoSpaceDN w:val="0"/>
        <w:adjustRightInd w:val="0"/>
        <w:jc w:val="left"/>
        <w:rPr>
          <w:ins w:id="164" w:author="Yangcl" w:date="2020-03-25T12:11:00Z"/>
          <w:rFonts w:ascii="Century Schoolbook" w:hAnsi="Century Schoolbook" w:cs="Century Schoolbook"/>
          <w:kern w:val="0"/>
          <w:sz w:val="24"/>
          <w:szCs w:val="24"/>
        </w:rPr>
      </w:pPr>
      <w:ins w:id="165"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6"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67"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437E04">
          <w:rPr>
            <w:rFonts w:ascii="Century Schoolbook" w:hAnsi="Century Schoolbook" w:cs="Century Schoolbook"/>
            <w:color w:val="3F7F5F"/>
            <w:kern w:val="0"/>
            <w:sz w:val="24"/>
            <w:szCs w:val="24"/>
            <w:rPrChange w:id="168" w:author="Yangcl" w:date="2020-03-25T12:12:00Z">
              <w:rPr>
                <w:rFonts w:ascii="Century Schoolbook" w:hAnsi="Century Schoolbook" w:cs="Century Schoolbook"/>
                <w:color w:val="3F7F5F"/>
                <w:kern w:val="0"/>
                <w:sz w:val="24"/>
                <w:szCs w:val="24"/>
                <w:u w:val="single"/>
              </w:rPr>
            </w:rPrChange>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ins>
    </w:p>
    <w:p w:rsidR="00437E04" w:rsidRPr="00437E04" w:rsidRDefault="00437E04" w:rsidP="00437E04">
      <w:pPr>
        <w:autoSpaceDE w:val="0"/>
        <w:autoSpaceDN w:val="0"/>
        <w:adjustRightInd w:val="0"/>
        <w:jc w:val="left"/>
        <w:rPr>
          <w:ins w:id="169" w:author="Yangcl" w:date="2020-03-25T12:11:00Z"/>
          <w:rFonts w:ascii="Century Schoolbook" w:hAnsi="Century Schoolbook" w:cs="Century Schoolbook"/>
          <w:kern w:val="0"/>
          <w:sz w:val="24"/>
          <w:szCs w:val="24"/>
        </w:rPr>
      </w:pPr>
      <w:ins w:id="17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1"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2" w:author="Yangcl" w:date="2020-03-25T12:12:00Z">
              <w:rPr>
                <w:rFonts w:ascii="Century Schoolbook" w:hAnsi="Century Schoolbook" w:cs="Century Schoolbook"/>
                <w:b/>
                <w:bCs/>
                <w:color w:val="7F0055"/>
                <w:kern w:val="0"/>
                <w:sz w:val="24"/>
                <w:szCs w:val="24"/>
              </w:rPr>
            </w:rPrChange>
          </w:rPr>
          <w:t>volatile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73" w:author="Yangcl" w:date="2020-03-25T12:12:00Z">
              <w:rPr>
                <w:rFonts w:ascii="Century Schoolbook" w:hAnsi="Century Schoolbook" w:cs="Century Schoolbook"/>
                <w:b/>
                <w:bCs/>
                <w:color w:val="7F0055"/>
                <w:kern w:val="0"/>
                <w:sz w:val="24"/>
                <w:szCs w:val="24"/>
              </w:rPr>
            </w:rPrChange>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174" w:author="Yangcl" w:date="2020-03-25T12:12:00Z">
              <w:rPr>
                <w:rFonts w:ascii="Century Schoolbook" w:hAnsi="Century Schoolbook" w:cs="Century Schoolbook"/>
                <w:b/>
                <w:bCs/>
                <w:color w:val="7F0055"/>
                <w:kern w:val="0"/>
                <w:sz w:val="24"/>
                <w:szCs w:val="24"/>
              </w:rPr>
            </w:rPrChange>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ins>
    </w:p>
    <w:p w:rsidR="00437E04" w:rsidRPr="00437E04" w:rsidRDefault="00437E04" w:rsidP="00437E04">
      <w:pPr>
        <w:autoSpaceDE w:val="0"/>
        <w:autoSpaceDN w:val="0"/>
        <w:adjustRightInd w:val="0"/>
        <w:jc w:val="left"/>
        <w:rPr>
          <w:ins w:id="175" w:author="Yangcl" w:date="2020-03-25T12:11:00Z"/>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ins w:id="176" w:author="Yangcl" w:date="2020-03-25T12:11:00Z"/>
          <w:rFonts w:ascii="Century Schoolbook" w:hAnsi="Century Schoolbook" w:cs="Century Schoolbook"/>
          <w:kern w:val="0"/>
          <w:sz w:val="24"/>
          <w:szCs w:val="24"/>
        </w:rPr>
      </w:pPr>
      <w:ins w:id="177"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ins>
    </w:p>
    <w:p w:rsidR="00437E04" w:rsidRPr="00437E04" w:rsidRDefault="00437E04" w:rsidP="00437E04">
      <w:pPr>
        <w:autoSpaceDE w:val="0"/>
        <w:autoSpaceDN w:val="0"/>
        <w:adjustRightInd w:val="0"/>
        <w:jc w:val="left"/>
        <w:rPr>
          <w:ins w:id="178" w:author="Yangcl" w:date="2020-03-25T12:11:00Z"/>
          <w:rFonts w:ascii="Century Schoolbook" w:hAnsi="Century Schoolbook" w:cs="Century Schoolbook"/>
          <w:kern w:val="0"/>
          <w:sz w:val="24"/>
          <w:szCs w:val="24"/>
        </w:rPr>
      </w:pPr>
      <w:ins w:id="179"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80"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ins>
    </w:p>
    <w:p w:rsidR="00437E04" w:rsidRPr="00437E04" w:rsidRDefault="00437E04" w:rsidP="00437E04">
      <w:pPr>
        <w:autoSpaceDE w:val="0"/>
        <w:autoSpaceDN w:val="0"/>
        <w:adjustRightInd w:val="0"/>
        <w:jc w:val="left"/>
        <w:rPr>
          <w:ins w:id="181" w:author="Yangcl" w:date="2020-03-25T12:11:00Z"/>
          <w:rFonts w:ascii="Century Schoolbook" w:hAnsi="Century Schoolbook" w:cs="Century Schoolbook"/>
          <w:kern w:val="0"/>
          <w:sz w:val="24"/>
          <w:szCs w:val="24"/>
        </w:rPr>
      </w:pPr>
      <w:ins w:id="182"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183" w:author="Yangcl" w:date="2020-03-25T12:11:00Z"/>
          <w:rFonts w:ascii="Century Schoolbook" w:hAnsi="Century Schoolbook" w:cs="Century Schoolbook"/>
          <w:kern w:val="0"/>
          <w:sz w:val="24"/>
          <w:szCs w:val="24"/>
        </w:rPr>
      </w:pPr>
      <w:ins w:id="184"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85"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437E04">
          <w:rPr>
            <w:rFonts w:ascii="Century Schoolbook" w:hAnsi="Century Schoolbook" w:cs="Century Schoolbook"/>
            <w:color w:val="3F5FBF"/>
            <w:kern w:val="0"/>
            <w:sz w:val="24"/>
            <w:szCs w:val="24"/>
            <w:rPrChange w:id="186" w:author="Yangcl" w:date="2020-03-25T12:12:00Z">
              <w:rPr>
                <w:rFonts w:ascii="Century Schoolbook" w:hAnsi="Century Schoolbook" w:cs="Century Schoolbook"/>
                <w:color w:val="3F5FBF"/>
                <w:kern w:val="0"/>
                <w:sz w:val="24"/>
                <w:szCs w:val="24"/>
                <w:u w:val="single"/>
              </w:rPr>
            </w:rPrChange>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ins>
    </w:p>
    <w:p w:rsidR="00437E04" w:rsidRPr="00437E04" w:rsidRDefault="00437E04" w:rsidP="00437E04">
      <w:pPr>
        <w:autoSpaceDE w:val="0"/>
        <w:autoSpaceDN w:val="0"/>
        <w:adjustRightInd w:val="0"/>
        <w:jc w:val="left"/>
        <w:rPr>
          <w:ins w:id="187" w:author="Yangcl" w:date="2020-03-25T12:11:00Z"/>
          <w:rFonts w:ascii="Century Schoolbook" w:hAnsi="Century Schoolbook" w:cs="Century Schoolbook"/>
          <w:kern w:val="0"/>
          <w:sz w:val="24"/>
          <w:szCs w:val="24"/>
        </w:rPr>
      </w:pPr>
      <w:ins w:id="188"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89"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190" w:author="Yangcl" w:date="2020-03-25T12:11:00Z"/>
          <w:rFonts w:ascii="Century Schoolbook" w:hAnsi="Century Schoolbook" w:cs="Century Schoolbook"/>
          <w:kern w:val="0"/>
          <w:sz w:val="24"/>
          <w:szCs w:val="24"/>
        </w:rPr>
      </w:pPr>
      <w:ins w:id="191"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192"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ins>
    </w:p>
    <w:p w:rsidR="00437E04" w:rsidRPr="00437E04" w:rsidRDefault="00437E04" w:rsidP="00437E04">
      <w:pPr>
        <w:autoSpaceDE w:val="0"/>
        <w:autoSpaceDN w:val="0"/>
        <w:adjustRightInd w:val="0"/>
        <w:jc w:val="left"/>
        <w:rPr>
          <w:ins w:id="193" w:author="Yangcl" w:date="2020-03-25T12:11:00Z"/>
          <w:rFonts w:ascii="Century Schoolbook" w:hAnsi="Century Schoolbook" w:cs="Century Schoolbook"/>
          <w:kern w:val="0"/>
          <w:sz w:val="24"/>
          <w:szCs w:val="24"/>
        </w:rPr>
      </w:pPr>
      <w:ins w:id="194"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195" w:author="Yangcl" w:date="2020-03-25T12:11:00Z"/>
          <w:rFonts w:ascii="Century Schoolbook" w:hAnsi="Century Schoolbook" w:cs="Century Schoolbook"/>
          <w:kern w:val="0"/>
          <w:sz w:val="24"/>
          <w:szCs w:val="24"/>
        </w:rPr>
      </w:pPr>
      <w:ins w:id="196"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97"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98" w:author="Yangcl" w:date="2020-03-25T12:12:00Z">
              <w:rPr>
                <w:rFonts w:ascii="Century Schoolbook" w:hAnsi="Century Schoolbook" w:cs="Century Schoolbook"/>
                <w:b/>
                <w:bCs/>
                <w:color w:val="7F0055"/>
                <w:kern w:val="0"/>
                <w:sz w:val="24"/>
                <w:szCs w:val="24"/>
              </w:rPr>
            </w:rPrChange>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199"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00" w:author="Yangcl" w:date="2020-03-25T12:11:00Z"/>
          <w:rFonts w:ascii="Century Schoolbook" w:hAnsi="Century Schoolbook" w:cs="Century Schoolbook"/>
          <w:kern w:val="0"/>
          <w:sz w:val="24"/>
          <w:szCs w:val="24"/>
        </w:rPr>
      </w:pPr>
      <w:ins w:id="20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437E04">
          <w:rPr>
            <w:rFonts w:ascii="Century Schoolbook" w:hAnsi="Century Schoolbook" w:cs="Century Schoolbook"/>
            <w:iCs/>
            <w:color w:val="000000"/>
            <w:kern w:val="0"/>
            <w:sz w:val="24"/>
            <w:szCs w:val="24"/>
            <w:rPrChange w:id="202" w:author="Yangcl" w:date="2020-03-25T12:12:00Z">
              <w:rPr>
                <w:rFonts w:ascii="Century Schoolbook" w:hAnsi="Century Schoolbook" w:cs="Century Schoolbook"/>
                <w:i/>
                <w:iCs/>
                <w:color w:val="000000"/>
                <w:kern w:val="0"/>
                <w:sz w:val="24"/>
                <w:szCs w:val="24"/>
              </w:rPr>
            </w:rPrChange>
          </w:rPr>
          <w:t>getInstance</w:t>
        </w:r>
        <w:r w:rsidRPr="00437E04">
          <w:rPr>
            <w:rFonts w:ascii="Century Schoolbook" w:hAnsi="Century Schoolbook" w:cs="Century Schoolbook"/>
            <w:color w:val="000000"/>
            <w:kern w:val="0"/>
            <w:sz w:val="24"/>
            <w:szCs w:val="24"/>
          </w:rPr>
          <w:t>().getTemplate();</w:t>
        </w:r>
      </w:ins>
    </w:p>
    <w:p w:rsidR="00437E04" w:rsidRPr="00437E04" w:rsidRDefault="00437E04" w:rsidP="00437E04">
      <w:pPr>
        <w:autoSpaceDE w:val="0"/>
        <w:autoSpaceDN w:val="0"/>
        <w:adjustRightInd w:val="0"/>
        <w:jc w:val="left"/>
        <w:rPr>
          <w:ins w:id="203" w:author="Yangcl" w:date="2020-03-25T12:11:00Z"/>
          <w:rFonts w:ascii="Century Schoolbook" w:hAnsi="Century Schoolbook" w:cs="Century Schoolbook"/>
          <w:kern w:val="0"/>
          <w:sz w:val="24"/>
          <w:szCs w:val="24"/>
        </w:rPr>
      </w:pPr>
      <w:ins w:id="204"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05"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06" w:author="Yangcl" w:date="2020-03-25T12:11:00Z"/>
          <w:rFonts w:ascii="Century Schoolbook" w:hAnsi="Century Schoolbook" w:cs="Century Schoolbook"/>
          <w:kern w:val="0"/>
          <w:sz w:val="24"/>
          <w:szCs w:val="24"/>
        </w:rPr>
      </w:pPr>
      <w:ins w:id="207"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08"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09" w:author="Yangcl" w:date="2020-03-25T12:11:00Z"/>
          <w:rFonts w:ascii="Century Schoolbook" w:hAnsi="Century Schoolbook" w:cs="Century Schoolbook"/>
          <w:kern w:val="0"/>
          <w:sz w:val="24"/>
          <w:szCs w:val="24"/>
        </w:rPr>
      </w:pPr>
      <w:ins w:id="21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11"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12" w:author="Yangcl" w:date="2020-03-25T12:11:00Z"/>
          <w:rFonts w:ascii="Century Schoolbook" w:hAnsi="Century Schoolbook" w:cs="Century Schoolbook"/>
          <w:kern w:val="0"/>
          <w:sz w:val="24"/>
          <w:szCs w:val="24"/>
        </w:rPr>
      </w:pPr>
      <w:ins w:id="213"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14" w:author="Yangcl" w:date="2020-03-25T12:11:00Z"/>
          <w:rFonts w:ascii="Century Schoolbook" w:hAnsi="Century Schoolbook" w:cs="Century Schoolbook"/>
          <w:kern w:val="0"/>
          <w:sz w:val="24"/>
          <w:szCs w:val="24"/>
        </w:rPr>
      </w:pPr>
      <w:ins w:id="215"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16" w:author="Yangcl" w:date="2020-03-25T12:11:00Z"/>
          <w:rFonts w:ascii="Century Schoolbook" w:hAnsi="Century Schoolbook" w:cs="Century Schoolbook"/>
          <w:kern w:val="0"/>
          <w:sz w:val="24"/>
          <w:szCs w:val="24"/>
        </w:rPr>
      </w:pPr>
      <w:ins w:id="217"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218" w:author="Yangcl" w:date="2020-03-25T12:11:00Z"/>
          <w:rFonts w:ascii="Century Schoolbook" w:hAnsi="Century Schoolbook" w:cs="Century Schoolbook"/>
          <w:kern w:val="0"/>
          <w:sz w:val="24"/>
          <w:szCs w:val="24"/>
        </w:rPr>
      </w:pPr>
      <w:ins w:id="219" w:author="Yangcl" w:date="2020-03-25T12:11:00Z">
        <w:r w:rsidRPr="00437E04">
          <w:rPr>
            <w:rFonts w:ascii="Century Schoolbook" w:hAnsi="Century Schoolbook" w:cs="Century Schoolbook"/>
            <w:color w:val="3F5FBF"/>
            <w:kern w:val="0"/>
            <w:sz w:val="24"/>
            <w:szCs w:val="24"/>
          </w:rPr>
          <w:t xml:space="preserve">     * </w:t>
        </w:r>
        <w:r w:rsidRPr="00437E04">
          <w:rPr>
            <w:rFonts w:ascii="Century Schoolbook" w:hAnsi="Century Schoolbook" w:cs="Century Schoolbook"/>
            <w:bCs/>
            <w:color w:val="7F9FBF"/>
            <w:kern w:val="0"/>
            <w:sz w:val="24"/>
            <w:szCs w:val="24"/>
            <w:rPrChange w:id="220"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ins>
    </w:p>
    <w:p w:rsidR="00437E04" w:rsidRPr="00437E04" w:rsidRDefault="00437E04" w:rsidP="00437E04">
      <w:pPr>
        <w:autoSpaceDE w:val="0"/>
        <w:autoSpaceDN w:val="0"/>
        <w:adjustRightInd w:val="0"/>
        <w:jc w:val="left"/>
        <w:rPr>
          <w:ins w:id="221" w:author="Yangcl" w:date="2020-03-25T12:11:00Z"/>
          <w:rFonts w:ascii="Century Schoolbook" w:hAnsi="Century Schoolbook" w:cs="Century Schoolbook"/>
          <w:kern w:val="0"/>
          <w:sz w:val="24"/>
          <w:szCs w:val="24"/>
        </w:rPr>
      </w:pPr>
      <w:ins w:id="222" w:author="Yangcl" w:date="2020-03-25T12:11:00Z">
        <w:r w:rsidRPr="00437E04">
          <w:rPr>
            <w:rFonts w:ascii="Century Schoolbook" w:hAnsi="Century Schoolbook" w:cs="Century Schoolbook"/>
            <w:color w:val="3F5FBF"/>
            <w:kern w:val="0"/>
            <w:sz w:val="24"/>
            <w:szCs w:val="24"/>
          </w:rPr>
          <w:t xml:space="preserve">     */</w:t>
        </w:r>
      </w:ins>
    </w:p>
    <w:p w:rsidR="00437E04" w:rsidRPr="00437E04" w:rsidRDefault="00437E04" w:rsidP="00437E04">
      <w:pPr>
        <w:autoSpaceDE w:val="0"/>
        <w:autoSpaceDN w:val="0"/>
        <w:adjustRightInd w:val="0"/>
        <w:jc w:val="left"/>
        <w:rPr>
          <w:ins w:id="223" w:author="Yangcl" w:date="2020-03-25T12:11:00Z"/>
          <w:rFonts w:ascii="Century Schoolbook" w:hAnsi="Century Schoolbook" w:cs="Century Schoolbook"/>
          <w:kern w:val="0"/>
          <w:sz w:val="24"/>
          <w:szCs w:val="24"/>
        </w:rPr>
      </w:pPr>
      <w:ins w:id="22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25"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26" w:author="Yangcl" w:date="2020-03-25T12:12:00Z">
              <w:rPr>
                <w:rFonts w:ascii="Century Schoolbook" w:hAnsi="Century Schoolbook" w:cs="Century Schoolbook"/>
                <w:b/>
                <w:bCs/>
                <w:color w:val="7F0055"/>
                <w:kern w:val="0"/>
                <w:sz w:val="24"/>
                <w:szCs w:val="24"/>
              </w:rPr>
            </w:rPrChange>
          </w:rPr>
          <w:t>boolean</w:t>
        </w:r>
        <w:r w:rsidRPr="00437E04">
          <w:rPr>
            <w:rFonts w:ascii="Century Schoolbook" w:hAnsi="Century Schoolbook" w:cs="Century Schoolbook"/>
            <w:color w:val="000000"/>
            <w:kern w:val="0"/>
            <w:sz w:val="24"/>
            <w:szCs w:val="24"/>
          </w:rPr>
          <w:t xml:space="preserve"> tryLock() {</w:t>
        </w:r>
      </w:ins>
    </w:p>
    <w:p w:rsidR="00437E04" w:rsidRPr="00437E04" w:rsidRDefault="00437E04" w:rsidP="00437E04">
      <w:pPr>
        <w:autoSpaceDE w:val="0"/>
        <w:autoSpaceDN w:val="0"/>
        <w:adjustRightInd w:val="0"/>
        <w:jc w:val="left"/>
        <w:rPr>
          <w:ins w:id="227" w:author="Yangcl" w:date="2020-03-25T12:11:00Z"/>
          <w:rFonts w:ascii="Century Schoolbook" w:hAnsi="Century Schoolbook" w:cs="Century Schoolbook"/>
          <w:kern w:val="0"/>
          <w:sz w:val="24"/>
          <w:szCs w:val="24"/>
        </w:rPr>
      </w:pPr>
      <w:ins w:id="22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437E04">
          <w:rPr>
            <w:rFonts w:ascii="Century Schoolbook" w:hAnsi="Century Schoolbook" w:cs="Century Schoolbook"/>
            <w:color w:val="3F7F5F"/>
            <w:kern w:val="0"/>
            <w:sz w:val="24"/>
            <w:szCs w:val="24"/>
            <w:rPrChange w:id="229" w:author="Yangcl" w:date="2020-03-25T12:12:00Z">
              <w:rPr>
                <w:rFonts w:ascii="Century Schoolbook" w:hAnsi="Century Schoolbook" w:cs="Century Schoolbook"/>
                <w:color w:val="3F7F5F"/>
                <w:kern w:val="0"/>
                <w:sz w:val="24"/>
                <w:szCs w:val="24"/>
                <w:u w:val="single"/>
              </w:rPr>
            </w:rPrChange>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ins>
    </w:p>
    <w:p w:rsidR="00437E04" w:rsidRPr="00437E04" w:rsidRDefault="00437E04" w:rsidP="00437E04">
      <w:pPr>
        <w:autoSpaceDE w:val="0"/>
        <w:autoSpaceDN w:val="0"/>
        <w:adjustRightInd w:val="0"/>
        <w:jc w:val="left"/>
        <w:rPr>
          <w:ins w:id="230" w:author="Yangcl" w:date="2020-03-25T12:11:00Z"/>
          <w:rFonts w:ascii="Century Schoolbook" w:hAnsi="Century Schoolbook" w:cs="Century Schoolbook"/>
          <w:kern w:val="0"/>
          <w:sz w:val="24"/>
          <w:szCs w:val="24"/>
        </w:rPr>
      </w:pPr>
      <w:ins w:id="23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437E04">
          <w:rPr>
            <w:rFonts w:ascii="Century Schoolbook" w:hAnsi="Century Schoolbook" w:cs="Century Schoolbook"/>
            <w:iCs/>
            <w:color w:val="000000"/>
            <w:kern w:val="0"/>
            <w:sz w:val="24"/>
            <w:szCs w:val="24"/>
            <w:rPrChange w:id="232" w:author="Yangcl" w:date="2020-03-25T12:12:00Z">
              <w:rPr>
                <w:rFonts w:ascii="Century Schoolbook" w:hAnsi="Century Schoolbook" w:cs="Century Schoolbook"/>
                <w:i/>
                <w:iCs/>
                <w:color w:val="000000"/>
                <w:kern w:val="0"/>
                <w:sz w:val="24"/>
                <w:szCs w:val="24"/>
              </w:rPr>
            </w:rPrChange>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ins>
    </w:p>
    <w:p w:rsidR="00437E04" w:rsidRPr="00437E04" w:rsidRDefault="00437E04" w:rsidP="00437E04">
      <w:pPr>
        <w:autoSpaceDE w:val="0"/>
        <w:autoSpaceDN w:val="0"/>
        <w:adjustRightInd w:val="0"/>
        <w:jc w:val="left"/>
        <w:rPr>
          <w:ins w:id="233" w:author="Yangcl" w:date="2020-03-25T12:11:00Z"/>
          <w:rFonts w:ascii="Century Schoolbook" w:hAnsi="Century Schoolbook" w:cs="Century Schoolbook"/>
          <w:kern w:val="0"/>
          <w:sz w:val="24"/>
          <w:szCs w:val="24"/>
        </w:rPr>
      </w:pPr>
      <w:ins w:id="234"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35" w:author="Yangcl" w:date="2020-03-25T12:11:00Z"/>
          <w:rFonts w:ascii="Century Schoolbook" w:hAnsi="Century Schoolbook" w:cs="Century Schoolbook"/>
          <w:kern w:val="0"/>
          <w:sz w:val="24"/>
          <w:szCs w:val="24"/>
        </w:rPr>
      </w:pPr>
      <w:ins w:id="236"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37"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437E04">
          <w:rPr>
            <w:rFonts w:ascii="Century Schoolbook" w:hAnsi="Century Schoolbook" w:cs="Century Schoolbook"/>
            <w:iCs/>
            <w:color w:val="000000"/>
            <w:kern w:val="0"/>
            <w:sz w:val="24"/>
            <w:szCs w:val="24"/>
            <w:rPrChange w:id="238" w:author="Yangcl" w:date="2020-03-25T12:12:00Z">
              <w:rPr>
                <w:rFonts w:ascii="Century Schoolbook" w:hAnsi="Century Schoolbook" w:cs="Century Schoolbook"/>
                <w:i/>
                <w:iCs/>
                <w:color w:val="000000"/>
                <w:kern w:val="0"/>
                <w:sz w:val="24"/>
                <w:szCs w:val="24"/>
              </w:rPr>
            </w:rPrChange>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ins>
    </w:p>
    <w:p w:rsidR="00437E04" w:rsidRPr="00437E04" w:rsidRDefault="00437E04" w:rsidP="00437E04">
      <w:pPr>
        <w:autoSpaceDE w:val="0"/>
        <w:autoSpaceDN w:val="0"/>
        <w:adjustRightInd w:val="0"/>
        <w:jc w:val="left"/>
        <w:rPr>
          <w:ins w:id="239" w:author="Yangcl" w:date="2020-03-25T12:11:00Z"/>
          <w:rFonts w:ascii="Century Schoolbook" w:hAnsi="Century Schoolbook" w:cs="Century Schoolbook"/>
          <w:kern w:val="0"/>
          <w:sz w:val="24"/>
          <w:szCs w:val="24"/>
        </w:rPr>
      </w:pPr>
      <w:ins w:id="24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41" w:author="Yangcl" w:date="2020-03-25T12:12:00Z">
              <w:rPr>
                <w:rFonts w:ascii="Century Schoolbook" w:hAnsi="Century Schoolbook" w:cs="Century Schoolbook"/>
                <w:b/>
                <w:bCs/>
                <w:color w:val="7F0055"/>
                <w:kern w:val="0"/>
                <w:sz w:val="24"/>
                <w:szCs w:val="24"/>
              </w:rPr>
            </w:rPrChange>
          </w:rPr>
          <w:t>while</w:t>
        </w:r>
        <w:r w:rsidRPr="00437E04">
          <w:rPr>
            <w:rFonts w:ascii="Century Schoolbook" w:hAnsi="Century Schoolbook" w:cs="Century Schoolbook"/>
            <w:color w:val="000000"/>
            <w:kern w:val="0"/>
            <w:sz w:val="24"/>
            <w:szCs w:val="24"/>
          </w:rPr>
          <w:t xml:space="preserve"> ((System.</w:t>
        </w:r>
        <w:r w:rsidRPr="00437E04">
          <w:rPr>
            <w:rFonts w:ascii="Century Schoolbook" w:hAnsi="Century Schoolbook" w:cs="Century Schoolbook"/>
            <w:iCs/>
            <w:color w:val="000000"/>
            <w:kern w:val="0"/>
            <w:sz w:val="24"/>
            <w:szCs w:val="24"/>
            <w:rPrChange w:id="242" w:author="Yangcl" w:date="2020-03-25T12:12:00Z">
              <w:rPr>
                <w:rFonts w:ascii="Century Schoolbook" w:hAnsi="Century Schoolbook" w:cs="Century Schoolbook"/>
                <w:i/>
                <w:iCs/>
                <w:color w:val="000000"/>
                <w:kern w:val="0"/>
                <w:sz w:val="24"/>
                <w:szCs w:val="24"/>
              </w:rPr>
            </w:rPrChange>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43" w:author="Yangcl" w:date="2020-03-25T12:11:00Z"/>
          <w:rFonts w:ascii="Century Schoolbook" w:hAnsi="Century Schoolbook" w:cs="Century Schoolbook"/>
          <w:kern w:val="0"/>
          <w:sz w:val="24"/>
          <w:szCs w:val="24"/>
        </w:rPr>
      </w:pPr>
      <w:ins w:id="244"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245"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46" w:author="Yangcl" w:date="2020-03-25T12:11:00Z"/>
          <w:rFonts w:ascii="Century Schoolbook" w:hAnsi="Century Schoolbook" w:cs="Century Schoolbook"/>
          <w:kern w:val="0"/>
          <w:sz w:val="24"/>
          <w:szCs w:val="24"/>
        </w:rPr>
      </w:pPr>
      <w:ins w:id="247"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48"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249" w:author="Yangcl" w:date="2020-03-25T12:11:00Z"/>
          <w:rFonts w:ascii="Century Schoolbook" w:hAnsi="Century Schoolbook" w:cs="Century Schoolbook"/>
          <w:kern w:val="0"/>
          <w:sz w:val="24"/>
          <w:szCs w:val="24"/>
        </w:rPr>
      </w:pPr>
      <w:ins w:id="250"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51"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ins>
    </w:p>
    <w:p w:rsidR="00437E04" w:rsidRPr="00437E04" w:rsidRDefault="00437E04" w:rsidP="00437E04">
      <w:pPr>
        <w:autoSpaceDE w:val="0"/>
        <w:autoSpaceDN w:val="0"/>
        <w:adjustRightInd w:val="0"/>
        <w:jc w:val="left"/>
        <w:rPr>
          <w:ins w:id="252" w:author="Yangcl" w:date="2020-03-25T12:11:00Z"/>
          <w:rFonts w:ascii="Century Schoolbook" w:hAnsi="Century Schoolbook" w:cs="Century Schoolbook"/>
          <w:kern w:val="0"/>
          <w:sz w:val="24"/>
          <w:szCs w:val="24"/>
        </w:rPr>
      </w:pPr>
      <w:ins w:id="253"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54" w:author="Yangcl" w:date="2020-03-25T12:11:00Z"/>
          <w:rFonts w:ascii="Century Schoolbook" w:hAnsi="Century Schoolbook" w:cs="Century Schoolbook"/>
          <w:kern w:val="0"/>
          <w:sz w:val="24"/>
          <w:szCs w:val="24"/>
        </w:rPr>
      </w:pPr>
      <w:ins w:id="255" w:author="Yangcl" w:date="2020-03-25T12:11:00Z">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ins>
    </w:p>
    <w:p w:rsidR="00437E04" w:rsidRPr="00437E04" w:rsidRDefault="00437E04" w:rsidP="00437E04">
      <w:pPr>
        <w:autoSpaceDE w:val="0"/>
        <w:autoSpaceDN w:val="0"/>
        <w:adjustRightInd w:val="0"/>
        <w:jc w:val="left"/>
        <w:rPr>
          <w:ins w:id="256" w:author="Yangcl" w:date="2020-03-25T12:11:00Z"/>
          <w:rFonts w:ascii="Century Schoolbook" w:hAnsi="Century Schoolbook" w:cs="Century Schoolbook"/>
          <w:kern w:val="0"/>
          <w:sz w:val="24"/>
          <w:szCs w:val="24"/>
        </w:rPr>
      </w:pPr>
      <w:ins w:id="257"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58" w:author="Yangcl" w:date="2020-03-25T12:11:00Z"/>
          <w:rFonts w:ascii="Century Schoolbook" w:hAnsi="Century Schoolbook" w:cs="Century Schoolbook"/>
          <w:kern w:val="0"/>
          <w:sz w:val="24"/>
          <w:szCs w:val="24"/>
        </w:rPr>
      </w:pPr>
      <w:ins w:id="259"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60"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261" w:author="Yangcl" w:date="2020-03-25T12:11:00Z"/>
          <w:rFonts w:ascii="Century Schoolbook" w:hAnsi="Century Schoolbook" w:cs="Century Schoolbook"/>
          <w:kern w:val="0"/>
          <w:sz w:val="24"/>
          <w:szCs w:val="24"/>
        </w:rPr>
      </w:pPr>
      <w:ins w:id="262"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63" w:author="Yangcl" w:date="2020-03-25T12:11:00Z"/>
          <w:rFonts w:ascii="Century Schoolbook" w:hAnsi="Century Schoolbook" w:cs="Century Schoolbook"/>
          <w:kern w:val="0"/>
          <w:sz w:val="24"/>
          <w:szCs w:val="24"/>
        </w:rPr>
      </w:pPr>
      <w:ins w:id="264" w:author="Yangcl" w:date="2020-03-25T12:11:00Z">
        <w:r w:rsidRPr="00437E04">
          <w:rPr>
            <w:rFonts w:ascii="Century Schoolbook" w:hAnsi="Century Schoolbook" w:cs="Century Schoolbook"/>
            <w:color w:val="000000"/>
            <w:kern w:val="0"/>
            <w:sz w:val="24"/>
            <w:szCs w:val="24"/>
          </w:rPr>
          <w:tab/>
        </w:r>
      </w:ins>
    </w:p>
    <w:p w:rsidR="00437E04" w:rsidRPr="00437E04" w:rsidRDefault="00437E04" w:rsidP="00437E04">
      <w:pPr>
        <w:autoSpaceDE w:val="0"/>
        <w:autoSpaceDN w:val="0"/>
        <w:adjustRightInd w:val="0"/>
        <w:jc w:val="left"/>
        <w:rPr>
          <w:ins w:id="265" w:author="Yangcl" w:date="2020-03-25T12:11:00Z"/>
          <w:rFonts w:ascii="Century Schoolbook" w:hAnsi="Century Schoolbook" w:cs="Century Schoolbook"/>
          <w:kern w:val="0"/>
          <w:sz w:val="24"/>
          <w:szCs w:val="24"/>
        </w:rPr>
      </w:pPr>
      <w:ins w:id="266"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267" w:author="Yangcl" w:date="2020-03-25T12:11:00Z"/>
          <w:rFonts w:ascii="Century Schoolbook" w:hAnsi="Century Schoolbook" w:cs="Century Schoolbook"/>
          <w:kern w:val="0"/>
          <w:sz w:val="24"/>
          <w:szCs w:val="24"/>
        </w:rPr>
      </w:pPr>
      <w:ins w:id="268" w:author="Yangcl" w:date="2020-03-25T12:11:00Z">
        <w:r w:rsidRPr="00437E04">
          <w:rPr>
            <w:rFonts w:ascii="Century Schoolbook" w:hAnsi="Century Schoolbook" w:cs="Century Schoolbook"/>
            <w:color w:val="3F5FBF"/>
            <w:kern w:val="0"/>
            <w:sz w:val="24"/>
            <w:szCs w:val="24"/>
          </w:rPr>
          <w:tab/>
          <w:t xml:space="preserve"> * </w:t>
        </w:r>
        <w:r w:rsidRPr="00437E04">
          <w:rPr>
            <w:rFonts w:ascii="Century Schoolbook" w:hAnsi="Century Schoolbook" w:cs="Century Schoolbook"/>
            <w:bCs/>
            <w:color w:val="7F9FBF"/>
            <w:kern w:val="0"/>
            <w:sz w:val="24"/>
            <w:szCs w:val="24"/>
            <w:rPrChange w:id="269"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color w:val="3F5FBF"/>
            <w:kern w:val="0"/>
            <w:sz w:val="24"/>
            <w:szCs w:val="24"/>
            <w:rPrChange w:id="270" w:author="Yangcl" w:date="2020-03-25T12:12:00Z">
              <w:rPr>
                <w:rFonts w:ascii="Century Schoolbook" w:hAnsi="Century Schoolbook" w:cs="Century Schoolbook"/>
                <w:color w:val="3F5FBF"/>
                <w:kern w:val="0"/>
                <w:sz w:val="24"/>
                <w:szCs w:val="24"/>
                <w:u w:val="single"/>
              </w:rPr>
            </w:rPrChange>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ins>
    </w:p>
    <w:p w:rsidR="00437E04" w:rsidRPr="00437E04" w:rsidRDefault="00437E04" w:rsidP="00437E04">
      <w:pPr>
        <w:autoSpaceDE w:val="0"/>
        <w:autoSpaceDN w:val="0"/>
        <w:adjustRightInd w:val="0"/>
        <w:jc w:val="left"/>
        <w:rPr>
          <w:ins w:id="271" w:author="Yangcl" w:date="2020-03-25T12:11:00Z"/>
          <w:rFonts w:ascii="Century Schoolbook" w:hAnsi="Century Schoolbook" w:cs="Century Schoolbook"/>
          <w:kern w:val="0"/>
          <w:sz w:val="24"/>
          <w:szCs w:val="24"/>
        </w:rPr>
      </w:pPr>
      <w:ins w:id="272" w:author="Yangcl" w:date="2020-03-25T12:11:00Z">
        <w:r w:rsidRPr="00437E04">
          <w:rPr>
            <w:rFonts w:ascii="Century Schoolbook" w:hAnsi="Century Schoolbook" w:cs="Century Schoolbook"/>
            <w:color w:val="3F5FBF"/>
            <w:kern w:val="0"/>
            <w:sz w:val="24"/>
            <w:szCs w:val="24"/>
          </w:rPr>
          <w:tab/>
          <w:t xml:space="preserve"> */</w:t>
        </w:r>
      </w:ins>
    </w:p>
    <w:p w:rsidR="00437E04" w:rsidRPr="00437E04" w:rsidRDefault="00437E04" w:rsidP="00437E04">
      <w:pPr>
        <w:autoSpaceDE w:val="0"/>
        <w:autoSpaceDN w:val="0"/>
        <w:adjustRightInd w:val="0"/>
        <w:jc w:val="left"/>
        <w:rPr>
          <w:ins w:id="273" w:author="Yangcl" w:date="2020-03-25T12:11:00Z"/>
          <w:rFonts w:ascii="Century Schoolbook" w:hAnsi="Century Schoolbook" w:cs="Century Schoolbook"/>
          <w:kern w:val="0"/>
          <w:sz w:val="24"/>
          <w:szCs w:val="24"/>
        </w:rPr>
      </w:pPr>
      <w:ins w:id="27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75"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Boolean unlock() {</w:t>
        </w:r>
      </w:ins>
    </w:p>
    <w:p w:rsidR="00437E04" w:rsidRPr="00437E04" w:rsidRDefault="00437E04" w:rsidP="00437E04">
      <w:pPr>
        <w:autoSpaceDE w:val="0"/>
        <w:autoSpaceDN w:val="0"/>
        <w:adjustRightInd w:val="0"/>
        <w:jc w:val="left"/>
        <w:rPr>
          <w:ins w:id="276" w:author="Yangcl" w:date="2020-03-25T12:11:00Z"/>
          <w:rFonts w:ascii="Century Schoolbook" w:hAnsi="Century Schoolbook" w:cs="Century Schoolbook"/>
          <w:kern w:val="0"/>
          <w:sz w:val="24"/>
          <w:szCs w:val="24"/>
        </w:rPr>
      </w:pPr>
      <w:ins w:id="277"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78"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ins>
    </w:p>
    <w:p w:rsidR="00437E04" w:rsidRPr="00437E04" w:rsidRDefault="00437E04" w:rsidP="00437E04">
      <w:pPr>
        <w:autoSpaceDE w:val="0"/>
        <w:autoSpaceDN w:val="0"/>
        <w:adjustRightInd w:val="0"/>
        <w:jc w:val="left"/>
        <w:rPr>
          <w:ins w:id="279" w:author="Yangcl" w:date="2020-03-25T12:11:00Z"/>
          <w:rFonts w:ascii="Century Schoolbook" w:hAnsi="Century Schoolbook" w:cs="Century Schoolbook"/>
          <w:kern w:val="0"/>
          <w:sz w:val="24"/>
          <w:szCs w:val="24"/>
        </w:rPr>
      </w:pPr>
      <w:ins w:id="28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81" w:author="Yangcl" w:date="2020-03-25T12:12:00Z">
              <w:rPr>
                <w:rFonts w:ascii="Century Schoolbook" w:hAnsi="Century Schoolbook" w:cs="Century Schoolbook"/>
                <w:b/>
                <w:bCs/>
                <w:color w:val="7F0055"/>
                <w:kern w:val="0"/>
                <w:sz w:val="24"/>
                <w:szCs w:val="24"/>
              </w:rPr>
            </w:rPrChange>
          </w:rPr>
          <w:t>try</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282" w:author="Yangcl" w:date="2020-03-25T12:11:00Z"/>
          <w:rFonts w:ascii="Century Schoolbook" w:hAnsi="Century Schoolbook" w:cs="Century Schoolbook"/>
          <w:kern w:val="0"/>
          <w:sz w:val="24"/>
          <w:szCs w:val="24"/>
        </w:rPr>
      </w:pPr>
      <w:ins w:id="283"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84"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85"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437E04">
          <w:rPr>
            <w:rFonts w:ascii="Century Schoolbook" w:hAnsi="Century Schoolbook" w:cs="Century Schoolbook"/>
            <w:bCs/>
            <w:color w:val="7F0055"/>
            <w:kern w:val="0"/>
            <w:sz w:val="24"/>
            <w:szCs w:val="24"/>
            <w:rPrChange w:id="286"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RedisCallback&lt;Boolean&gt;() {</w:t>
        </w:r>
      </w:ins>
    </w:p>
    <w:p w:rsidR="00437E04" w:rsidRPr="00437E04" w:rsidRDefault="00437E04" w:rsidP="00437E04">
      <w:pPr>
        <w:autoSpaceDE w:val="0"/>
        <w:autoSpaceDN w:val="0"/>
        <w:adjustRightInd w:val="0"/>
        <w:jc w:val="left"/>
        <w:rPr>
          <w:ins w:id="287" w:author="Yangcl" w:date="2020-03-25T12:11:00Z"/>
          <w:rFonts w:ascii="Century Schoolbook" w:hAnsi="Century Schoolbook" w:cs="Century Schoolbook"/>
          <w:kern w:val="0"/>
          <w:sz w:val="24"/>
          <w:szCs w:val="24"/>
        </w:rPr>
      </w:pPr>
      <w:ins w:id="288"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ins>
    </w:p>
    <w:p w:rsidR="00437E04" w:rsidRPr="00437E04" w:rsidRDefault="00437E04" w:rsidP="00437E04">
      <w:pPr>
        <w:autoSpaceDE w:val="0"/>
        <w:autoSpaceDN w:val="0"/>
        <w:adjustRightInd w:val="0"/>
        <w:jc w:val="left"/>
        <w:rPr>
          <w:ins w:id="289" w:author="Yangcl" w:date="2020-03-25T12:11:00Z"/>
          <w:rFonts w:ascii="Century Schoolbook" w:hAnsi="Century Schoolbook" w:cs="Century Schoolbook"/>
          <w:kern w:val="0"/>
          <w:sz w:val="24"/>
          <w:szCs w:val="24"/>
        </w:rPr>
      </w:pPr>
      <w:ins w:id="29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291" w:author="Yangcl" w:date="2020-03-25T12:12:00Z">
              <w:rPr>
                <w:rFonts w:ascii="Century Schoolbook" w:hAnsi="Century Schoolbook" w:cs="Century Schoolbook"/>
                <w:b/>
                <w:bCs/>
                <w:color w:val="7F0055"/>
                <w:kern w:val="0"/>
                <w:sz w:val="24"/>
                <w:szCs w:val="24"/>
              </w:rPr>
            </w:rPrChange>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292" w:author="Yangcl" w:date="2020-03-25T12:12:00Z">
              <w:rPr>
                <w:rFonts w:ascii="Century Schoolbook" w:hAnsi="Century Schoolbook" w:cs="Century Schoolbook"/>
                <w:b/>
                <w:bCs/>
                <w:color w:val="7F0055"/>
                <w:kern w:val="0"/>
                <w:sz w:val="24"/>
                <w:szCs w:val="24"/>
              </w:rPr>
            </w:rPrChange>
          </w:rPr>
          <w:t>throws</w:t>
        </w:r>
        <w:r w:rsidRPr="00437E04">
          <w:rPr>
            <w:rFonts w:ascii="Century Schoolbook" w:hAnsi="Century Schoolbook" w:cs="Century Schoolbook"/>
            <w:color w:val="000000"/>
            <w:kern w:val="0"/>
            <w:sz w:val="24"/>
            <w:szCs w:val="24"/>
          </w:rPr>
          <w:t xml:space="preserve"> DataAccessException {</w:t>
        </w:r>
      </w:ins>
    </w:p>
    <w:p w:rsidR="00437E04" w:rsidRPr="00437E04" w:rsidRDefault="00437E04" w:rsidP="00437E04">
      <w:pPr>
        <w:autoSpaceDE w:val="0"/>
        <w:autoSpaceDN w:val="0"/>
        <w:adjustRightInd w:val="0"/>
        <w:jc w:val="left"/>
        <w:rPr>
          <w:ins w:id="293" w:author="Yangcl" w:date="2020-03-25T12:11:00Z"/>
          <w:rFonts w:ascii="Century Schoolbook" w:hAnsi="Century Schoolbook" w:cs="Century Schoolbook"/>
          <w:kern w:val="0"/>
          <w:sz w:val="24"/>
          <w:szCs w:val="24"/>
        </w:rPr>
      </w:pPr>
      <w:ins w:id="29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ins>
    </w:p>
    <w:p w:rsidR="00437E04" w:rsidRPr="00437E04" w:rsidRDefault="00437E04" w:rsidP="00437E04">
      <w:pPr>
        <w:autoSpaceDE w:val="0"/>
        <w:autoSpaceDN w:val="0"/>
        <w:adjustRightInd w:val="0"/>
        <w:jc w:val="left"/>
        <w:rPr>
          <w:ins w:id="295" w:author="Yangcl" w:date="2020-03-25T12:11:00Z"/>
          <w:rFonts w:ascii="Century Schoolbook" w:hAnsi="Century Schoolbook" w:cs="Century Schoolbook"/>
          <w:kern w:val="0"/>
          <w:sz w:val="24"/>
          <w:szCs w:val="24"/>
        </w:rPr>
      </w:pPr>
      <w:ins w:id="296" w:author="Yangcl" w:date="2020-03-25T12:11:00Z">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ins>
    </w:p>
    <w:p w:rsidR="00437E04" w:rsidRPr="00437E04" w:rsidRDefault="00437E04" w:rsidP="00437E04">
      <w:pPr>
        <w:autoSpaceDE w:val="0"/>
        <w:autoSpaceDN w:val="0"/>
        <w:adjustRightInd w:val="0"/>
        <w:jc w:val="left"/>
        <w:rPr>
          <w:ins w:id="297" w:author="Yangcl" w:date="2020-03-25T12:11:00Z"/>
          <w:rFonts w:ascii="Century Schoolbook" w:hAnsi="Century Schoolbook" w:cs="Century Schoolbook"/>
          <w:kern w:val="0"/>
          <w:sz w:val="24"/>
          <w:szCs w:val="24"/>
        </w:rPr>
      </w:pPr>
      <w:ins w:id="298" w:author="Yangcl" w:date="2020-03-25T12:11:00Z">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299"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ins>
    </w:p>
    <w:p w:rsidR="00437E04" w:rsidRPr="00437E04" w:rsidRDefault="00437E04" w:rsidP="00437E04">
      <w:pPr>
        <w:autoSpaceDE w:val="0"/>
        <w:autoSpaceDN w:val="0"/>
        <w:adjustRightInd w:val="0"/>
        <w:jc w:val="left"/>
        <w:rPr>
          <w:ins w:id="300" w:author="Yangcl" w:date="2020-03-25T12:11:00Z"/>
          <w:rFonts w:ascii="Century Schoolbook" w:hAnsi="Century Schoolbook" w:cs="Century Schoolbook"/>
          <w:kern w:val="0"/>
          <w:sz w:val="24"/>
          <w:szCs w:val="24"/>
        </w:rPr>
      </w:pPr>
      <w:ins w:id="301" w:author="Yangcl" w:date="2020-03-25T12:11:00Z">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02"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03" w:author="Yangcl" w:date="2020-03-25T12:11:00Z"/>
          <w:rFonts w:ascii="Century Schoolbook" w:hAnsi="Century Schoolbook" w:cs="Century Schoolbook"/>
          <w:kern w:val="0"/>
          <w:sz w:val="24"/>
          <w:szCs w:val="24"/>
        </w:rPr>
      </w:pPr>
      <w:ins w:id="304" w:author="Yangcl" w:date="2020-03-25T12:11:00Z">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05" w:author="Yangcl" w:date="2020-03-25T12:12:00Z">
              <w:rPr>
                <w:rFonts w:ascii="Century Schoolbook" w:hAnsi="Century Schoolbook" w:cs="Century Schoolbook"/>
                <w:b/>
                <w:bCs/>
                <w:color w:val="7F0055"/>
                <w:kern w:val="0"/>
                <w:sz w:val="24"/>
                <w:szCs w:val="24"/>
              </w:rPr>
            </w:rPrChange>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ins>
    </w:p>
    <w:p w:rsidR="00437E04" w:rsidRPr="00437E04" w:rsidRDefault="00437E04" w:rsidP="00437E04">
      <w:pPr>
        <w:autoSpaceDE w:val="0"/>
        <w:autoSpaceDN w:val="0"/>
        <w:adjustRightInd w:val="0"/>
        <w:jc w:val="left"/>
        <w:rPr>
          <w:ins w:id="306" w:author="Yangcl" w:date="2020-03-25T12:11:00Z"/>
          <w:rFonts w:ascii="Century Schoolbook" w:hAnsi="Century Schoolbook" w:cs="Century Schoolbook"/>
          <w:kern w:val="0"/>
          <w:sz w:val="24"/>
          <w:szCs w:val="24"/>
        </w:rPr>
      </w:pPr>
      <w:ins w:id="307"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08" w:author="Yangcl" w:date="2020-03-25T12:11:00Z"/>
          <w:rFonts w:ascii="Century Schoolbook" w:hAnsi="Century Schoolbook" w:cs="Century Schoolbook"/>
          <w:kern w:val="0"/>
          <w:sz w:val="24"/>
          <w:szCs w:val="24"/>
        </w:rPr>
      </w:pPr>
      <w:ins w:id="309"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10" w:author="Yangcl" w:date="2020-03-25T12:11:00Z"/>
          <w:rFonts w:ascii="Century Schoolbook" w:hAnsi="Century Schoolbook" w:cs="Century Schoolbook"/>
          <w:kern w:val="0"/>
          <w:sz w:val="24"/>
          <w:szCs w:val="24"/>
        </w:rPr>
      </w:pPr>
      <w:ins w:id="311"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12"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13" w:author="Yangcl" w:date="2020-03-25T12:12:00Z">
              <w:rPr>
                <w:rFonts w:ascii="Century Schoolbook" w:hAnsi="Century Schoolbook" w:cs="Century Schoolbook"/>
                <w:b/>
                <w:bCs/>
                <w:color w:val="7F0055"/>
                <w:kern w:val="0"/>
                <w:sz w:val="24"/>
                <w:szCs w:val="24"/>
              </w:rPr>
            </w:rPrChange>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ins>
    </w:p>
    <w:p w:rsidR="00437E04" w:rsidRPr="00437E04" w:rsidRDefault="00437E04" w:rsidP="00437E04">
      <w:pPr>
        <w:autoSpaceDE w:val="0"/>
        <w:autoSpaceDN w:val="0"/>
        <w:adjustRightInd w:val="0"/>
        <w:jc w:val="left"/>
        <w:rPr>
          <w:ins w:id="314" w:author="Yangcl" w:date="2020-03-25T12:11:00Z"/>
          <w:rFonts w:ascii="Century Schoolbook" w:hAnsi="Century Schoolbook" w:cs="Century Schoolbook"/>
          <w:kern w:val="0"/>
          <w:sz w:val="24"/>
          <w:szCs w:val="24"/>
        </w:rPr>
      </w:pPr>
      <w:ins w:id="315"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437E04">
          <w:rPr>
            <w:rFonts w:ascii="Century Schoolbook" w:hAnsi="Century Schoolbook" w:cs="Century Schoolbook"/>
            <w:bCs/>
            <w:iCs/>
            <w:color w:val="0000C0"/>
            <w:kern w:val="0"/>
            <w:sz w:val="24"/>
            <w:szCs w:val="24"/>
            <w:rPrChange w:id="316"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17" w:author="Yangcl" w:date="2020-03-25T12:11:00Z"/>
          <w:rFonts w:ascii="Century Schoolbook" w:hAnsi="Century Schoolbook" w:cs="Century Schoolbook"/>
          <w:kern w:val="0"/>
          <w:sz w:val="24"/>
          <w:szCs w:val="24"/>
        </w:rPr>
      </w:pPr>
      <w:ins w:id="318"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19" w:author="Yangcl" w:date="2020-03-25T12:11:00Z"/>
          <w:rFonts w:ascii="Century Schoolbook" w:hAnsi="Century Schoolbook" w:cs="Century Schoolbook"/>
          <w:kern w:val="0"/>
          <w:sz w:val="24"/>
          <w:szCs w:val="24"/>
        </w:rPr>
      </w:pPr>
      <w:ins w:id="320"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21"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22" w:author="Yangcl" w:date="2020-03-25T12:12:00Z">
              <w:rPr>
                <w:rFonts w:ascii="Century Schoolbook" w:hAnsi="Century Schoolbook" w:cs="Century Schoolbook"/>
                <w:b/>
                <w:bCs/>
                <w:color w:val="7F0055"/>
                <w:kern w:val="0"/>
                <w:sz w:val="24"/>
                <w:szCs w:val="24"/>
              </w:rPr>
            </w:rPrChange>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ins>
    </w:p>
    <w:p w:rsidR="00437E04" w:rsidRPr="00437E04" w:rsidRDefault="00437E04" w:rsidP="00437E04">
      <w:pPr>
        <w:autoSpaceDE w:val="0"/>
        <w:autoSpaceDN w:val="0"/>
        <w:adjustRightInd w:val="0"/>
        <w:jc w:val="left"/>
        <w:rPr>
          <w:ins w:id="323" w:author="Yangcl" w:date="2020-03-25T12:11:00Z"/>
          <w:rFonts w:ascii="Century Schoolbook" w:hAnsi="Century Schoolbook" w:cs="Century Schoolbook"/>
          <w:kern w:val="0"/>
          <w:sz w:val="24"/>
          <w:szCs w:val="24"/>
        </w:rPr>
      </w:pPr>
      <w:ins w:id="324"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437E04">
          <w:rPr>
            <w:rFonts w:ascii="Century Schoolbook" w:hAnsi="Century Schoolbook" w:cs="Century Schoolbook"/>
            <w:bCs/>
            <w:iCs/>
            <w:color w:val="0000C0"/>
            <w:kern w:val="0"/>
            <w:sz w:val="24"/>
            <w:szCs w:val="24"/>
            <w:rPrChange w:id="325" w:author="Yangcl" w:date="2020-03-25T12:12:00Z">
              <w:rPr>
                <w:rFonts w:ascii="Century Schoolbook" w:hAnsi="Century Schoolbook" w:cs="Century Schoolbook"/>
                <w:b/>
                <w:bCs/>
                <w:i/>
                <w:iCs/>
                <w:color w:val="0000C0"/>
                <w:kern w:val="0"/>
                <w:sz w:val="24"/>
                <w:szCs w:val="24"/>
              </w:rPr>
            </w:rPrChange>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26" w:author="Yangcl" w:date="2020-03-25T12:11:00Z"/>
          <w:rFonts w:ascii="Century Schoolbook" w:hAnsi="Century Schoolbook" w:cs="Century Schoolbook"/>
          <w:kern w:val="0"/>
          <w:sz w:val="24"/>
          <w:szCs w:val="24"/>
        </w:rPr>
      </w:pPr>
      <w:ins w:id="327"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28" w:author="Yangcl" w:date="2020-03-25T12:11:00Z"/>
          <w:rFonts w:ascii="Century Schoolbook" w:hAnsi="Century Schoolbook" w:cs="Century Schoolbook"/>
          <w:kern w:val="0"/>
          <w:sz w:val="24"/>
          <w:szCs w:val="24"/>
        </w:rPr>
      </w:pPr>
      <w:ins w:id="329"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30"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ins>
    </w:p>
    <w:p w:rsidR="00437E04" w:rsidRPr="00437E04" w:rsidRDefault="00437E04" w:rsidP="00437E04">
      <w:pPr>
        <w:autoSpaceDE w:val="0"/>
        <w:autoSpaceDN w:val="0"/>
        <w:adjustRightInd w:val="0"/>
        <w:jc w:val="left"/>
        <w:rPr>
          <w:ins w:id="331" w:author="Yangcl" w:date="2020-03-25T12:11:00Z"/>
          <w:rFonts w:ascii="Century Schoolbook" w:hAnsi="Century Schoolbook" w:cs="Century Schoolbook"/>
          <w:kern w:val="0"/>
          <w:sz w:val="24"/>
          <w:szCs w:val="24"/>
        </w:rPr>
      </w:pPr>
      <w:ins w:id="332"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33" w:author="Yangcl" w:date="2020-03-25T12:12:00Z">
              <w:rPr>
                <w:rFonts w:ascii="Century Schoolbook" w:hAnsi="Century Schoolbook" w:cs="Century Schoolbook"/>
                <w:b/>
                <w:bCs/>
                <w:color w:val="7F0055"/>
                <w:kern w:val="0"/>
                <w:sz w:val="24"/>
                <w:szCs w:val="24"/>
              </w:rPr>
            </w:rPrChange>
          </w:rPr>
          <w:t>true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34" w:author="Yangcl" w:date="2020-03-25T12:11:00Z"/>
          <w:rFonts w:ascii="Century Schoolbook" w:hAnsi="Century Schoolbook" w:cs="Century Schoolbook"/>
          <w:kern w:val="0"/>
          <w:sz w:val="24"/>
          <w:szCs w:val="24"/>
        </w:rPr>
      </w:pPr>
      <w:ins w:id="335" w:author="Yangcl" w:date="2020-03-25T12:11:00Z">
        <w:r w:rsidRPr="00437E04">
          <w:rPr>
            <w:rFonts w:ascii="Century Schoolbook" w:hAnsi="Century Schoolbook" w:cs="Century Schoolbook"/>
            <w:color w:val="000000"/>
            <w:kern w:val="0"/>
            <w:sz w:val="24"/>
            <w:szCs w:val="24"/>
          </w:rPr>
          <w:tab/>
          <w:t xml:space="preserve">                    }</w:t>
        </w:r>
      </w:ins>
    </w:p>
    <w:p w:rsidR="00437E04" w:rsidRPr="00437E04" w:rsidRDefault="00437E04" w:rsidP="00437E04">
      <w:pPr>
        <w:autoSpaceDE w:val="0"/>
        <w:autoSpaceDN w:val="0"/>
        <w:adjustRightInd w:val="0"/>
        <w:jc w:val="left"/>
        <w:rPr>
          <w:ins w:id="336" w:author="Yangcl" w:date="2020-03-25T12:11:00Z"/>
          <w:rFonts w:ascii="Century Schoolbook" w:hAnsi="Century Schoolbook" w:cs="Century Schoolbook"/>
          <w:kern w:val="0"/>
          <w:sz w:val="24"/>
          <w:szCs w:val="24"/>
        </w:rPr>
      </w:pPr>
      <w:ins w:id="337" w:author="Yangcl" w:date="2020-03-25T12:11:00Z">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38"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39" w:author="Yangcl" w:date="2020-03-25T12:11:00Z"/>
          <w:rFonts w:ascii="Century Schoolbook" w:hAnsi="Century Schoolbook" w:cs="Century Schoolbook"/>
          <w:kern w:val="0"/>
          <w:sz w:val="24"/>
          <w:szCs w:val="24"/>
        </w:rPr>
      </w:pPr>
      <w:ins w:id="34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41" w:author="Yangcl" w:date="2020-03-25T12:11:00Z"/>
          <w:rFonts w:ascii="Century Schoolbook" w:hAnsi="Century Schoolbook" w:cs="Century Schoolbook"/>
          <w:kern w:val="0"/>
          <w:sz w:val="24"/>
          <w:szCs w:val="24"/>
        </w:rPr>
      </w:pPr>
      <w:ins w:id="342"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43" w:author="Yangcl" w:date="2020-03-25T12:11:00Z"/>
          <w:rFonts w:ascii="Century Schoolbook" w:hAnsi="Century Schoolbook" w:cs="Century Schoolbook"/>
          <w:kern w:val="0"/>
          <w:sz w:val="24"/>
          <w:szCs w:val="24"/>
        </w:rPr>
      </w:pPr>
      <w:ins w:id="34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bCs/>
            <w:color w:val="7F0055"/>
            <w:kern w:val="0"/>
            <w:sz w:val="24"/>
            <w:szCs w:val="24"/>
            <w:rPrChange w:id="345" w:author="Yangcl" w:date="2020-03-25T12:12:00Z">
              <w:rPr>
                <w:rFonts w:ascii="Century Schoolbook" w:hAnsi="Century Schoolbook" w:cs="Century Schoolbook"/>
                <w:b/>
                <w:bCs/>
                <w:color w:val="7F0055"/>
                <w:kern w:val="0"/>
                <w:sz w:val="24"/>
                <w:szCs w:val="24"/>
              </w:rPr>
            </w:rPrChange>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46" w:author="Yangcl" w:date="2020-03-25T12:11:00Z"/>
          <w:rFonts w:ascii="Century Schoolbook" w:hAnsi="Century Schoolbook" w:cs="Century Schoolbook"/>
          <w:kern w:val="0"/>
          <w:sz w:val="24"/>
          <w:szCs w:val="24"/>
        </w:rPr>
      </w:pPr>
      <w:ins w:id="347"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48"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.getLogger(</w:t>
        </w:r>
        <w:r w:rsidRPr="00437E04">
          <w:rPr>
            <w:rFonts w:ascii="Century Schoolbook" w:hAnsi="Century Schoolbook" w:cs="Century Schoolbook"/>
            <w:bCs/>
            <w:color w:val="7F0055"/>
            <w:kern w:val="0"/>
            <w:sz w:val="24"/>
            <w:szCs w:val="24"/>
            <w:rPrChange w:id="349"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).sysoutInfo(</w:t>
        </w:r>
        <w:r w:rsidRPr="00437E04">
          <w:rPr>
            <w:rFonts w:ascii="Century Schoolbook" w:hAnsi="Century Schoolbook" w:cs="Century Schoolbook"/>
            <w:bCs/>
            <w:color w:val="7F0055"/>
            <w:kern w:val="0"/>
            <w:sz w:val="24"/>
            <w:szCs w:val="24"/>
            <w:rPrChange w:id="350"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.getInfo(300010110), </w:t>
        </w:r>
        <w:r w:rsidRPr="00437E04">
          <w:rPr>
            <w:rFonts w:ascii="Century Schoolbook" w:hAnsi="Century Schoolbook" w:cs="Century Schoolbook"/>
            <w:bCs/>
            <w:color w:val="7F0055"/>
            <w:kern w:val="0"/>
            <w:sz w:val="24"/>
            <w:szCs w:val="24"/>
            <w:rPrChange w:id="351"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437E04">
          <w:rPr>
            <w:rFonts w:ascii="Century Schoolbook" w:hAnsi="Century Schoolbook" w:cs="Century Schoolbook"/>
            <w:color w:val="3F7F5F"/>
            <w:kern w:val="0"/>
            <w:sz w:val="24"/>
            <w:szCs w:val="24"/>
            <w:rPrChange w:id="352"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ins>
    </w:p>
    <w:p w:rsidR="00437E04" w:rsidRPr="00437E04" w:rsidRDefault="00437E04" w:rsidP="00437E04">
      <w:pPr>
        <w:autoSpaceDE w:val="0"/>
        <w:autoSpaceDN w:val="0"/>
        <w:adjustRightInd w:val="0"/>
        <w:jc w:val="left"/>
        <w:rPr>
          <w:ins w:id="353" w:author="Yangcl" w:date="2020-03-25T12:11:00Z"/>
          <w:rFonts w:ascii="Century Schoolbook" w:hAnsi="Century Schoolbook" w:cs="Century Schoolbook"/>
          <w:kern w:val="0"/>
          <w:sz w:val="24"/>
          <w:szCs w:val="24"/>
        </w:rPr>
      </w:pPr>
      <w:ins w:id="354"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55"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56" w:author="Yangcl" w:date="2020-03-25T12:11:00Z"/>
          <w:rFonts w:ascii="Century Schoolbook" w:hAnsi="Century Schoolbook" w:cs="Century Schoolbook"/>
          <w:kern w:val="0"/>
          <w:sz w:val="24"/>
          <w:szCs w:val="24"/>
        </w:rPr>
      </w:pPr>
      <w:ins w:id="357"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58" w:author="Yangcl" w:date="2020-03-25T12:12:00Z">
              <w:rPr>
                <w:rFonts w:ascii="Century Schoolbook" w:hAnsi="Century Schoolbook" w:cs="Century Schoolbook"/>
                <w:b/>
                <w:bCs/>
                <w:color w:val="7F0055"/>
                <w:kern w:val="0"/>
                <w:sz w:val="24"/>
                <w:szCs w:val="24"/>
              </w:rPr>
            </w:rPrChange>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59" w:author="Yangcl" w:date="2020-03-25T12:11:00Z"/>
          <w:rFonts w:ascii="Century Schoolbook" w:hAnsi="Century Schoolbook" w:cs="Century Schoolbook"/>
          <w:kern w:val="0"/>
          <w:sz w:val="24"/>
          <w:szCs w:val="24"/>
        </w:rPr>
      </w:pPr>
      <w:ins w:id="36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437E04">
          <w:rPr>
            <w:rFonts w:ascii="Century Schoolbook" w:hAnsi="Century Schoolbook" w:cs="Century Schoolbook"/>
            <w:bCs/>
            <w:iCs/>
            <w:color w:val="0000C0"/>
            <w:kern w:val="0"/>
            <w:sz w:val="24"/>
            <w:szCs w:val="24"/>
            <w:rPrChange w:id="361" w:author="Yangcl" w:date="2020-03-25T12:12:00Z">
              <w:rPr>
                <w:rFonts w:ascii="Century Schoolbook" w:hAnsi="Century Schoolbook" w:cs="Century Schoolbook"/>
                <w:b/>
                <w:bCs/>
                <w:i/>
                <w:iCs/>
                <w:color w:val="0000C0"/>
                <w:kern w:val="0"/>
                <w:sz w:val="24"/>
                <w:szCs w:val="24"/>
              </w:rPr>
            </w:rPrChange>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62" w:author="Yangcl" w:date="2020-03-25T12:11:00Z"/>
          <w:rFonts w:ascii="Century Schoolbook" w:hAnsi="Century Schoolbook" w:cs="Century Schoolbook"/>
          <w:kern w:val="0"/>
          <w:sz w:val="24"/>
          <w:szCs w:val="24"/>
        </w:rPr>
      </w:pPr>
      <w:ins w:id="363"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64"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65" w:author="Yangcl" w:date="2020-03-25T12:12:00Z">
              <w:rPr>
                <w:rFonts w:ascii="Century Schoolbook" w:hAnsi="Century Schoolbook" w:cs="Century Schoolbook"/>
                <w:b/>
                <w:bCs/>
                <w:color w:val="7F0055"/>
                <w:kern w:val="0"/>
                <w:sz w:val="24"/>
                <w:szCs w:val="24"/>
              </w:rPr>
            </w:rPrChange>
          </w:rPr>
          <w:t>true</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66" w:author="Yangcl" w:date="2020-03-25T12:11:00Z"/>
          <w:rFonts w:ascii="Century Schoolbook" w:hAnsi="Century Schoolbook" w:cs="Century Schoolbook"/>
          <w:kern w:val="0"/>
          <w:sz w:val="24"/>
          <w:szCs w:val="24"/>
        </w:rPr>
      </w:pPr>
      <w:ins w:id="367"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68" w:author="Yangcl" w:date="2020-03-25T12:11:00Z"/>
          <w:rFonts w:ascii="Century Schoolbook" w:hAnsi="Century Schoolbook" w:cs="Century Schoolbook"/>
          <w:kern w:val="0"/>
          <w:sz w:val="24"/>
          <w:szCs w:val="24"/>
        </w:rPr>
      </w:pPr>
      <w:ins w:id="369"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70" w:author="Yangcl" w:date="2020-03-25T12:11:00Z"/>
          <w:rFonts w:ascii="Century Schoolbook" w:hAnsi="Century Schoolbook" w:cs="Century Schoolbook"/>
          <w:kern w:val="0"/>
          <w:sz w:val="24"/>
          <w:szCs w:val="24"/>
        </w:rPr>
      </w:pPr>
      <w:ins w:id="371"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72" w:author="Yangcl" w:date="2020-03-25T12:11:00Z"/>
          <w:rFonts w:ascii="Century Schoolbook" w:hAnsi="Century Schoolbook" w:cs="Century Schoolbook"/>
          <w:kern w:val="0"/>
          <w:sz w:val="24"/>
          <w:szCs w:val="24"/>
        </w:rPr>
      </w:pPr>
      <w:ins w:id="373"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bCs/>
            <w:color w:val="7F0055"/>
            <w:kern w:val="0"/>
            <w:sz w:val="24"/>
            <w:szCs w:val="24"/>
            <w:rPrChange w:id="374" w:author="Yangcl" w:date="2020-03-25T12:12:00Z">
              <w:rPr>
                <w:rFonts w:ascii="Century Schoolbook" w:hAnsi="Century Schoolbook" w:cs="Century Schoolbook"/>
                <w:b/>
                <w:bCs/>
                <w:color w:val="7F0055"/>
                <w:kern w:val="0"/>
                <w:sz w:val="24"/>
                <w:szCs w:val="24"/>
              </w:rPr>
            </w:rPrChange>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75" w:author="Yangcl" w:date="2020-03-25T12:11:00Z"/>
          <w:rFonts w:ascii="Century Schoolbook" w:hAnsi="Century Schoolbook" w:cs="Century Schoolbook"/>
          <w:kern w:val="0"/>
          <w:sz w:val="24"/>
          <w:szCs w:val="24"/>
        </w:rPr>
      </w:pPr>
      <w:ins w:id="376" w:author="Yangcl" w:date="2020-03-25T12:11:00Z">
        <w:r w:rsidRPr="00437E04">
          <w:rPr>
            <w:rFonts w:ascii="Century Schoolbook" w:hAnsi="Century Schoolbook" w:cs="Century Schoolbook"/>
            <w:color w:val="000000"/>
            <w:kern w:val="0"/>
            <w:sz w:val="24"/>
            <w:szCs w:val="24"/>
          </w:rPr>
          <w:tab/>
          <w:t>}</w:t>
        </w:r>
      </w:ins>
    </w:p>
    <w:p w:rsidR="00437E04" w:rsidRPr="00437E04" w:rsidRDefault="00437E04" w:rsidP="00437E04">
      <w:pPr>
        <w:autoSpaceDE w:val="0"/>
        <w:autoSpaceDN w:val="0"/>
        <w:adjustRightInd w:val="0"/>
        <w:jc w:val="left"/>
        <w:rPr>
          <w:ins w:id="377" w:author="Yangcl" w:date="2020-03-25T12:11:00Z"/>
          <w:rFonts w:ascii="Century Schoolbook" w:hAnsi="Century Schoolbook" w:cs="Century Schoolbook"/>
          <w:kern w:val="0"/>
          <w:sz w:val="24"/>
          <w:szCs w:val="24"/>
        </w:rPr>
      </w:pPr>
      <w:ins w:id="378" w:author="Yangcl" w:date="2020-03-25T12:11:00Z">
        <w:r w:rsidRPr="00437E04">
          <w:rPr>
            <w:rFonts w:ascii="Century Schoolbook" w:hAnsi="Century Schoolbook" w:cs="Century Schoolbook"/>
            <w:color w:val="000000"/>
            <w:kern w:val="0"/>
            <w:sz w:val="24"/>
            <w:szCs w:val="24"/>
          </w:rPr>
          <w:tab/>
        </w:r>
      </w:ins>
    </w:p>
    <w:p w:rsidR="00437E04" w:rsidRPr="00437E04" w:rsidRDefault="00437E04" w:rsidP="00437E04">
      <w:pPr>
        <w:autoSpaceDE w:val="0"/>
        <w:autoSpaceDN w:val="0"/>
        <w:adjustRightInd w:val="0"/>
        <w:jc w:val="left"/>
        <w:rPr>
          <w:ins w:id="379" w:author="Yangcl" w:date="2020-03-25T12:11:00Z"/>
          <w:rFonts w:ascii="Century Schoolbook" w:hAnsi="Century Schoolbook" w:cs="Century Schoolbook"/>
          <w:kern w:val="0"/>
          <w:sz w:val="24"/>
          <w:szCs w:val="24"/>
        </w:rPr>
      </w:pPr>
      <w:ins w:id="380" w:author="Yangcl" w:date="2020-03-25T12:11:00Z">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ins>
    </w:p>
    <w:p w:rsidR="00437E04" w:rsidRPr="00437E04" w:rsidRDefault="00437E04">
      <w:pPr>
        <w:autoSpaceDE w:val="0"/>
        <w:autoSpaceDN w:val="0"/>
        <w:adjustRightInd w:val="0"/>
        <w:jc w:val="left"/>
        <w:rPr>
          <w:ins w:id="381" w:author="Yangcl" w:date="2020-03-25T12:11:00Z"/>
          <w:rFonts w:ascii="Century Schoolbook" w:hAnsi="Century Schoolbook" w:cs="Century Schoolbook"/>
          <w:kern w:val="0"/>
          <w:sz w:val="24"/>
          <w:szCs w:val="24"/>
        </w:rPr>
      </w:pPr>
      <w:ins w:id="382" w:author="Yangcl" w:date="2020-03-25T12:11:00Z">
        <w:r w:rsidRPr="00437E04">
          <w:rPr>
            <w:rFonts w:ascii="Century Schoolbook" w:hAnsi="Century Schoolbook" w:cs="Century Schoolbook"/>
            <w:color w:val="3F5FBF"/>
            <w:kern w:val="0"/>
            <w:sz w:val="24"/>
            <w:szCs w:val="24"/>
          </w:rPr>
          <w:tab/>
          <w:t xml:space="preserve"> * </w:t>
        </w:r>
        <w:r w:rsidRPr="00437E04">
          <w:rPr>
            <w:rFonts w:ascii="Century Schoolbook" w:hAnsi="Century Schoolbook" w:cs="Century Schoolbook"/>
            <w:bCs/>
            <w:color w:val="7F9FBF"/>
            <w:kern w:val="0"/>
            <w:sz w:val="24"/>
            <w:szCs w:val="24"/>
            <w:rPrChange w:id="383" w:author="Yangcl" w:date="2020-03-25T12:12:00Z">
              <w:rPr>
                <w:rFonts w:ascii="Century Schoolbook" w:hAnsi="Century Schoolbook" w:cs="Century Schoolbook"/>
                <w:b/>
                <w:bCs/>
                <w:color w:val="7F9FBF"/>
                <w:kern w:val="0"/>
                <w:sz w:val="24"/>
                <w:szCs w:val="24"/>
              </w:rPr>
            </w:rPrChange>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ins>
    </w:p>
    <w:p w:rsidR="00437E04" w:rsidRPr="00437E04" w:rsidRDefault="00437E04" w:rsidP="00437E04">
      <w:pPr>
        <w:autoSpaceDE w:val="0"/>
        <w:autoSpaceDN w:val="0"/>
        <w:adjustRightInd w:val="0"/>
        <w:jc w:val="left"/>
        <w:rPr>
          <w:ins w:id="384" w:author="Yangcl" w:date="2020-03-25T12:11:00Z"/>
          <w:rFonts w:ascii="Century Schoolbook" w:hAnsi="Century Schoolbook" w:cs="Century Schoolbook"/>
          <w:kern w:val="0"/>
          <w:sz w:val="24"/>
          <w:szCs w:val="24"/>
        </w:rPr>
      </w:pPr>
      <w:ins w:id="385" w:author="Yangcl" w:date="2020-03-25T12:11:00Z">
        <w:r w:rsidRPr="00437E04">
          <w:rPr>
            <w:rFonts w:ascii="Century Schoolbook" w:hAnsi="Century Schoolbook" w:cs="Century Schoolbook"/>
            <w:color w:val="3F5FBF"/>
            <w:kern w:val="0"/>
            <w:sz w:val="24"/>
            <w:szCs w:val="24"/>
          </w:rPr>
          <w:tab/>
          <w:t xml:space="preserve"> */</w:t>
        </w:r>
      </w:ins>
    </w:p>
    <w:p w:rsidR="00437E04" w:rsidRPr="00437E04" w:rsidRDefault="00437E04" w:rsidP="00437E04">
      <w:pPr>
        <w:autoSpaceDE w:val="0"/>
        <w:autoSpaceDN w:val="0"/>
        <w:adjustRightInd w:val="0"/>
        <w:jc w:val="left"/>
        <w:rPr>
          <w:ins w:id="386" w:author="Yangcl" w:date="2020-03-25T12:11:00Z"/>
          <w:rFonts w:ascii="Century Schoolbook" w:hAnsi="Century Schoolbook" w:cs="Century Schoolbook"/>
          <w:kern w:val="0"/>
          <w:sz w:val="24"/>
          <w:szCs w:val="24"/>
        </w:rPr>
      </w:pPr>
      <w:ins w:id="387"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88" w:author="Yangcl" w:date="2020-03-25T12:12:00Z">
              <w:rPr>
                <w:rFonts w:ascii="Century Schoolbook" w:hAnsi="Century Schoolbook" w:cs="Century Schoolbook"/>
                <w:b/>
                <w:bCs/>
                <w:color w:val="7F0055"/>
                <w:kern w:val="0"/>
                <w:sz w:val="24"/>
                <w:szCs w:val="24"/>
              </w:rPr>
            </w:rPrChange>
          </w:rPr>
          <w:t>private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89" w:author="Yangcl" w:date="2020-03-25T12:12:00Z">
              <w:rPr>
                <w:rFonts w:ascii="Century Schoolbook" w:hAnsi="Century Schoolbook" w:cs="Century Schoolbook"/>
                <w:b/>
                <w:bCs/>
                <w:color w:val="7F0055"/>
                <w:kern w:val="0"/>
                <w:sz w:val="24"/>
                <w:szCs w:val="24"/>
              </w:rPr>
            </w:rPrChange>
          </w:rPr>
          <w:t>void</w:t>
        </w:r>
        <w:r w:rsidRPr="00437E04">
          <w:rPr>
            <w:rFonts w:ascii="Century Schoolbook" w:hAnsi="Century Schoolbook" w:cs="Century Schoolbook"/>
            <w:color w:val="000000"/>
            <w:kern w:val="0"/>
            <w:sz w:val="24"/>
            <w:szCs w:val="24"/>
          </w:rPr>
          <w:t xml:space="preserve"> seleep(</w:t>
        </w:r>
        <w:r w:rsidRPr="00437E04">
          <w:rPr>
            <w:rFonts w:ascii="Century Schoolbook" w:hAnsi="Century Schoolbook" w:cs="Century Schoolbook"/>
            <w:bCs/>
            <w:color w:val="7F0055"/>
            <w:kern w:val="0"/>
            <w:sz w:val="24"/>
            <w:szCs w:val="24"/>
            <w:rPrChange w:id="390" w:author="Yangcl" w:date="2020-03-25T12:12:00Z">
              <w:rPr>
                <w:rFonts w:ascii="Century Schoolbook" w:hAnsi="Century Schoolbook" w:cs="Century Schoolbook"/>
                <w:b/>
                <w:bCs/>
                <w:color w:val="7F0055"/>
                <w:kern w:val="0"/>
                <w:sz w:val="24"/>
                <w:szCs w:val="24"/>
              </w:rPr>
            </w:rPrChange>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391" w:author="Yangcl" w:date="2020-03-25T12:11:00Z"/>
          <w:rFonts w:ascii="Century Schoolbook" w:hAnsi="Century Schoolbook" w:cs="Century Schoolbook"/>
          <w:kern w:val="0"/>
          <w:sz w:val="24"/>
          <w:szCs w:val="24"/>
        </w:rPr>
      </w:pPr>
      <w:ins w:id="392"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393" w:author="Yangcl" w:date="2020-03-25T12:12:00Z">
              <w:rPr>
                <w:rFonts w:ascii="Century Schoolbook" w:hAnsi="Century Schoolbook" w:cs="Century Schoolbook"/>
                <w:b/>
                <w:bCs/>
                <w:color w:val="7F0055"/>
                <w:kern w:val="0"/>
                <w:sz w:val="24"/>
                <w:szCs w:val="24"/>
              </w:rPr>
            </w:rPrChange>
          </w:rPr>
          <w:t>try</w:t>
        </w:r>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394" w:author="Yangcl" w:date="2020-03-25T12:11:00Z"/>
          <w:rFonts w:ascii="Century Schoolbook" w:hAnsi="Century Schoolbook" w:cs="Century Schoolbook"/>
          <w:kern w:val="0"/>
          <w:sz w:val="24"/>
          <w:szCs w:val="24"/>
        </w:rPr>
      </w:pPr>
      <w:ins w:id="395" w:author="Yangcl" w:date="2020-03-25T12:11:00Z">
        <w:r w:rsidRPr="00437E04">
          <w:rPr>
            <w:rFonts w:ascii="Century Schoolbook" w:hAnsi="Century Schoolbook" w:cs="Century Schoolbook"/>
            <w:color w:val="000000"/>
            <w:kern w:val="0"/>
            <w:sz w:val="24"/>
            <w:szCs w:val="24"/>
          </w:rPr>
          <w:t xml:space="preserve">            Thread.</w:t>
        </w:r>
        <w:r w:rsidRPr="00437E04">
          <w:rPr>
            <w:rFonts w:ascii="Century Schoolbook" w:hAnsi="Century Schoolbook" w:cs="Century Schoolbook"/>
            <w:iCs/>
            <w:color w:val="000000"/>
            <w:kern w:val="0"/>
            <w:sz w:val="24"/>
            <w:szCs w:val="24"/>
            <w:rPrChange w:id="396" w:author="Yangcl" w:date="2020-03-25T12:12:00Z">
              <w:rPr>
                <w:rFonts w:ascii="Century Schoolbook" w:hAnsi="Century Schoolbook" w:cs="Century Schoolbook"/>
                <w:i/>
                <w:iCs/>
                <w:color w:val="000000"/>
                <w:kern w:val="0"/>
                <w:sz w:val="24"/>
                <w:szCs w:val="24"/>
              </w:rPr>
            </w:rPrChange>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ins>
    </w:p>
    <w:p w:rsidR="00437E04" w:rsidRPr="00437E04" w:rsidRDefault="00437E04" w:rsidP="00437E04">
      <w:pPr>
        <w:autoSpaceDE w:val="0"/>
        <w:autoSpaceDN w:val="0"/>
        <w:adjustRightInd w:val="0"/>
        <w:jc w:val="left"/>
        <w:rPr>
          <w:ins w:id="397" w:author="Yangcl" w:date="2020-03-25T12:11:00Z"/>
          <w:rFonts w:ascii="Century Schoolbook" w:hAnsi="Century Schoolbook" w:cs="Century Schoolbook"/>
          <w:kern w:val="0"/>
          <w:sz w:val="24"/>
          <w:szCs w:val="24"/>
        </w:rPr>
      </w:pPr>
      <w:ins w:id="398" w:author="Yangcl" w:date="2020-03-25T12:11:00Z">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bCs/>
            <w:color w:val="7F0055"/>
            <w:kern w:val="0"/>
            <w:sz w:val="24"/>
            <w:szCs w:val="24"/>
            <w:rPrChange w:id="399" w:author="Yangcl" w:date="2020-03-25T12:12:00Z">
              <w:rPr>
                <w:rFonts w:ascii="Century Schoolbook" w:hAnsi="Century Schoolbook" w:cs="Century Schoolbook"/>
                <w:b/>
                <w:bCs/>
                <w:color w:val="7F0055"/>
                <w:kern w:val="0"/>
                <w:sz w:val="24"/>
                <w:szCs w:val="24"/>
              </w:rPr>
            </w:rPrChange>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ins>
    </w:p>
    <w:p w:rsidR="00437E04" w:rsidRPr="00437E04" w:rsidRDefault="00437E04" w:rsidP="00437E04">
      <w:pPr>
        <w:autoSpaceDE w:val="0"/>
        <w:autoSpaceDN w:val="0"/>
        <w:adjustRightInd w:val="0"/>
        <w:jc w:val="left"/>
        <w:rPr>
          <w:ins w:id="400" w:author="Yangcl" w:date="2020-03-25T12:11:00Z"/>
          <w:rFonts w:ascii="Century Schoolbook" w:hAnsi="Century Schoolbook" w:cs="Century Schoolbook"/>
          <w:kern w:val="0"/>
          <w:sz w:val="24"/>
          <w:szCs w:val="24"/>
        </w:rPr>
      </w:pPr>
      <w:ins w:id="401"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ins>
    </w:p>
    <w:p w:rsidR="00437E04" w:rsidRPr="00437E04" w:rsidRDefault="00437E04" w:rsidP="00437E04">
      <w:pPr>
        <w:autoSpaceDE w:val="0"/>
        <w:autoSpaceDN w:val="0"/>
        <w:adjustRightInd w:val="0"/>
        <w:jc w:val="left"/>
        <w:rPr>
          <w:ins w:id="402" w:author="Yangcl" w:date="2020-03-25T12:11:00Z"/>
          <w:rFonts w:ascii="Century Schoolbook" w:hAnsi="Century Schoolbook" w:cs="Century Schoolbook"/>
          <w:kern w:val="0"/>
          <w:sz w:val="24"/>
          <w:szCs w:val="24"/>
        </w:rPr>
      </w:pPr>
      <w:ins w:id="403" w:author="Yangcl" w:date="2020-03-25T12:11:00Z">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bCs/>
            <w:color w:val="7F0055"/>
            <w:kern w:val="0"/>
            <w:sz w:val="24"/>
            <w:szCs w:val="24"/>
            <w:rPrChange w:id="404"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.getLogger(</w:t>
        </w:r>
        <w:r w:rsidRPr="00437E04">
          <w:rPr>
            <w:rFonts w:ascii="Century Schoolbook" w:hAnsi="Century Schoolbook" w:cs="Century Schoolbook"/>
            <w:bCs/>
            <w:color w:val="7F0055"/>
            <w:kern w:val="0"/>
            <w:sz w:val="24"/>
            <w:szCs w:val="24"/>
            <w:rPrChange w:id="405" w:author="Yangcl" w:date="2020-03-25T12:12:00Z">
              <w:rPr>
                <w:rFonts w:ascii="Century Schoolbook" w:hAnsi="Century Schoolbook" w:cs="Century Schoolbook"/>
                <w:b/>
                <w:bCs/>
                <w:color w:val="7F0055"/>
                <w:kern w:val="0"/>
                <w:sz w:val="24"/>
                <w:szCs w:val="24"/>
              </w:rPr>
            </w:rPrChange>
          </w:rPr>
          <w:t>null</w:t>
        </w:r>
        <w:r w:rsidRPr="00437E04">
          <w:rPr>
            <w:rFonts w:ascii="Century Schoolbook" w:hAnsi="Century Schoolbook" w:cs="Century Schoolbook"/>
            <w:color w:val="000000"/>
            <w:kern w:val="0"/>
            <w:sz w:val="24"/>
            <w:szCs w:val="24"/>
          </w:rPr>
          <w:t>).sysoutInfo(</w:t>
        </w:r>
        <w:r w:rsidRPr="00437E04">
          <w:rPr>
            <w:rFonts w:ascii="Century Schoolbook" w:hAnsi="Century Schoolbook" w:cs="Century Schoolbook"/>
            <w:bCs/>
            <w:color w:val="7F0055"/>
            <w:kern w:val="0"/>
            <w:sz w:val="24"/>
            <w:szCs w:val="24"/>
            <w:rPrChange w:id="406"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.getInfo(300010111), </w:t>
        </w:r>
        <w:r w:rsidRPr="00437E04">
          <w:rPr>
            <w:rFonts w:ascii="Century Schoolbook" w:hAnsi="Century Schoolbook" w:cs="Century Schoolbook"/>
            <w:bCs/>
            <w:color w:val="7F0055"/>
            <w:kern w:val="0"/>
            <w:sz w:val="24"/>
            <w:szCs w:val="24"/>
            <w:rPrChange w:id="407" w:author="Yangcl" w:date="2020-03-25T12:12:00Z">
              <w:rPr>
                <w:rFonts w:ascii="Century Schoolbook" w:hAnsi="Century Schoolbook" w:cs="Century Schoolbook"/>
                <w:b/>
                <w:bCs/>
                <w:color w:val="7F0055"/>
                <w:kern w:val="0"/>
                <w:sz w:val="24"/>
                <w:szCs w:val="24"/>
              </w:rPr>
            </w:rPrChange>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437E04">
          <w:rPr>
            <w:rFonts w:ascii="Century Schoolbook" w:hAnsi="Century Schoolbook" w:cs="Century Schoolbook"/>
            <w:color w:val="3F7F5F"/>
            <w:kern w:val="0"/>
            <w:sz w:val="24"/>
            <w:szCs w:val="24"/>
            <w:rPrChange w:id="408" w:author="Yangcl" w:date="2020-03-25T12:12:00Z">
              <w:rPr>
                <w:rFonts w:ascii="Century Schoolbook" w:hAnsi="Century Schoolbook" w:cs="Century Schoolbook"/>
                <w:color w:val="3F7F5F"/>
                <w:kern w:val="0"/>
                <w:sz w:val="24"/>
                <w:szCs w:val="24"/>
                <w:u w:val="single"/>
              </w:rPr>
            </w:rPrChange>
          </w:rPr>
          <w:t>Redis</w:t>
        </w:r>
        <w:r w:rsidRPr="00437E04">
          <w:rPr>
            <w:rFonts w:ascii="Century Schoolbook" w:hAnsi="Century Schoolbook" w:cs="Century Schoolbook" w:hint="eastAsia"/>
            <w:color w:val="3F7F5F"/>
            <w:kern w:val="0"/>
            <w:sz w:val="24"/>
            <w:szCs w:val="24"/>
          </w:rPr>
          <w:t>分布式锁休眠被中断</w:t>
        </w:r>
      </w:ins>
    </w:p>
    <w:p w:rsidR="00437E04" w:rsidRPr="00437E04" w:rsidRDefault="00437E04" w:rsidP="00437E04">
      <w:pPr>
        <w:autoSpaceDE w:val="0"/>
        <w:autoSpaceDN w:val="0"/>
        <w:adjustRightInd w:val="0"/>
        <w:jc w:val="left"/>
        <w:rPr>
          <w:ins w:id="409" w:author="Yangcl" w:date="2020-03-25T12:11:00Z"/>
          <w:rFonts w:ascii="Century Schoolbook" w:hAnsi="Century Schoolbook" w:cs="Century Schoolbook"/>
          <w:kern w:val="0"/>
          <w:sz w:val="24"/>
          <w:szCs w:val="24"/>
        </w:rPr>
      </w:pPr>
      <w:ins w:id="410"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411" w:author="Yangcl" w:date="2020-03-25T12:11:00Z"/>
          <w:rFonts w:ascii="Century Schoolbook" w:hAnsi="Century Schoolbook" w:cs="Century Schoolbook"/>
          <w:kern w:val="0"/>
          <w:sz w:val="24"/>
          <w:szCs w:val="24"/>
        </w:rPr>
      </w:pPr>
      <w:ins w:id="412" w:author="Yangcl" w:date="2020-03-25T12:11:00Z">
        <w:r w:rsidRPr="00437E04">
          <w:rPr>
            <w:rFonts w:ascii="Century Schoolbook" w:hAnsi="Century Schoolbook" w:cs="Century Schoolbook"/>
            <w:color w:val="000000"/>
            <w:kern w:val="0"/>
            <w:sz w:val="24"/>
            <w:szCs w:val="24"/>
          </w:rPr>
          <w:t xml:space="preserve">    }</w:t>
        </w:r>
      </w:ins>
    </w:p>
    <w:p w:rsidR="00437E04" w:rsidRPr="00437E04" w:rsidRDefault="00437E04" w:rsidP="00437E04">
      <w:pPr>
        <w:autoSpaceDE w:val="0"/>
        <w:autoSpaceDN w:val="0"/>
        <w:adjustRightInd w:val="0"/>
        <w:jc w:val="left"/>
        <w:rPr>
          <w:ins w:id="413" w:author="Yangcl" w:date="2020-03-25T12:11:00Z"/>
          <w:rFonts w:ascii="Century Schoolbook" w:hAnsi="Century Schoolbook" w:cs="Century Schoolbook"/>
          <w:kern w:val="0"/>
          <w:sz w:val="24"/>
          <w:szCs w:val="24"/>
        </w:rPr>
      </w:pPr>
      <w:ins w:id="414" w:author="Yangcl" w:date="2020-03-25T12:11:00Z">
        <w:r w:rsidRPr="00437E04">
          <w:rPr>
            <w:rFonts w:ascii="Century Schoolbook" w:hAnsi="Century Schoolbook" w:cs="Century Schoolbook"/>
            <w:color w:val="000000"/>
            <w:kern w:val="0"/>
            <w:sz w:val="24"/>
            <w:szCs w:val="24"/>
          </w:rPr>
          <w:t>}</w:t>
        </w:r>
      </w:ins>
    </w:p>
    <w:p w:rsidR="00437E04" w:rsidRPr="00437E04" w:rsidRDefault="00437E04" w:rsidP="00146EE2">
      <w:pPr>
        <w:rPr>
          <w:ins w:id="415" w:author="Yangcl" w:date="2020-03-25T12:11:00Z"/>
          <w:rFonts w:ascii="Century Schoolbook" w:hAnsi="Century Schoolbook"/>
        </w:rPr>
      </w:pPr>
    </w:p>
    <w:p w:rsidR="008C4859" w:rsidRPr="008C4859" w:rsidRDefault="008C4859" w:rsidP="008C4859">
      <w:pPr>
        <w:autoSpaceDE w:val="0"/>
        <w:autoSpaceDN w:val="0"/>
        <w:adjustRightInd w:val="0"/>
        <w:jc w:val="left"/>
        <w:rPr>
          <w:ins w:id="416" w:author="Yangcl" w:date="2020-03-25T12:37:00Z"/>
          <w:rFonts w:ascii="Century Schoolbook" w:hAnsi="Century Schoolbook" w:cs="Century Schoolbook"/>
          <w:kern w:val="0"/>
          <w:sz w:val="24"/>
          <w:szCs w:val="24"/>
        </w:rPr>
      </w:pPr>
      <w:ins w:id="417" w:author="Yangcl" w:date="2020-03-25T12:37:00Z">
        <w:r w:rsidRPr="008C4859">
          <w:rPr>
            <w:rFonts w:ascii="Century Schoolbook" w:hAnsi="Century Schoolbook" w:hint="eastAsia"/>
            <w:b/>
            <w:rPrChange w:id="418" w:author="Yangcl" w:date="2020-03-25T12:37:00Z">
              <w:rPr>
                <w:rFonts w:ascii="Century Schoolbook" w:hAnsi="Century Schoolbook" w:hint="eastAsia"/>
              </w:rPr>
            </w:rPrChange>
          </w:rPr>
          <w:t>使用方式</w:t>
        </w:r>
        <w:r>
          <w:rPr>
            <w:rFonts w:ascii="Century Schoolbook" w:hAnsi="Century Schoolbook" w:hint="eastAsia"/>
          </w:rPr>
          <w:t>：</w:t>
        </w:r>
      </w:ins>
    </w:p>
    <w:p w:rsidR="008C4859" w:rsidRPr="008C4859" w:rsidRDefault="008C4859" w:rsidP="008C4859">
      <w:pPr>
        <w:autoSpaceDE w:val="0"/>
        <w:autoSpaceDN w:val="0"/>
        <w:adjustRightInd w:val="0"/>
        <w:jc w:val="left"/>
        <w:rPr>
          <w:ins w:id="419" w:author="Yangcl" w:date="2020-03-25T12:37:00Z"/>
          <w:rFonts w:ascii="Century Schoolbook" w:hAnsi="Century Schoolbook" w:cs="Century Schoolbook"/>
          <w:kern w:val="0"/>
          <w:sz w:val="24"/>
          <w:szCs w:val="24"/>
        </w:rPr>
      </w:pPr>
      <w:ins w:id="420" w:author="Yangcl" w:date="2020-03-25T12:37:00Z">
        <w:r w:rsidRPr="008C4859">
          <w:rPr>
            <w:rFonts w:ascii="Century Schoolbook" w:hAnsi="Century Schoolbook" w:cs="Century Schoolbook"/>
            <w:bCs/>
            <w:color w:val="7F0055"/>
            <w:kern w:val="0"/>
            <w:sz w:val="24"/>
            <w:szCs w:val="24"/>
            <w:rPrChange w:id="421" w:author="Yangcl" w:date="2020-03-25T12:37:00Z">
              <w:rPr>
                <w:rFonts w:ascii="Century Schoolbook" w:hAnsi="Century Schoolbook" w:cs="Century Schoolbook"/>
                <w:b/>
                <w:bCs/>
                <w:color w:val="7F0055"/>
                <w:kern w:val="0"/>
                <w:sz w:val="24"/>
                <w:szCs w:val="24"/>
              </w:rPr>
            </w:rPrChange>
          </w:rPr>
          <w:t>public</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bCs/>
            <w:color w:val="7F0055"/>
            <w:kern w:val="0"/>
            <w:sz w:val="24"/>
            <w:szCs w:val="24"/>
            <w:rPrChange w:id="422" w:author="Yangcl" w:date="2020-03-25T12:37:00Z">
              <w:rPr>
                <w:rFonts w:ascii="Century Schoolbook" w:hAnsi="Century Schoolbook" w:cs="Century Schoolbook"/>
                <w:b/>
                <w:bCs/>
                <w:color w:val="7F0055"/>
                <w:kern w:val="0"/>
                <w:sz w:val="24"/>
                <w:szCs w:val="24"/>
              </w:rPr>
            </w:rPrChange>
          </w:rPr>
          <w:t>void</w:t>
        </w:r>
        <w:r w:rsidRPr="008C4859">
          <w:rPr>
            <w:rFonts w:ascii="Century Schoolbook" w:hAnsi="Century Schoolbook" w:cs="Century Schoolbook"/>
            <w:color w:val="000000"/>
            <w:kern w:val="0"/>
            <w:sz w:val="24"/>
            <w:szCs w:val="24"/>
          </w:rPr>
          <w:t xml:space="preserve"> howToUse() {</w:t>
        </w:r>
      </w:ins>
    </w:p>
    <w:p w:rsidR="008C4859" w:rsidRPr="008C4859" w:rsidRDefault="008C4859" w:rsidP="008C4859">
      <w:pPr>
        <w:autoSpaceDE w:val="0"/>
        <w:autoSpaceDN w:val="0"/>
        <w:adjustRightInd w:val="0"/>
        <w:jc w:val="left"/>
        <w:rPr>
          <w:ins w:id="423" w:author="Yangcl" w:date="2020-03-25T12:37:00Z"/>
          <w:rFonts w:ascii="Century Schoolbook" w:hAnsi="Century Schoolbook" w:cs="Century Schoolbook"/>
          <w:kern w:val="0"/>
          <w:sz w:val="24"/>
          <w:szCs w:val="24"/>
        </w:rPr>
      </w:pPr>
      <w:ins w:id="424" w:author="Yangcl" w:date="2020-03-25T12:37:00Z">
        <w:r w:rsidRPr="008C4859">
          <w:rPr>
            <w:rFonts w:ascii="Century Schoolbook" w:hAnsi="Century Schoolbook" w:cs="Century Schoolbook"/>
            <w:color w:val="000000"/>
            <w:kern w:val="0"/>
            <w:sz w:val="24"/>
            <w:szCs w:val="24"/>
          </w:rPr>
          <w:tab/>
          <w:t xml:space="preserve">DistributeLockRedis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 xml:space="preserve"> = </w:t>
        </w:r>
        <w:r w:rsidRPr="008C4859">
          <w:rPr>
            <w:rFonts w:ascii="Century Schoolbook" w:hAnsi="Century Schoolbook" w:cs="Century Schoolbook"/>
            <w:bCs/>
            <w:color w:val="7F0055"/>
            <w:kern w:val="0"/>
            <w:sz w:val="24"/>
            <w:szCs w:val="24"/>
            <w:rPrChange w:id="425" w:author="Yangcl" w:date="2020-03-25T12:37:00Z">
              <w:rPr>
                <w:rFonts w:ascii="Century Schoolbook" w:hAnsi="Century Schoolbook" w:cs="Century Schoolbook"/>
                <w:b/>
                <w:bCs/>
                <w:color w:val="7F0055"/>
                <w:kern w:val="0"/>
                <w:sz w:val="24"/>
                <w:szCs w:val="24"/>
              </w:rPr>
            </w:rPrChange>
          </w:rPr>
          <w:t>new</w:t>
        </w:r>
        <w:r w:rsidRPr="008C4859">
          <w:rPr>
            <w:rFonts w:ascii="Century Schoolbook" w:hAnsi="Century Schoolbook" w:cs="Century Schoolbook"/>
            <w:color w:val="000000"/>
            <w:kern w:val="0"/>
            <w:sz w:val="24"/>
            <w:szCs w:val="24"/>
          </w:rPr>
          <w:t xml:space="preserve"> DistributeLockRedis(</w:t>
        </w:r>
        <w:r w:rsidRPr="008C4859">
          <w:rPr>
            <w:rFonts w:ascii="Century Schoolbook" w:hAnsi="Century Schoolbook" w:cs="Century Schoolbook"/>
            <w:color w:val="2A00FF"/>
            <w:kern w:val="0"/>
            <w:sz w:val="24"/>
            <w:szCs w:val="24"/>
          </w:rPr>
          <w:t>"redis-lock-key"</w:t>
        </w:r>
        <w:r w:rsidRPr="008C4859">
          <w:rPr>
            <w:rFonts w:ascii="Century Schoolbook" w:hAnsi="Century Schoolbook" w:cs="Century Schoolbook"/>
            <w:color w:val="000000"/>
            <w:kern w:val="0"/>
            <w:sz w:val="24"/>
            <w:szCs w:val="24"/>
          </w:rPr>
          <w:t xml:space="preserve"> , 300 , 200);</w:t>
        </w:r>
      </w:ins>
    </w:p>
    <w:p w:rsidR="008C4859" w:rsidRPr="008C4859" w:rsidRDefault="008C4859" w:rsidP="008C4859">
      <w:pPr>
        <w:autoSpaceDE w:val="0"/>
        <w:autoSpaceDN w:val="0"/>
        <w:adjustRightInd w:val="0"/>
        <w:jc w:val="left"/>
        <w:rPr>
          <w:ins w:id="426" w:author="Yangcl" w:date="2020-03-25T12:37:00Z"/>
          <w:rFonts w:ascii="Century Schoolbook" w:hAnsi="Century Schoolbook" w:cs="Century Schoolbook"/>
          <w:kern w:val="0"/>
          <w:sz w:val="24"/>
          <w:szCs w:val="24"/>
        </w:rPr>
      </w:pPr>
      <w:ins w:id="427"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bCs/>
            <w:color w:val="7F0055"/>
            <w:kern w:val="0"/>
            <w:sz w:val="24"/>
            <w:szCs w:val="24"/>
            <w:rPrChange w:id="428" w:author="Yangcl" w:date="2020-03-25T12:37:00Z">
              <w:rPr>
                <w:rFonts w:ascii="Century Schoolbook" w:hAnsi="Century Schoolbook" w:cs="Century Schoolbook"/>
                <w:b/>
                <w:bCs/>
                <w:color w:val="7F0055"/>
                <w:kern w:val="0"/>
                <w:sz w:val="24"/>
                <w:szCs w:val="24"/>
              </w:rPr>
            </w:rPrChange>
          </w:rPr>
          <w:t>try</w:t>
        </w:r>
        <w:r w:rsidRPr="008C4859">
          <w:rPr>
            <w:rFonts w:ascii="Century Schoolbook" w:hAnsi="Century Schoolbook" w:cs="Century Schoolbook"/>
            <w:color w:val="000000"/>
            <w:kern w:val="0"/>
            <w:sz w:val="24"/>
            <w:szCs w:val="24"/>
          </w:rPr>
          <w:t xml:space="preserve"> {</w:t>
        </w:r>
      </w:ins>
    </w:p>
    <w:p w:rsidR="008C4859" w:rsidRPr="008C4859" w:rsidRDefault="008C4859" w:rsidP="008C4859">
      <w:pPr>
        <w:autoSpaceDE w:val="0"/>
        <w:autoSpaceDN w:val="0"/>
        <w:adjustRightInd w:val="0"/>
        <w:jc w:val="left"/>
        <w:rPr>
          <w:ins w:id="429" w:author="Yangcl" w:date="2020-03-25T12:37:00Z"/>
          <w:rFonts w:ascii="Century Schoolbook" w:hAnsi="Century Schoolbook" w:cs="Century Schoolbook"/>
          <w:kern w:val="0"/>
          <w:sz w:val="24"/>
          <w:szCs w:val="24"/>
        </w:rPr>
      </w:pPr>
      <w:ins w:id="430"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bCs/>
            <w:color w:val="7F0055"/>
            <w:kern w:val="0"/>
            <w:sz w:val="24"/>
            <w:szCs w:val="24"/>
            <w:rPrChange w:id="431" w:author="Yangcl" w:date="2020-03-25T12:37:00Z">
              <w:rPr>
                <w:rFonts w:ascii="Century Schoolbook" w:hAnsi="Century Schoolbook" w:cs="Century Schoolbook"/>
                <w:b/>
                <w:bCs/>
                <w:color w:val="7F0055"/>
                <w:kern w:val="0"/>
                <w:sz w:val="24"/>
                <w:szCs w:val="24"/>
              </w:rPr>
            </w:rPrChange>
          </w:rPr>
          <w:t>long</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 xml:space="preserve"> = System.</w:t>
        </w:r>
        <w:r w:rsidRPr="008C4859">
          <w:rPr>
            <w:rFonts w:ascii="Century Schoolbook" w:hAnsi="Century Schoolbook" w:cs="Century Schoolbook"/>
            <w:iCs/>
            <w:color w:val="000000"/>
            <w:kern w:val="0"/>
            <w:sz w:val="24"/>
            <w:szCs w:val="24"/>
            <w:rPrChange w:id="432" w:author="Yangcl" w:date="2020-03-25T12:37:00Z">
              <w:rPr>
                <w:rFonts w:ascii="Century Schoolbook" w:hAnsi="Century Schoolbook" w:cs="Century Schoolbook"/>
                <w:i/>
                <w:iCs/>
                <w:color w:val="000000"/>
                <w:kern w:val="0"/>
                <w:sz w:val="24"/>
                <w:szCs w:val="24"/>
              </w:rPr>
            </w:rPrChange>
          </w:rPr>
          <w:t>currentTimeMillis</w:t>
        </w:r>
        <w:r w:rsidRPr="008C4859">
          <w:rPr>
            <w:rFonts w:ascii="Century Schoolbook" w:hAnsi="Century Schoolbook" w:cs="Century Schoolbook"/>
            <w:color w:val="000000"/>
            <w:kern w:val="0"/>
            <w:sz w:val="24"/>
            <w:szCs w:val="24"/>
          </w:rPr>
          <w:t>();</w:t>
        </w:r>
      </w:ins>
    </w:p>
    <w:p w:rsidR="008C4859" w:rsidRPr="008C4859" w:rsidRDefault="008C4859" w:rsidP="008C4859">
      <w:pPr>
        <w:autoSpaceDE w:val="0"/>
        <w:autoSpaceDN w:val="0"/>
        <w:adjustRightInd w:val="0"/>
        <w:jc w:val="left"/>
        <w:rPr>
          <w:ins w:id="433" w:author="Yangcl" w:date="2020-03-25T12:37:00Z"/>
          <w:rFonts w:ascii="Century Schoolbook" w:hAnsi="Century Schoolbook" w:cs="Century Schoolbook"/>
          <w:kern w:val="0"/>
          <w:sz w:val="24"/>
          <w:szCs w:val="24"/>
        </w:rPr>
      </w:pPr>
      <w:ins w:id="434"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bCs/>
            <w:color w:val="7F0055"/>
            <w:kern w:val="0"/>
            <w:sz w:val="24"/>
            <w:szCs w:val="24"/>
            <w:rPrChange w:id="435" w:author="Yangcl" w:date="2020-03-25T12:37:00Z">
              <w:rPr>
                <w:rFonts w:ascii="Century Schoolbook" w:hAnsi="Century Schoolbook" w:cs="Century Schoolbook"/>
                <w:b/>
                <w:bCs/>
                <w:color w:val="7F0055"/>
                <w:kern w:val="0"/>
                <w:sz w:val="24"/>
                <w:szCs w:val="24"/>
              </w:rPr>
            </w:rPrChange>
          </w:rPr>
          <w:t>if</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.tryLock()) {</w:t>
        </w:r>
      </w:ins>
    </w:p>
    <w:p w:rsidR="008C4859" w:rsidRPr="008C4859" w:rsidRDefault="008C4859" w:rsidP="008C4859">
      <w:pPr>
        <w:autoSpaceDE w:val="0"/>
        <w:autoSpaceDN w:val="0"/>
        <w:adjustRightInd w:val="0"/>
        <w:jc w:val="left"/>
        <w:rPr>
          <w:ins w:id="436" w:author="Yangcl" w:date="2020-03-25T12:37:00Z"/>
          <w:rFonts w:ascii="Century Schoolbook" w:hAnsi="Century Schoolbook" w:cs="Century Schoolbook"/>
          <w:kern w:val="0"/>
          <w:sz w:val="24"/>
          <w:szCs w:val="24"/>
        </w:rPr>
      </w:pPr>
      <w:ins w:id="437"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bCs/>
            <w:color w:val="7F9FBF"/>
            <w:kern w:val="0"/>
            <w:sz w:val="24"/>
            <w:szCs w:val="24"/>
            <w:rPrChange w:id="438" w:author="Yangcl" w:date="2020-03-25T12:37:00Z">
              <w:rPr>
                <w:rFonts w:ascii="Century Schoolbook" w:hAnsi="Century Schoolbook" w:cs="Century Schoolbook"/>
                <w:b/>
                <w:bCs/>
                <w:color w:val="7F9FBF"/>
                <w:kern w:val="0"/>
                <w:sz w:val="24"/>
                <w:szCs w:val="24"/>
              </w:rPr>
            </w:rPrChange>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获取到锁要执行的代码块，这里主要写你的业务代码</w:t>
        </w:r>
      </w:ins>
    </w:p>
    <w:p w:rsidR="008C4859" w:rsidRPr="008C4859" w:rsidRDefault="008C4859" w:rsidP="008C4859">
      <w:pPr>
        <w:autoSpaceDE w:val="0"/>
        <w:autoSpaceDN w:val="0"/>
        <w:adjustRightInd w:val="0"/>
        <w:jc w:val="left"/>
        <w:rPr>
          <w:ins w:id="439" w:author="Yangcl" w:date="2020-03-25T12:37:00Z"/>
          <w:rFonts w:ascii="Century Schoolbook" w:hAnsi="Century Schoolbook" w:cs="Century Schoolbook"/>
          <w:kern w:val="0"/>
          <w:sz w:val="24"/>
          <w:szCs w:val="24"/>
        </w:rPr>
      </w:pPr>
      <w:ins w:id="440"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System.</w:t>
        </w:r>
        <w:r w:rsidRPr="008C4859">
          <w:rPr>
            <w:rFonts w:ascii="Century Schoolbook" w:hAnsi="Century Schoolbook" w:cs="Century Schoolbook"/>
            <w:bCs/>
            <w:iCs/>
            <w:color w:val="0000C0"/>
            <w:kern w:val="0"/>
            <w:sz w:val="24"/>
            <w:szCs w:val="24"/>
            <w:rPrChange w:id="441" w:author="Yangcl" w:date="2020-03-25T12:37:00Z">
              <w:rPr>
                <w:rFonts w:ascii="Century Schoolbook" w:hAnsi="Century Schoolbook" w:cs="Century Schoolbook"/>
                <w:b/>
                <w:bCs/>
                <w:i/>
                <w:iCs/>
                <w:color w:val="0000C0"/>
                <w:kern w:val="0"/>
                <w:sz w:val="24"/>
                <w:szCs w:val="24"/>
              </w:rPr>
            </w:rPrChange>
          </w:rPr>
          <w:t>out</w:t>
        </w:r>
        <w:r w:rsidRPr="008C4859">
          <w:rPr>
            <w:rFonts w:ascii="Century Schoolbook" w:hAnsi="Century Schoolbook" w:cs="Century Schoolbook"/>
            <w:color w:val="000000"/>
            <w:kern w:val="0"/>
            <w:sz w:val="24"/>
            <w:szCs w:val="24"/>
          </w:rPr>
          <w:t>.println(</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w:t>
        </w:r>
      </w:ins>
    </w:p>
    <w:p w:rsidR="008C4859" w:rsidRPr="008C4859" w:rsidRDefault="008C4859" w:rsidP="008C4859">
      <w:pPr>
        <w:autoSpaceDE w:val="0"/>
        <w:autoSpaceDN w:val="0"/>
        <w:adjustRightInd w:val="0"/>
        <w:jc w:val="left"/>
        <w:rPr>
          <w:ins w:id="442" w:author="Yangcl" w:date="2020-03-25T12:37:00Z"/>
          <w:rFonts w:ascii="Century Schoolbook" w:hAnsi="Century Schoolbook" w:cs="Century Schoolbook"/>
          <w:kern w:val="0"/>
          <w:sz w:val="24"/>
          <w:szCs w:val="24"/>
        </w:rPr>
      </w:pPr>
      <w:ins w:id="443"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 xml:space="preserve">} </w:t>
        </w:r>
        <w:r w:rsidRPr="008C4859">
          <w:rPr>
            <w:rFonts w:ascii="Century Schoolbook" w:hAnsi="Century Schoolbook" w:cs="Century Schoolbook"/>
            <w:bCs/>
            <w:color w:val="7F0055"/>
            <w:kern w:val="0"/>
            <w:sz w:val="24"/>
            <w:szCs w:val="24"/>
            <w:rPrChange w:id="444" w:author="Yangcl" w:date="2020-03-25T12:37:00Z">
              <w:rPr>
                <w:rFonts w:ascii="Century Schoolbook" w:hAnsi="Century Schoolbook" w:cs="Century Schoolbook"/>
                <w:b/>
                <w:bCs/>
                <w:color w:val="7F0055"/>
                <w:kern w:val="0"/>
                <w:sz w:val="24"/>
                <w:szCs w:val="24"/>
              </w:rPr>
            </w:rPrChange>
          </w:rPr>
          <w:t>else</w:t>
        </w:r>
        <w:r w:rsidRPr="008C4859">
          <w:rPr>
            <w:rFonts w:ascii="Century Schoolbook" w:hAnsi="Century Schoolbook" w:cs="Century Schoolbook"/>
            <w:color w:val="000000"/>
            <w:kern w:val="0"/>
            <w:sz w:val="24"/>
            <w:szCs w:val="24"/>
          </w:rPr>
          <w:t xml:space="preserve"> {</w:t>
        </w:r>
      </w:ins>
    </w:p>
    <w:p w:rsidR="008C4859" w:rsidRPr="008C4859" w:rsidRDefault="008C4859" w:rsidP="008C4859">
      <w:pPr>
        <w:autoSpaceDE w:val="0"/>
        <w:autoSpaceDN w:val="0"/>
        <w:adjustRightInd w:val="0"/>
        <w:jc w:val="left"/>
        <w:rPr>
          <w:ins w:id="445" w:author="Yangcl" w:date="2020-03-25T12:37:00Z"/>
          <w:rFonts w:ascii="Century Schoolbook" w:hAnsi="Century Schoolbook" w:cs="Century Schoolbook"/>
          <w:kern w:val="0"/>
          <w:sz w:val="24"/>
          <w:szCs w:val="24"/>
        </w:rPr>
      </w:pPr>
      <w:ins w:id="446"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bCs/>
            <w:color w:val="7F9FBF"/>
            <w:kern w:val="0"/>
            <w:sz w:val="24"/>
            <w:szCs w:val="24"/>
            <w:rPrChange w:id="447" w:author="Yangcl" w:date="2020-03-25T12:37:00Z">
              <w:rPr>
                <w:rFonts w:ascii="Century Schoolbook" w:hAnsi="Century Schoolbook" w:cs="Century Schoolbook"/>
                <w:b/>
                <w:bCs/>
                <w:color w:val="7F9FBF"/>
                <w:kern w:val="0"/>
                <w:sz w:val="24"/>
                <w:szCs w:val="24"/>
              </w:rPr>
            </w:rPrChange>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没有获取到锁要执行的代码块，通常不做任何处理</w:t>
        </w:r>
      </w:ins>
    </w:p>
    <w:p w:rsidR="008C4859" w:rsidRPr="008C4859" w:rsidRDefault="008C4859" w:rsidP="008C4859">
      <w:pPr>
        <w:autoSpaceDE w:val="0"/>
        <w:autoSpaceDN w:val="0"/>
        <w:adjustRightInd w:val="0"/>
        <w:jc w:val="left"/>
        <w:rPr>
          <w:ins w:id="448" w:author="Yangcl" w:date="2020-03-25T12:37:00Z"/>
          <w:rFonts w:ascii="Century Schoolbook" w:hAnsi="Century Schoolbook" w:cs="Century Schoolbook"/>
          <w:kern w:val="0"/>
          <w:sz w:val="24"/>
          <w:szCs w:val="24"/>
        </w:rPr>
      </w:pPr>
      <w:ins w:id="449"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w:t>
        </w:r>
      </w:ins>
    </w:p>
    <w:p w:rsidR="008C4859" w:rsidRPr="008C4859" w:rsidRDefault="008C4859" w:rsidP="008C4859">
      <w:pPr>
        <w:autoSpaceDE w:val="0"/>
        <w:autoSpaceDN w:val="0"/>
        <w:adjustRightInd w:val="0"/>
        <w:jc w:val="left"/>
        <w:rPr>
          <w:ins w:id="450" w:author="Yangcl" w:date="2020-03-25T12:37:00Z"/>
          <w:rFonts w:ascii="Century Schoolbook" w:hAnsi="Century Schoolbook" w:cs="Century Schoolbook"/>
          <w:kern w:val="0"/>
          <w:sz w:val="24"/>
          <w:szCs w:val="24"/>
        </w:rPr>
      </w:pPr>
      <w:ins w:id="451" w:author="Yangcl" w:date="2020-03-25T12:37:00Z">
        <w:r w:rsidRPr="008C4859">
          <w:rPr>
            <w:rFonts w:ascii="Century Schoolbook" w:hAnsi="Century Schoolbook" w:cs="Century Schoolbook"/>
            <w:color w:val="000000"/>
            <w:kern w:val="0"/>
            <w:sz w:val="24"/>
            <w:szCs w:val="24"/>
          </w:rPr>
          <w:tab/>
          <w:t xml:space="preserve">} </w:t>
        </w:r>
        <w:r w:rsidRPr="008C4859">
          <w:rPr>
            <w:rFonts w:ascii="Century Schoolbook" w:hAnsi="Century Schoolbook" w:cs="Century Schoolbook"/>
            <w:bCs/>
            <w:color w:val="7F0055"/>
            <w:kern w:val="0"/>
            <w:sz w:val="24"/>
            <w:szCs w:val="24"/>
            <w:rPrChange w:id="452" w:author="Yangcl" w:date="2020-03-25T12:37:00Z">
              <w:rPr>
                <w:rFonts w:ascii="Century Schoolbook" w:hAnsi="Century Schoolbook" w:cs="Century Schoolbook"/>
                <w:b/>
                <w:bCs/>
                <w:color w:val="7F0055"/>
                <w:kern w:val="0"/>
                <w:sz w:val="24"/>
                <w:szCs w:val="24"/>
              </w:rPr>
            </w:rPrChange>
          </w:rPr>
          <w:t>catch</w:t>
        </w:r>
        <w:r w:rsidRPr="008C4859">
          <w:rPr>
            <w:rFonts w:ascii="Century Schoolbook" w:hAnsi="Century Schoolbook" w:cs="Century Schoolbook"/>
            <w:color w:val="000000"/>
            <w:kern w:val="0"/>
            <w:sz w:val="24"/>
            <w:szCs w:val="24"/>
          </w:rPr>
          <w:t xml:space="preserve"> (Exception </w:t>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 {</w:t>
        </w:r>
      </w:ins>
    </w:p>
    <w:p w:rsidR="008C4859" w:rsidRPr="008C4859" w:rsidRDefault="008C4859" w:rsidP="008C4859">
      <w:pPr>
        <w:autoSpaceDE w:val="0"/>
        <w:autoSpaceDN w:val="0"/>
        <w:adjustRightInd w:val="0"/>
        <w:jc w:val="left"/>
        <w:rPr>
          <w:ins w:id="453" w:author="Yangcl" w:date="2020-03-25T12:37:00Z"/>
          <w:rFonts w:ascii="Century Schoolbook" w:hAnsi="Century Schoolbook" w:cs="Century Schoolbook"/>
          <w:kern w:val="0"/>
          <w:sz w:val="24"/>
          <w:szCs w:val="24"/>
        </w:rPr>
      </w:pPr>
      <w:ins w:id="454"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.printStackTrace();</w:t>
        </w:r>
      </w:ins>
    </w:p>
    <w:p w:rsidR="008C4859" w:rsidRPr="008C4859" w:rsidRDefault="008C4859" w:rsidP="008C4859">
      <w:pPr>
        <w:autoSpaceDE w:val="0"/>
        <w:autoSpaceDN w:val="0"/>
        <w:adjustRightInd w:val="0"/>
        <w:jc w:val="left"/>
        <w:rPr>
          <w:ins w:id="455" w:author="Yangcl" w:date="2020-03-25T12:37:00Z"/>
          <w:rFonts w:ascii="Century Schoolbook" w:hAnsi="Century Schoolbook" w:cs="Century Schoolbook"/>
          <w:kern w:val="0"/>
          <w:sz w:val="24"/>
          <w:szCs w:val="24"/>
        </w:rPr>
      </w:pPr>
      <w:ins w:id="456" w:author="Yangcl" w:date="2020-03-25T12:37:00Z">
        <w:r w:rsidRPr="008C4859">
          <w:rPr>
            <w:rFonts w:ascii="Century Schoolbook" w:hAnsi="Century Schoolbook" w:cs="Century Schoolbook"/>
            <w:color w:val="000000"/>
            <w:kern w:val="0"/>
            <w:sz w:val="24"/>
            <w:szCs w:val="24"/>
          </w:rPr>
          <w:tab/>
          <w:t xml:space="preserve">} </w:t>
        </w:r>
        <w:r w:rsidRPr="008C4859">
          <w:rPr>
            <w:rFonts w:ascii="Century Schoolbook" w:hAnsi="Century Schoolbook" w:cs="Century Schoolbook"/>
            <w:bCs/>
            <w:color w:val="7F0055"/>
            <w:kern w:val="0"/>
            <w:sz w:val="24"/>
            <w:szCs w:val="24"/>
            <w:rPrChange w:id="457" w:author="Yangcl" w:date="2020-03-25T12:37:00Z">
              <w:rPr>
                <w:rFonts w:ascii="Century Schoolbook" w:hAnsi="Century Schoolbook" w:cs="Century Schoolbook"/>
                <w:b/>
                <w:bCs/>
                <w:color w:val="7F0055"/>
                <w:kern w:val="0"/>
                <w:sz w:val="24"/>
                <w:szCs w:val="24"/>
              </w:rPr>
            </w:rPrChange>
          </w:rPr>
          <w:t>finally</w:t>
        </w:r>
        <w:r w:rsidRPr="008C4859">
          <w:rPr>
            <w:rFonts w:ascii="Century Schoolbook" w:hAnsi="Century Schoolbook" w:cs="Century Schoolbook"/>
            <w:color w:val="000000"/>
            <w:kern w:val="0"/>
            <w:sz w:val="24"/>
            <w:szCs w:val="24"/>
          </w:rPr>
          <w:t xml:space="preserve"> {</w:t>
        </w:r>
      </w:ins>
    </w:p>
    <w:p w:rsidR="008C4859" w:rsidRPr="008C4859" w:rsidRDefault="008C4859" w:rsidP="008C4859">
      <w:pPr>
        <w:autoSpaceDE w:val="0"/>
        <w:autoSpaceDN w:val="0"/>
        <w:adjustRightInd w:val="0"/>
        <w:jc w:val="left"/>
        <w:rPr>
          <w:ins w:id="458" w:author="Yangcl" w:date="2020-03-25T12:37:00Z"/>
          <w:rFonts w:ascii="Century Schoolbook" w:hAnsi="Century Schoolbook" w:cs="Century Schoolbook"/>
          <w:kern w:val="0"/>
          <w:sz w:val="24"/>
          <w:szCs w:val="24"/>
        </w:rPr>
      </w:pPr>
      <w:ins w:id="459" w:author="Yangcl" w:date="2020-03-25T12:37:00Z">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.unlock();</w:t>
        </w:r>
      </w:ins>
    </w:p>
    <w:p w:rsidR="008C4859" w:rsidRPr="008C4859" w:rsidRDefault="008C4859" w:rsidP="008C4859">
      <w:pPr>
        <w:autoSpaceDE w:val="0"/>
        <w:autoSpaceDN w:val="0"/>
        <w:adjustRightInd w:val="0"/>
        <w:jc w:val="left"/>
        <w:rPr>
          <w:ins w:id="460" w:author="Yangcl" w:date="2020-03-25T12:37:00Z"/>
          <w:rFonts w:ascii="Century Schoolbook" w:hAnsi="Century Schoolbook" w:cs="Century Schoolbook"/>
          <w:kern w:val="0"/>
          <w:sz w:val="24"/>
          <w:szCs w:val="24"/>
        </w:rPr>
      </w:pPr>
      <w:ins w:id="461" w:author="Yangcl" w:date="2020-03-25T12:37:00Z">
        <w:r w:rsidRPr="008C4859">
          <w:rPr>
            <w:rFonts w:ascii="Century Schoolbook" w:hAnsi="Century Schoolbook" w:cs="Century Schoolbook"/>
            <w:color w:val="000000"/>
            <w:kern w:val="0"/>
            <w:sz w:val="24"/>
            <w:szCs w:val="24"/>
          </w:rPr>
          <w:tab/>
          <w:t>}</w:t>
        </w:r>
      </w:ins>
    </w:p>
    <w:p w:rsidR="008C4859" w:rsidRPr="008C4859" w:rsidRDefault="008C4859" w:rsidP="008C4859">
      <w:pPr>
        <w:autoSpaceDE w:val="0"/>
        <w:autoSpaceDN w:val="0"/>
        <w:adjustRightInd w:val="0"/>
        <w:jc w:val="left"/>
        <w:rPr>
          <w:ins w:id="462" w:author="Yangcl" w:date="2020-03-25T12:37:00Z"/>
          <w:rFonts w:ascii="Century Schoolbook" w:hAnsi="Century Schoolbook" w:cs="Century Schoolbook"/>
          <w:kern w:val="0"/>
          <w:sz w:val="24"/>
          <w:szCs w:val="24"/>
        </w:rPr>
      </w:pPr>
      <w:ins w:id="463" w:author="Yangcl" w:date="2020-03-25T12:37:00Z">
        <w:r w:rsidRPr="008C4859">
          <w:rPr>
            <w:rFonts w:ascii="Century Schoolbook" w:hAnsi="Century Schoolbook" w:cs="Century Schoolbook"/>
            <w:color w:val="000000"/>
            <w:kern w:val="0"/>
            <w:sz w:val="24"/>
            <w:szCs w:val="24"/>
          </w:rPr>
          <w:t>}</w:t>
        </w:r>
      </w:ins>
    </w:p>
    <w:p w:rsidR="00437E04" w:rsidRDefault="00437E04" w:rsidP="00146EE2">
      <w:pPr>
        <w:rPr>
          <w:ins w:id="464" w:author="Yangcl" w:date="2020-03-25T12:11:00Z"/>
          <w:rFonts w:ascii="Century Schoolbook" w:hAnsi="Century Schoolbook"/>
        </w:rPr>
      </w:pPr>
    </w:p>
    <w:p w:rsidR="00437E04" w:rsidRDefault="0095433F">
      <w:pPr>
        <w:pStyle w:val="Tip3"/>
        <w:rPr>
          <w:ins w:id="465" w:author="Yangcl" w:date="2020-03-25T12:11:00Z"/>
        </w:rPr>
        <w:pPrChange w:id="466" w:author="Yangcl" w:date="2020-03-25T12:40:00Z">
          <w:pPr/>
        </w:pPrChange>
      </w:pPr>
      <w:ins w:id="467" w:author="Yangcl" w:date="2020-03-25T12:39:00Z">
        <w:r w:rsidRPr="001F2D74">
          <w:t>Redisson</w:t>
        </w:r>
        <w:r>
          <w:t>分布式锁</w:t>
        </w:r>
      </w:ins>
    </w:p>
    <w:p w:rsidR="008F23E8" w:rsidRPr="008F23E8" w:rsidRDefault="008F23E8" w:rsidP="008F23E8">
      <w:pPr>
        <w:autoSpaceDE w:val="0"/>
        <w:autoSpaceDN w:val="0"/>
        <w:adjustRightInd w:val="0"/>
        <w:jc w:val="left"/>
        <w:rPr>
          <w:ins w:id="468" w:author="Yangcl" w:date="2020-03-25T12:39:00Z"/>
          <w:rFonts w:ascii="Century Schoolbook" w:hAnsi="Century Schoolbook" w:cs="Century Schoolbook"/>
          <w:kern w:val="0"/>
          <w:sz w:val="24"/>
          <w:szCs w:val="24"/>
        </w:rPr>
      </w:pPr>
      <w:ins w:id="469" w:author="Yangcl" w:date="2020-03-25T12:39:00Z">
        <w:r w:rsidRPr="008F23E8">
          <w:rPr>
            <w:rFonts w:ascii="Century Schoolbook" w:hAnsi="Century Schoolbook" w:cs="Century Schoolbook"/>
            <w:bCs/>
            <w:color w:val="7F0055"/>
            <w:kern w:val="0"/>
            <w:sz w:val="24"/>
            <w:szCs w:val="24"/>
            <w:rPrChange w:id="470" w:author="Yangcl" w:date="2020-03-25T12:39:00Z">
              <w:rPr>
                <w:rFonts w:ascii="Century Schoolbook" w:hAnsi="Century Schoolbook" w:cs="Century Schoolbook"/>
                <w:b/>
                <w:bCs/>
                <w:color w:val="7F0055"/>
                <w:kern w:val="0"/>
                <w:sz w:val="24"/>
                <w:szCs w:val="24"/>
              </w:rPr>
            </w:rPrChange>
          </w:rPr>
          <w:t>public</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bCs/>
            <w:color w:val="7F0055"/>
            <w:kern w:val="0"/>
            <w:sz w:val="24"/>
            <w:szCs w:val="24"/>
            <w:rPrChange w:id="471" w:author="Yangcl" w:date="2020-03-25T12:39:00Z">
              <w:rPr>
                <w:rFonts w:ascii="Century Schoolbook" w:hAnsi="Century Schoolbook" w:cs="Century Schoolbook"/>
                <w:b/>
                <w:bCs/>
                <w:color w:val="7F0055"/>
                <w:kern w:val="0"/>
                <w:sz w:val="24"/>
                <w:szCs w:val="24"/>
              </w:rPr>
            </w:rPrChange>
          </w:rPr>
          <w:t>void</w:t>
        </w:r>
        <w:r w:rsidRPr="008F23E8">
          <w:rPr>
            <w:rFonts w:ascii="Century Schoolbook" w:hAnsi="Century Schoolbook" w:cs="Century Schoolbook"/>
            <w:color w:val="000000"/>
            <w:kern w:val="0"/>
            <w:sz w:val="24"/>
            <w:szCs w:val="24"/>
          </w:rPr>
          <w:t xml:space="preserve"> testRedissonLock() {</w:t>
        </w:r>
      </w:ins>
    </w:p>
    <w:p w:rsidR="008F23E8" w:rsidRPr="008F23E8" w:rsidRDefault="008F23E8" w:rsidP="008F23E8">
      <w:pPr>
        <w:autoSpaceDE w:val="0"/>
        <w:autoSpaceDN w:val="0"/>
        <w:adjustRightInd w:val="0"/>
        <w:jc w:val="left"/>
        <w:rPr>
          <w:ins w:id="472" w:author="Yangcl" w:date="2020-03-25T12:39:00Z"/>
          <w:rFonts w:ascii="Century Schoolbook" w:hAnsi="Century Schoolbook" w:cs="Century Schoolbook"/>
          <w:kern w:val="0"/>
          <w:sz w:val="24"/>
          <w:szCs w:val="24"/>
        </w:rPr>
      </w:pPr>
      <w:ins w:id="473"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RLock</w:t>
        </w:r>
        <w:r w:rsidRPr="008F23E8">
          <w:rPr>
            <w:rFonts w:ascii="Century Schoolbook" w:hAnsi="Century Schoolbook" w:cs="Century Schoolbook" w:hint="eastAsia"/>
            <w:color w:val="3F7F5F"/>
            <w:kern w:val="0"/>
            <w:sz w:val="24"/>
            <w:szCs w:val="24"/>
          </w:rPr>
          <w:t>类还有很多种锁的实现，请参考</w:t>
        </w:r>
        <w:r w:rsidRPr="008F23E8">
          <w:rPr>
            <w:rFonts w:ascii="Century Schoolbook" w:hAnsi="Century Schoolbook" w:cs="Century Schoolbook"/>
            <w:color w:val="3F7F5F"/>
            <w:kern w:val="0"/>
            <w:sz w:val="24"/>
            <w:szCs w:val="24"/>
          </w:rPr>
          <w:t>API</w:t>
        </w:r>
        <w:r w:rsidRPr="008F23E8">
          <w:rPr>
            <w:rFonts w:ascii="Century Schoolbook" w:hAnsi="Century Schoolbook" w:cs="Century Schoolbook" w:hint="eastAsia"/>
            <w:color w:val="3F7F5F"/>
            <w:kern w:val="0"/>
            <w:sz w:val="24"/>
            <w:szCs w:val="24"/>
          </w:rPr>
          <w:t>文档。</w:t>
        </w:r>
      </w:ins>
    </w:p>
    <w:p w:rsidR="008F23E8" w:rsidRPr="008F23E8" w:rsidRDefault="008F23E8" w:rsidP="008F23E8">
      <w:pPr>
        <w:autoSpaceDE w:val="0"/>
        <w:autoSpaceDN w:val="0"/>
        <w:adjustRightInd w:val="0"/>
        <w:jc w:val="left"/>
        <w:rPr>
          <w:ins w:id="474" w:author="Yangcl" w:date="2020-03-25T12:39:00Z"/>
          <w:rFonts w:ascii="Century Schoolbook" w:hAnsi="Century Schoolbook" w:cs="Century Schoolbook"/>
          <w:kern w:val="0"/>
          <w:sz w:val="24"/>
          <w:szCs w:val="24"/>
        </w:rPr>
      </w:pPr>
      <w:ins w:id="475" w:author="Yangcl" w:date="2020-03-25T12:39:00Z">
        <w:r w:rsidRPr="008F23E8">
          <w:rPr>
            <w:rFonts w:ascii="Century Schoolbook" w:hAnsi="Century Schoolbook" w:cs="Century Schoolbook"/>
            <w:color w:val="000000"/>
            <w:kern w:val="0"/>
            <w:sz w:val="24"/>
            <w:szCs w:val="24"/>
          </w:rPr>
          <w:tab/>
          <w:t xml:space="preserve">RLock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 xml:space="preserve"> = RedissonLock.</w:t>
        </w:r>
        <w:r w:rsidRPr="008F23E8">
          <w:rPr>
            <w:rFonts w:ascii="Century Schoolbook" w:hAnsi="Century Schoolbook" w:cs="Century Schoolbook"/>
            <w:iCs/>
            <w:color w:val="000000"/>
            <w:kern w:val="0"/>
            <w:sz w:val="24"/>
            <w:szCs w:val="24"/>
            <w:rPrChange w:id="476" w:author="Yangcl" w:date="2020-03-25T12:39:00Z">
              <w:rPr>
                <w:rFonts w:ascii="Century Schoolbook" w:hAnsi="Century Schoolbook" w:cs="Century Schoolbook"/>
                <w:i/>
                <w:iCs/>
                <w:color w:val="000000"/>
                <w:kern w:val="0"/>
                <w:sz w:val="24"/>
                <w:szCs w:val="24"/>
              </w:rPr>
            </w:rPrChange>
          </w:rPr>
          <w:t>getInstance</w:t>
        </w:r>
        <w:r w:rsidRPr="008F23E8">
          <w:rPr>
            <w:rFonts w:ascii="Century Schoolbook" w:hAnsi="Century Schoolbook" w:cs="Century Schoolbook"/>
            <w:color w:val="000000"/>
            <w:kern w:val="0"/>
            <w:sz w:val="24"/>
            <w:szCs w:val="24"/>
          </w:rPr>
          <w:t>().getRedissonClient().getLock(</w:t>
        </w:r>
        <w:r w:rsidRPr="008F23E8">
          <w:rPr>
            <w:rFonts w:ascii="Century Schoolbook" w:hAnsi="Century Schoolbook" w:cs="Century Schoolbook"/>
            <w:color w:val="2A00FF"/>
            <w:kern w:val="0"/>
            <w:sz w:val="24"/>
            <w:szCs w:val="24"/>
          </w:rPr>
          <w:t>"lock-key"</w:t>
        </w:r>
        <w:r w:rsidRPr="008F23E8">
          <w:rPr>
            <w:rFonts w:ascii="Century Schoolbook" w:hAnsi="Century Schoolbook" w:cs="Century Schoolbook"/>
            <w:color w:val="000000"/>
            <w:kern w:val="0"/>
            <w:sz w:val="24"/>
            <w:szCs w:val="24"/>
          </w:rPr>
          <w:t>);</w:t>
        </w:r>
      </w:ins>
    </w:p>
    <w:p w:rsidR="008F23E8" w:rsidRPr="008F23E8" w:rsidRDefault="008F23E8" w:rsidP="008F23E8">
      <w:pPr>
        <w:autoSpaceDE w:val="0"/>
        <w:autoSpaceDN w:val="0"/>
        <w:adjustRightInd w:val="0"/>
        <w:jc w:val="left"/>
        <w:rPr>
          <w:ins w:id="477" w:author="Yangcl" w:date="2020-03-25T12:39:00Z"/>
          <w:rFonts w:ascii="Century Schoolbook" w:hAnsi="Century Schoolbook" w:cs="Century Schoolbook"/>
          <w:kern w:val="0"/>
          <w:sz w:val="24"/>
          <w:szCs w:val="24"/>
        </w:rPr>
      </w:pPr>
      <w:ins w:id="478" w:author="Yangcl" w:date="2020-03-25T12:39:00Z">
        <w:r w:rsidRPr="008F23E8">
          <w:rPr>
            <w:rFonts w:ascii="Century Schoolbook" w:hAnsi="Century Schoolbook" w:cs="Century Schoolbook"/>
            <w:color w:val="000000"/>
            <w:kern w:val="0"/>
            <w:sz w:val="24"/>
            <w:szCs w:val="24"/>
          </w:rPr>
          <w:tab/>
        </w:r>
        <w:r w:rsidRPr="008F23E8">
          <w:rPr>
            <w:rFonts w:ascii="Century Schoolbook" w:hAnsi="Century Schoolbook" w:cs="Century Schoolbook"/>
            <w:bCs/>
            <w:color w:val="7F0055"/>
            <w:kern w:val="0"/>
            <w:sz w:val="24"/>
            <w:szCs w:val="24"/>
            <w:rPrChange w:id="479" w:author="Yangcl" w:date="2020-03-25T12:39:00Z">
              <w:rPr>
                <w:rFonts w:ascii="Century Schoolbook" w:hAnsi="Century Schoolbook" w:cs="Century Schoolbook"/>
                <w:b/>
                <w:bCs/>
                <w:color w:val="7F0055"/>
                <w:kern w:val="0"/>
                <w:sz w:val="24"/>
                <w:szCs w:val="24"/>
              </w:rPr>
            </w:rPrChange>
          </w:rPr>
          <w:t>try</w:t>
        </w:r>
        <w:r w:rsidRPr="008F23E8">
          <w:rPr>
            <w:rFonts w:ascii="Century Schoolbook" w:hAnsi="Century Schoolbook" w:cs="Century Schoolbook"/>
            <w:color w:val="000000"/>
            <w:kern w:val="0"/>
            <w:sz w:val="24"/>
            <w:szCs w:val="24"/>
          </w:rPr>
          <w:t xml:space="preserve"> {</w:t>
        </w:r>
      </w:ins>
    </w:p>
    <w:p w:rsidR="008F23E8" w:rsidRPr="008F23E8" w:rsidRDefault="008F23E8" w:rsidP="008F23E8">
      <w:pPr>
        <w:autoSpaceDE w:val="0"/>
        <w:autoSpaceDN w:val="0"/>
        <w:adjustRightInd w:val="0"/>
        <w:jc w:val="left"/>
        <w:rPr>
          <w:ins w:id="480" w:author="Yangcl" w:date="2020-03-25T12:39:00Z"/>
          <w:rFonts w:ascii="Century Schoolbook" w:hAnsi="Century Schoolbook" w:cs="Century Schoolbook"/>
          <w:kern w:val="0"/>
          <w:sz w:val="24"/>
          <w:szCs w:val="24"/>
        </w:rPr>
      </w:pPr>
      <w:ins w:id="481"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尝试获取分布式锁</w:t>
        </w:r>
        <w:r w:rsidRPr="008F23E8">
          <w:rPr>
            <w:rFonts w:ascii="Century Schoolbook" w:hAnsi="Century Schoolbook" w:cs="Century Schoolbook"/>
            <w:color w:val="3F7F5F"/>
            <w:kern w:val="0"/>
            <w:sz w:val="24"/>
            <w:szCs w:val="24"/>
          </w:rPr>
          <w:t>|</w:t>
        </w:r>
        <w:r w:rsidRPr="008F23E8">
          <w:rPr>
            <w:rFonts w:ascii="Century Schoolbook" w:hAnsi="Century Schoolbook" w:cs="Century Schoolbook" w:hint="eastAsia"/>
            <w:color w:val="3F7F5F"/>
            <w:kern w:val="0"/>
            <w:sz w:val="24"/>
            <w:szCs w:val="24"/>
          </w:rPr>
          <w:t>第一个参数是等待时间，</w:t>
        </w:r>
        <w:r w:rsidRPr="008F23E8">
          <w:rPr>
            <w:rFonts w:ascii="Century Schoolbook" w:hAnsi="Century Schoolbook" w:cs="Century Schoolbook"/>
            <w:color w:val="3F7F5F"/>
            <w:kern w:val="0"/>
            <w:sz w:val="24"/>
            <w:szCs w:val="24"/>
          </w:rPr>
          <w:t>5</w:t>
        </w:r>
        <w:r w:rsidRPr="008F23E8">
          <w:rPr>
            <w:rFonts w:ascii="Century Schoolbook" w:hAnsi="Century Schoolbook" w:cs="Century Schoolbook" w:hint="eastAsia"/>
            <w:color w:val="3F7F5F"/>
            <w:kern w:val="0"/>
            <w:sz w:val="24"/>
            <w:szCs w:val="24"/>
          </w:rPr>
          <w:t>秒内获取不到锁，则直接返回。</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第二个参数</w:t>
        </w:r>
        <w:r w:rsidRPr="008F23E8">
          <w:rPr>
            <w:rFonts w:ascii="Century Schoolbook" w:hAnsi="Century Schoolbook" w:cs="Century Schoolbook"/>
            <w:color w:val="3F7F5F"/>
            <w:kern w:val="0"/>
            <w:sz w:val="24"/>
            <w:szCs w:val="24"/>
          </w:rPr>
          <w:t xml:space="preserve"> 60</w:t>
        </w:r>
        <w:r w:rsidRPr="008F23E8">
          <w:rPr>
            <w:rFonts w:ascii="Century Schoolbook" w:hAnsi="Century Schoolbook" w:cs="Century Schoolbook" w:hint="eastAsia"/>
            <w:color w:val="3F7F5F"/>
            <w:kern w:val="0"/>
            <w:sz w:val="24"/>
            <w:szCs w:val="24"/>
          </w:rPr>
          <w:t>是</w:t>
        </w:r>
        <w:r w:rsidRPr="008F23E8">
          <w:rPr>
            <w:rFonts w:ascii="Century Schoolbook" w:hAnsi="Century Schoolbook" w:cs="Century Schoolbook"/>
            <w:color w:val="3F7F5F"/>
            <w:kern w:val="0"/>
            <w:sz w:val="24"/>
            <w:szCs w:val="24"/>
          </w:rPr>
          <w:t>60</w:t>
        </w:r>
        <w:r w:rsidRPr="008F23E8">
          <w:rPr>
            <w:rFonts w:ascii="Century Schoolbook" w:hAnsi="Century Schoolbook" w:cs="Century Schoolbook" w:hint="eastAsia"/>
            <w:color w:val="3F7F5F"/>
            <w:kern w:val="0"/>
            <w:sz w:val="24"/>
            <w:szCs w:val="24"/>
          </w:rPr>
          <w:t>秒后强制释放</w:t>
        </w:r>
      </w:ins>
    </w:p>
    <w:p w:rsidR="008F23E8" w:rsidRPr="008F23E8" w:rsidRDefault="008F23E8" w:rsidP="008F23E8">
      <w:pPr>
        <w:autoSpaceDE w:val="0"/>
        <w:autoSpaceDN w:val="0"/>
        <w:adjustRightInd w:val="0"/>
        <w:jc w:val="left"/>
        <w:rPr>
          <w:ins w:id="482" w:author="Yangcl" w:date="2020-03-25T12:39:00Z"/>
          <w:rFonts w:ascii="Century Schoolbook" w:hAnsi="Century Schoolbook" w:cs="Century Schoolbook"/>
          <w:kern w:val="0"/>
          <w:sz w:val="24"/>
          <w:szCs w:val="24"/>
        </w:rPr>
      </w:pPr>
      <w:ins w:id="483" w:author="Yangcl" w:date="2020-03-25T12:39:00Z">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bCs/>
            <w:color w:val="7F0055"/>
            <w:kern w:val="0"/>
            <w:sz w:val="24"/>
            <w:szCs w:val="24"/>
            <w:rPrChange w:id="484" w:author="Yangcl" w:date="2020-03-25T12:39:00Z">
              <w:rPr>
                <w:rFonts w:ascii="Century Schoolbook" w:hAnsi="Century Schoolbook" w:cs="Century Schoolbook"/>
                <w:b/>
                <w:bCs/>
                <w:color w:val="7F0055"/>
                <w:kern w:val="0"/>
                <w:sz w:val="24"/>
                <w:szCs w:val="24"/>
              </w:rPr>
            </w:rPrChange>
          </w:rPr>
          <w:t>boolean</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.tryLock(5L, 60L, TimeUnit.</w:t>
        </w:r>
        <w:r w:rsidRPr="008F23E8">
          <w:rPr>
            <w:rFonts w:ascii="Century Schoolbook" w:hAnsi="Century Schoolbook" w:cs="Century Schoolbook"/>
            <w:bCs/>
            <w:iCs/>
            <w:color w:val="0000C0"/>
            <w:kern w:val="0"/>
            <w:sz w:val="24"/>
            <w:szCs w:val="24"/>
            <w:rPrChange w:id="485" w:author="Yangcl" w:date="2020-03-25T12:39:00Z">
              <w:rPr>
                <w:rFonts w:ascii="Century Schoolbook" w:hAnsi="Century Schoolbook" w:cs="Century Schoolbook"/>
                <w:b/>
                <w:bCs/>
                <w:i/>
                <w:iCs/>
                <w:color w:val="0000C0"/>
                <w:kern w:val="0"/>
                <w:sz w:val="24"/>
                <w:szCs w:val="24"/>
              </w:rPr>
            </w:rPrChange>
          </w:rPr>
          <w:t>SECONDS</w:t>
        </w:r>
        <w:r w:rsidRPr="008F23E8">
          <w:rPr>
            <w:rFonts w:ascii="Century Schoolbook" w:hAnsi="Century Schoolbook" w:cs="Century Schoolbook"/>
            <w:color w:val="000000"/>
            <w:kern w:val="0"/>
            <w:sz w:val="24"/>
            <w:szCs w:val="24"/>
          </w:rPr>
          <w:t>);</w:t>
        </w:r>
      </w:ins>
    </w:p>
    <w:p w:rsidR="008F23E8" w:rsidRPr="008F23E8" w:rsidRDefault="008F23E8" w:rsidP="008F23E8">
      <w:pPr>
        <w:autoSpaceDE w:val="0"/>
        <w:autoSpaceDN w:val="0"/>
        <w:adjustRightInd w:val="0"/>
        <w:jc w:val="left"/>
        <w:rPr>
          <w:ins w:id="486" w:author="Yangcl" w:date="2020-03-25T12:39:00Z"/>
          <w:rFonts w:ascii="Century Schoolbook" w:hAnsi="Century Schoolbook" w:cs="Century Schoolbook"/>
          <w:kern w:val="0"/>
          <w:sz w:val="24"/>
          <w:szCs w:val="24"/>
        </w:rPr>
      </w:pPr>
      <w:ins w:id="487"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bCs/>
            <w:color w:val="7F0055"/>
            <w:kern w:val="0"/>
            <w:sz w:val="24"/>
            <w:szCs w:val="24"/>
            <w:rPrChange w:id="488" w:author="Yangcl" w:date="2020-03-25T12:39:00Z">
              <w:rPr>
                <w:rFonts w:ascii="Century Schoolbook" w:hAnsi="Century Schoolbook" w:cs="Century Schoolbook"/>
                <w:b/>
                <w:bCs/>
                <w:color w:val="7F0055"/>
                <w:kern w:val="0"/>
                <w:sz w:val="24"/>
                <w:szCs w:val="24"/>
              </w:rPr>
            </w:rPrChange>
          </w:rPr>
          <w:t>if</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w:t>
        </w:r>
      </w:ins>
    </w:p>
    <w:p w:rsidR="008F23E8" w:rsidRPr="008F23E8" w:rsidRDefault="008F23E8" w:rsidP="008F23E8">
      <w:pPr>
        <w:autoSpaceDE w:val="0"/>
        <w:autoSpaceDN w:val="0"/>
        <w:adjustRightInd w:val="0"/>
        <w:jc w:val="left"/>
        <w:rPr>
          <w:ins w:id="489" w:author="Yangcl" w:date="2020-03-25T12:39:00Z"/>
          <w:rFonts w:ascii="Century Schoolbook" w:hAnsi="Century Schoolbook" w:cs="Century Schoolbook"/>
          <w:kern w:val="0"/>
          <w:sz w:val="24"/>
          <w:szCs w:val="24"/>
        </w:rPr>
      </w:pPr>
      <w:ins w:id="490"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bCs/>
            <w:color w:val="7F9FBF"/>
            <w:kern w:val="0"/>
            <w:sz w:val="24"/>
            <w:szCs w:val="24"/>
            <w:rPrChange w:id="491" w:author="Yangcl" w:date="2020-03-25T12:39:00Z">
              <w:rPr>
                <w:rFonts w:ascii="Century Schoolbook" w:hAnsi="Century Schoolbook" w:cs="Century Schoolbook"/>
                <w:b/>
                <w:bCs/>
                <w:color w:val="7F9FBF"/>
                <w:kern w:val="0"/>
                <w:sz w:val="24"/>
                <w:szCs w:val="24"/>
              </w:rPr>
            </w:rPrChange>
          </w:rPr>
          <w:t>TODO</w:t>
        </w:r>
        <w:r w:rsidRPr="008F23E8">
          <w:rPr>
            <w:rFonts w:ascii="Century Schoolbook" w:hAnsi="Century Schoolbook" w:cs="Century Schoolbook"/>
            <w:color w:val="3F7F5F"/>
            <w:kern w:val="0"/>
            <w:sz w:val="24"/>
            <w:szCs w:val="24"/>
          </w:rPr>
          <w:t xml:space="preserve"> if get lock success, do something;</w:t>
        </w:r>
      </w:ins>
    </w:p>
    <w:p w:rsidR="008F23E8" w:rsidRPr="008F23E8" w:rsidRDefault="008F23E8" w:rsidP="008F23E8">
      <w:pPr>
        <w:autoSpaceDE w:val="0"/>
        <w:autoSpaceDN w:val="0"/>
        <w:adjustRightInd w:val="0"/>
        <w:jc w:val="left"/>
        <w:rPr>
          <w:ins w:id="492" w:author="Yangcl" w:date="2020-03-25T12:39:00Z"/>
          <w:rFonts w:ascii="Century Schoolbook" w:hAnsi="Century Schoolbook" w:cs="Century Schoolbook"/>
          <w:kern w:val="0"/>
          <w:sz w:val="24"/>
          <w:szCs w:val="24"/>
        </w:rPr>
      </w:pPr>
      <w:ins w:id="493" w:author="Yangcl" w:date="2020-03-25T12:39:00Z">
        <w:r w:rsidRPr="008F23E8">
          <w:rPr>
            <w:rFonts w:ascii="Century Schoolbook" w:hAnsi="Century Schoolbook" w:cs="Century Schoolbook"/>
            <w:color w:val="000000"/>
            <w:kern w:val="0"/>
            <w:sz w:val="24"/>
            <w:szCs w:val="24"/>
          </w:rPr>
          <w:tab/>
          <w:t xml:space="preserve">    }</w:t>
        </w:r>
      </w:ins>
    </w:p>
    <w:p w:rsidR="008F23E8" w:rsidRPr="008F23E8" w:rsidRDefault="008F23E8" w:rsidP="008F23E8">
      <w:pPr>
        <w:autoSpaceDE w:val="0"/>
        <w:autoSpaceDN w:val="0"/>
        <w:adjustRightInd w:val="0"/>
        <w:jc w:val="left"/>
        <w:rPr>
          <w:ins w:id="494" w:author="Yangcl" w:date="2020-03-25T12:39:00Z"/>
          <w:rFonts w:ascii="Century Schoolbook" w:hAnsi="Century Schoolbook" w:cs="Century Schoolbook"/>
          <w:kern w:val="0"/>
          <w:sz w:val="24"/>
          <w:szCs w:val="24"/>
        </w:rPr>
      </w:pPr>
      <w:ins w:id="495"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bCs/>
            <w:color w:val="7F0055"/>
            <w:kern w:val="0"/>
            <w:sz w:val="24"/>
            <w:szCs w:val="24"/>
            <w:rPrChange w:id="496" w:author="Yangcl" w:date="2020-03-25T12:39:00Z">
              <w:rPr>
                <w:rFonts w:ascii="Century Schoolbook" w:hAnsi="Century Schoolbook" w:cs="Century Schoolbook"/>
                <w:b/>
                <w:bCs/>
                <w:color w:val="7F0055"/>
                <w:kern w:val="0"/>
                <w:sz w:val="24"/>
                <w:szCs w:val="24"/>
              </w:rPr>
            </w:rPrChange>
          </w:rPr>
          <w:t>catch</w:t>
        </w:r>
        <w:r w:rsidRPr="008F23E8">
          <w:rPr>
            <w:rFonts w:ascii="Century Schoolbook" w:hAnsi="Century Schoolbook" w:cs="Century Schoolbook"/>
            <w:color w:val="000000"/>
            <w:kern w:val="0"/>
            <w:sz w:val="24"/>
            <w:szCs w:val="24"/>
          </w:rPr>
          <w:t xml:space="preserve"> (Exception </w:t>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w:t>
        </w:r>
      </w:ins>
    </w:p>
    <w:p w:rsidR="008F23E8" w:rsidRPr="008F23E8" w:rsidRDefault="008F23E8" w:rsidP="008F23E8">
      <w:pPr>
        <w:autoSpaceDE w:val="0"/>
        <w:autoSpaceDN w:val="0"/>
        <w:adjustRightInd w:val="0"/>
        <w:jc w:val="left"/>
        <w:rPr>
          <w:ins w:id="497" w:author="Yangcl" w:date="2020-03-25T12:39:00Z"/>
          <w:rFonts w:ascii="Century Schoolbook" w:hAnsi="Century Schoolbook" w:cs="Century Schoolbook"/>
          <w:kern w:val="0"/>
          <w:sz w:val="24"/>
          <w:szCs w:val="24"/>
        </w:rPr>
      </w:pPr>
      <w:ins w:id="498" w:author="Yangcl" w:date="2020-03-25T12:39:00Z">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xml:space="preserve">.printStackTrace(); </w:t>
        </w:r>
      </w:ins>
    </w:p>
    <w:p w:rsidR="008F23E8" w:rsidRPr="008F23E8" w:rsidRDefault="008F23E8" w:rsidP="008F23E8">
      <w:pPr>
        <w:autoSpaceDE w:val="0"/>
        <w:autoSpaceDN w:val="0"/>
        <w:adjustRightInd w:val="0"/>
        <w:jc w:val="left"/>
        <w:rPr>
          <w:ins w:id="499" w:author="Yangcl" w:date="2020-03-25T12:39:00Z"/>
          <w:rFonts w:ascii="Century Schoolbook" w:hAnsi="Century Schoolbook" w:cs="Century Schoolbook"/>
          <w:kern w:val="0"/>
          <w:sz w:val="24"/>
          <w:szCs w:val="24"/>
        </w:rPr>
      </w:pPr>
      <w:ins w:id="500"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bCs/>
            <w:color w:val="7F0055"/>
            <w:kern w:val="0"/>
            <w:sz w:val="24"/>
            <w:szCs w:val="24"/>
            <w:rPrChange w:id="501" w:author="Yangcl" w:date="2020-03-25T12:39:00Z">
              <w:rPr>
                <w:rFonts w:ascii="Century Schoolbook" w:hAnsi="Century Schoolbook" w:cs="Century Schoolbook"/>
                <w:b/>
                <w:bCs/>
                <w:color w:val="7F0055"/>
                <w:kern w:val="0"/>
                <w:sz w:val="24"/>
                <w:szCs w:val="24"/>
              </w:rPr>
            </w:rPrChange>
          </w:rPr>
          <w:t>finally</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无论如何</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最后都要解锁</w:t>
        </w:r>
      </w:ins>
    </w:p>
    <w:p w:rsidR="008F23E8" w:rsidRPr="008F23E8" w:rsidRDefault="008F23E8" w:rsidP="008F23E8">
      <w:pPr>
        <w:autoSpaceDE w:val="0"/>
        <w:autoSpaceDN w:val="0"/>
        <w:adjustRightInd w:val="0"/>
        <w:jc w:val="left"/>
        <w:rPr>
          <w:ins w:id="502" w:author="Yangcl" w:date="2020-03-25T12:39:00Z"/>
          <w:rFonts w:ascii="Century Schoolbook" w:hAnsi="Century Schoolbook" w:cs="Century Schoolbook"/>
          <w:kern w:val="0"/>
          <w:sz w:val="24"/>
          <w:szCs w:val="24"/>
        </w:rPr>
      </w:pPr>
      <w:ins w:id="503" w:author="Yangcl" w:date="2020-03-25T12:39:00Z">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.unlock();</w:t>
        </w:r>
      </w:ins>
    </w:p>
    <w:p w:rsidR="008F23E8" w:rsidRPr="008F23E8" w:rsidRDefault="008F23E8" w:rsidP="008F23E8">
      <w:pPr>
        <w:autoSpaceDE w:val="0"/>
        <w:autoSpaceDN w:val="0"/>
        <w:adjustRightInd w:val="0"/>
        <w:jc w:val="left"/>
        <w:rPr>
          <w:ins w:id="504" w:author="Yangcl" w:date="2020-03-25T12:39:00Z"/>
          <w:rFonts w:ascii="Century Schoolbook" w:hAnsi="Century Schoolbook" w:cs="Century Schoolbook"/>
          <w:kern w:val="0"/>
          <w:sz w:val="24"/>
          <w:szCs w:val="24"/>
        </w:rPr>
      </w:pPr>
      <w:ins w:id="505" w:author="Yangcl" w:date="2020-03-25T12:39:00Z">
        <w:r w:rsidRPr="008F23E8">
          <w:rPr>
            <w:rFonts w:ascii="Century Schoolbook" w:hAnsi="Century Schoolbook" w:cs="Century Schoolbook"/>
            <w:color w:val="000000"/>
            <w:kern w:val="0"/>
            <w:sz w:val="24"/>
            <w:szCs w:val="24"/>
          </w:rPr>
          <w:tab/>
          <w:t>}</w:t>
        </w:r>
      </w:ins>
    </w:p>
    <w:p w:rsidR="00146EE2" w:rsidRPr="00F9528A" w:rsidRDefault="008F23E8" w:rsidP="00F9528A">
      <w:pPr>
        <w:autoSpaceDE w:val="0"/>
        <w:autoSpaceDN w:val="0"/>
        <w:adjustRightInd w:val="0"/>
        <w:jc w:val="left"/>
        <w:rPr>
          <w:ins w:id="506" w:author="Yangcl" w:date="2020-03-25T10:36:00Z"/>
          <w:rFonts w:ascii="Century Schoolbook" w:hAnsi="Century Schoolbook" w:cs="Century Schoolbook" w:hint="eastAsia"/>
          <w:kern w:val="0"/>
          <w:sz w:val="24"/>
          <w:szCs w:val="24"/>
          <w:rPrChange w:id="507" w:author="Yangcl" w:date="2020-03-25T13:38:00Z">
            <w:rPr>
              <w:ins w:id="508" w:author="Yangcl" w:date="2020-03-25T10:36:00Z"/>
              <w:rFonts w:ascii="Century Schoolbook" w:hAnsi="Century Schoolbook" w:hint="eastAsia"/>
            </w:rPr>
          </w:rPrChange>
        </w:rPr>
        <w:pPrChange w:id="509" w:author="Yangcl" w:date="2020-03-25T13:38:00Z">
          <w:pPr/>
        </w:pPrChange>
      </w:pPr>
      <w:ins w:id="510" w:author="Yangcl" w:date="2020-03-25T12:39:00Z">
        <w:r w:rsidRPr="008F23E8">
          <w:rPr>
            <w:rFonts w:ascii="Century Schoolbook" w:hAnsi="Century Schoolbook" w:cs="Century Schoolbook"/>
            <w:color w:val="000000"/>
            <w:kern w:val="0"/>
            <w:sz w:val="24"/>
            <w:szCs w:val="24"/>
          </w:rPr>
          <w:t>}</w:t>
        </w:r>
      </w:ins>
    </w:p>
    <w:p w:rsidR="00146EE2" w:rsidRDefault="00194374">
      <w:pPr>
        <w:pStyle w:val="Tip3"/>
        <w:rPr>
          <w:ins w:id="511" w:author="Yangcl" w:date="2020-03-25T10:36:00Z"/>
        </w:rPr>
        <w:pPrChange w:id="512" w:author="Yangcl" w:date="2020-03-25T10:44:00Z">
          <w:pPr/>
        </w:pPrChange>
      </w:pPr>
      <w:ins w:id="513" w:author="Yangcl" w:date="2020-03-25T10:44:00Z">
        <w:r>
          <w:t>高稳定分布式锁</w:t>
        </w:r>
      </w:ins>
    </w:p>
    <w:p w:rsidR="001105EB" w:rsidRPr="001105EB" w:rsidRDefault="004823C3" w:rsidP="001105EB">
      <w:pPr>
        <w:rPr>
          <w:ins w:id="514" w:author="Yangcl" w:date="2020-03-25T14:05:00Z"/>
          <w:rFonts w:ascii="Century Schoolbook" w:hAnsi="Century Schoolbook" w:hint="eastAsia"/>
          <w:rPrChange w:id="515" w:author="Yangcl" w:date="2020-03-25T14:05:00Z">
            <w:rPr>
              <w:ins w:id="516" w:author="Yangcl" w:date="2020-03-25T14:05:00Z"/>
              <w:rFonts w:ascii="Century Schoolbook" w:hAnsi="Century Schoolbook" w:cs="Century Schoolbook" w:hint="eastAsia"/>
              <w:kern w:val="0"/>
              <w:sz w:val="24"/>
              <w:szCs w:val="24"/>
            </w:rPr>
          </w:rPrChange>
        </w:rPr>
        <w:pPrChange w:id="517" w:author="Yangcl" w:date="2020-03-25T14:05:00Z">
          <w:pPr>
            <w:autoSpaceDE w:val="0"/>
            <w:autoSpaceDN w:val="0"/>
            <w:adjustRightInd w:val="0"/>
            <w:jc w:val="left"/>
          </w:pPr>
        </w:pPrChange>
      </w:pPr>
      <w:ins w:id="518" w:author="Yangcl" w:date="2020-03-25T13:39:00Z">
        <w:r>
          <w:rPr>
            <w:rFonts w:ascii="Century Schoolbook" w:hAnsi="Century Schoolbook"/>
          </w:rPr>
          <w:tab/>
        </w:r>
        <w:r>
          <w:rPr>
            <w:rFonts w:ascii="Century Schoolbook" w:hAnsi="Century Schoolbook"/>
          </w:rPr>
          <w:t>基于</w:t>
        </w:r>
        <w:r>
          <w:rPr>
            <w:rFonts w:ascii="Century Schoolbook" w:hAnsi="Century Schoolbook"/>
          </w:rPr>
          <w:t>Zookeeper</w:t>
        </w:r>
        <w:r>
          <w:rPr>
            <w:rFonts w:ascii="Century Schoolbook" w:hAnsi="Century Schoolbook"/>
          </w:rPr>
          <w:t>设计的高稳定分布式锁</w:t>
        </w:r>
        <w:r w:rsidR="002E5363">
          <w:rPr>
            <w:rFonts w:ascii="Century Schoolbook" w:hAnsi="Century Schoolbook" w:hint="eastAsia"/>
          </w:rPr>
          <w:t>。</w:t>
        </w:r>
      </w:ins>
      <w:ins w:id="519" w:author="Yangcl" w:date="2020-03-25T13:40:00Z">
        <w:r w:rsidR="008D50BC">
          <w:rPr>
            <w:rFonts w:ascii="Century Schoolbook" w:hAnsi="Century Schoolbook" w:hint="eastAsia"/>
          </w:rPr>
          <w:t>这里的代码使用了</w:t>
        </w:r>
        <w:r w:rsidR="008D50BC" w:rsidRPr="008D50BC">
          <w:rPr>
            <w:rFonts w:ascii="Century Schoolbook" w:hAnsi="Century Schoolbook"/>
          </w:rPr>
          <w:t>org.apache.curator</w:t>
        </w:r>
        <w:r w:rsidR="008D50BC">
          <w:rPr>
            <w:rFonts w:ascii="Century Schoolbook" w:hAnsi="Century Schoolbook"/>
          </w:rPr>
          <w:t>封装好的代码</w:t>
        </w:r>
        <w:r w:rsidR="008D50BC">
          <w:rPr>
            <w:rFonts w:ascii="Century Schoolbook" w:hAnsi="Century Schoolbook" w:hint="eastAsia"/>
          </w:rPr>
          <w:t>。</w:t>
        </w:r>
      </w:ins>
    </w:p>
    <w:p w:rsidR="001105EB" w:rsidRPr="001105EB" w:rsidRDefault="001105EB" w:rsidP="001105EB">
      <w:pPr>
        <w:autoSpaceDE w:val="0"/>
        <w:autoSpaceDN w:val="0"/>
        <w:adjustRightInd w:val="0"/>
        <w:jc w:val="left"/>
        <w:rPr>
          <w:ins w:id="520" w:author="Yangcl" w:date="2020-03-25T14:05:00Z"/>
          <w:rFonts w:ascii="Century Schoolbook" w:hAnsi="Century Schoolbook" w:cs="Century Schoolbook"/>
          <w:kern w:val="0"/>
          <w:sz w:val="24"/>
          <w:szCs w:val="24"/>
          <w:rPrChange w:id="521" w:author="Yangcl" w:date="2020-03-25T14:05:00Z">
            <w:rPr>
              <w:ins w:id="522" w:author="Yangcl" w:date="2020-03-25T14:05:00Z"/>
              <w:rFonts w:ascii="Century Schoolbook" w:hAnsi="Century Schoolbook" w:cs="Century Schoolbook"/>
              <w:kern w:val="0"/>
              <w:sz w:val="24"/>
              <w:szCs w:val="24"/>
            </w:rPr>
          </w:rPrChange>
        </w:rPr>
      </w:pPr>
      <w:ins w:id="523" w:author="Yangcl" w:date="2020-03-25T14:05:00Z">
        <w:r w:rsidRPr="001105EB">
          <w:rPr>
            <w:rFonts w:ascii="Century Schoolbook" w:hAnsi="Century Schoolbook" w:cs="Century Schoolbook"/>
            <w:bCs/>
            <w:color w:val="7F0055"/>
            <w:kern w:val="0"/>
            <w:sz w:val="24"/>
            <w:szCs w:val="24"/>
            <w:rPrChange w:id="524" w:author="Yangcl" w:date="2020-03-25T14:05: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525"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526" w:author="Yangcl" w:date="2020-03-25T14:05:00Z">
              <w:rPr>
                <w:rFonts w:ascii="Century Schoolbook" w:hAnsi="Century Schoolbook" w:cs="Century Schoolbook"/>
                <w:b/>
                <w:bCs/>
                <w:color w:val="7F0055"/>
                <w:kern w:val="0"/>
                <w:sz w:val="24"/>
                <w:szCs w:val="24"/>
              </w:rPr>
            </w:rPrChange>
          </w:rPr>
          <w:t>class</w:t>
        </w:r>
        <w:r w:rsidRPr="001105EB">
          <w:rPr>
            <w:rFonts w:ascii="Century Schoolbook" w:hAnsi="Century Schoolbook" w:cs="Century Schoolbook"/>
            <w:color w:val="000000"/>
            <w:kern w:val="0"/>
            <w:sz w:val="24"/>
            <w:szCs w:val="24"/>
            <w:rPrChange w:id="527" w:author="Yangcl" w:date="2020-03-25T14:05:00Z">
              <w:rPr>
                <w:rFonts w:ascii="Century Schoolbook" w:hAnsi="Century Schoolbook" w:cs="Century Schoolbook"/>
                <w:color w:val="000000"/>
                <w:kern w:val="0"/>
                <w:sz w:val="24"/>
                <w:szCs w:val="24"/>
              </w:rPr>
            </w:rPrChange>
          </w:rPr>
          <w:t xml:space="preserve"> DistributeLockZk </w:t>
        </w:r>
        <w:r w:rsidRPr="001105EB">
          <w:rPr>
            <w:rFonts w:ascii="Century Schoolbook" w:hAnsi="Century Schoolbook" w:cs="Century Schoolbook"/>
            <w:bCs/>
            <w:color w:val="7F0055"/>
            <w:kern w:val="0"/>
            <w:sz w:val="24"/>
            <w:szCs w:val="24"/>
            <w:rPrChange w:id="528" w:author="Yangcl" w:date="2020-03-25T14:05:00Z">
              <w:rPr>
                <w:rFonts w:ascii="Century Schoolbook" w:hAnsi="Century Schoolbook" w:cs="Century Schoolbook"/>
                <w:b/>
                <w:bCs/>
                <w:color w:val="7F0055"/>
                <w:kern w:val="0"/>
                <w:sz w:val="24"/>
                <w:szCs w:val="24"/>
              </w:rPr>
            </w:rPrChange>
          </w:rPr>
          <w:t>extends</w:t>
        </w:r>
        <w:r w:rsidRPr="001105EB">
          <w:rPr>
            <w:rFonts w:ascii="Century Schoolbook" w:hAnsi="Century Schoolbook" w:cs="Century Schoolbook"/>
            <w:color w:val="000000"/>
            <w:kern w:val="0"/>
            <w:sz w:val="24"/>
            <w:szCs w:val="24"/>
            <w:rPrChange w:id="529" w:author="Yangcl" w:date="2020-03-25T14:05:00Z">
              <w:rPr>
                <w:rFonts w:ascii="Century Schoolbook" w:hAnsi="Century Schoolbook" w:cs="Century Schoolbook"/>
                <w:color w:val="000000"/>
                <w:kern w:val="0"/>
                <w:sz w:val="24"/>
                <w:szCs w:val="24"/>
              </w:rPr>
            </w:rPrChange>
          </w:rPr>
          <w:t xml:space="preserve"> BaseClass{</w:t>
        </w:r>
      </w:ins>
    </w:p>
    <w:p w:rsidR="001105EB" w:rsidRPr="001105EB" w:rsidRDefault="001105EB" w:rsidP="001105EB">
      <w:pPr>
        <w:autoSpaceDE w:val="0"/>
        <w:autoSpaceDN w:val="0"/>
        <w:adjustRightInd w:val="0"/>
        <w:jc w:val="left"/>
        <w:rPr>
          <w:ins w:id="530" w:author="Yangcl" w:date="2020-03-25T14:05:00Z"/>
          <w:rFonts w:ascii="Century Schoolbook" w:hAnsi="Century Schoolbook" w:cs="Century Schoolbook"/>
          <w:kern w:val="0"/>
          <w:sz w:val="24"/>
          <w:szCs w:val="24"/>
          <w:rPrChange w:id="531" w:author="Yangcl" w:date="2020-03-25T14:05:00Z">
            <w:rPr>
              <w:ins w:id="532" w:author="Yangcl" w:date="2020-03-25T14:05:00Z"/>
              <w:rFonts w:ascii="Century Schoolbook" w:hAnsi="Century Schoolbook" w:cs="Century Schoolbook"/>
              <w:kern w:val="0"/>
              <w:sz w:val="24"/>
              <w:szCs w:val="24"/>
            </w:rPr>
          </w:rPrChange>
        </w:rPr>
      </w:pPr>
      <w:ins w:id="533" w:author="Yangcl" w:date="2020-03-25T14:05:00Z">
        <w:r w:rsidRPr="001105EB">
          <w:rPr>
            <w:rFonts w:ascii="Century Schoolbook" w:hAnsi="Century Schoolbook" w:cs="Century Schoolbook"/>
            <w:color w:val="000000"/>
            <w:kern w:val="0"/>
            <w:sz w:val="24"/>
            <w:szCs w:val="24"/>
            <w:rPrChange w:id="53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535" w:author="Yangcl" w:date="2020-03-25T14:05:00Z">
              <w:rPr>
                <w:rFonts w:ascii="Century Schoolbook" w:hAnsi="Century Schoolbook" w:cs="Century Schoolbook"/>
                <w:b/>
                <w:bCs/>
                <w:color w:val="7F0055"/>
                <w:kern w:val="0"/>
                <w:sz w:val="24"/>
                <w:szCs w:val="24"/>
              </w:rPr>
            </w:rPrChange>
          </w:rPr>
          <w:t>private</w:t>
        </w:r>
        <w:r w:rsidRPr="001105EB">
          <w:rPr>
            <w:rFonts w:ascii="Century Schoolbook" w:hAnsi="Century Schoolbook" w:cs="Century Schoolbook"/>
            <w:color w:val="000000"/>
            <w:kern w:val="0"/>
            <w:sz w:val="24"/>
            <w:szCs w:val="24"/>
            <w:rPrChange w:id="536" w:author="Yangcl" w:date="2020-03-25T14:05:00Z">
              <w:rPr>
                <w:rFonts w:ascii="Century Schoolbook" w:hAnsi="Century Schoolbook" w:cs="Century Schoolbook"/>
                <w:color w:val="000000"/>
                <w:kern w:val="0"/>
                <w:sz w:val="24"/>
                <w:szCs w:val="24"/>
              </w:rPr>
            </w:rPrChange>
          </w:rPr>
          <w:t xml:space="preserve"> CuratorFramework </w:t>
        </w:r>
        <w:r w:rsidRPr="001105EB">
          <w:rPr>
            <w:rFonts w:ascii="Century Schoolbook" w:hAnsi="Century Schoolbook" w:cs="Century Schoolbook"/>
            <w:color w:val="0000C0"/>
            <w:kern w:val="0"/>
            <w:sz w:val="24"/>
            <w:szCs w:val="24"/>
            <w:rPrChange w:id="537"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538"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539"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540"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541" w:author="Yangcl" w:date="2020-03-25T14:05:00Z"/>
          <w:rFonts w:ascii="Century Schoolbook" w:hAnsi="Century Schoolbook" w:cs="Century Schoolbook"/>
          <w:kern w:val="0"/>
          <w:sz w:val="24"/>
          <w:szCs w:val="24"/>
          <w:rPrChange w:id="542" w:author="Yangcl" w:date="2020-03-25T14:05:00Z">
            <w:rPr>
              <w:ins w:id="543" w:author="Yangcl" w:date="2020-03-25T14:05:00Z"/>
              <w:rFonts w:ascii="Century Schoolbook" w:hAnsi="Century Schoolbook" w:cs="Century Schoolbook"/>
              <w:kern w:val="0"/>
              <w:sz w:val="24"/>
              <w:szCs w:val="24"/>
            </w:rPr>
          </w:rPrChange>
        </w:rPr>
      </w:pPr>
      <w:ins w:id="544" w:author="Yangcl" w:date="2020-03-25T14:05:00Z">
        <w:r w:rsidRPr="001105EB">
          <w:rPr>
            <w:rFonts w:ascii="Century Schoolbook" w:hAnsi="Century Schoolbook" w:cs="Century Schoolbook"/>
            <w:color w:val="000000"/>
            <w:kern w:val="0"/>
            <w:sz w:val="24"/>
            <w:szCs w:val="24"/>
            <w:rPrChange w:id="545"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546" w:author="Yangcl" w:date="2020-03-25T14:05:00Z">
              <w:rPr>
                <w:rFonts w:ascii="Century Schoolbook" w:hAnsi="Century Schoolbook" w:cs="Century Schoolbook"/>
                <w:b/>
                <w:bCs/>
                <w:color w:val="7F0055"/>
                <w:kern w:val="0"/>
                <w:sz w:val="24"/>
                <w:szCs w:val="24"/>
              </w:rPr>
            </w:rPrChange>
          </w:rPr>
          <w:t>private</w:t>
        </w:r>
        <w:r w:rsidRPr="001105EB">
          <w:rPr>
            <w:rFonts w:ascii="Century Schoolbook" w:hAnsi="Century Schoolbook" w:cs="Century Schoolbook"/>
            <w:color w:val="000000"/>
            <w:kern w:val="0"/>
            <w:sz w:val="24"/>
            <w:szCs w:val="24"/>
            <w:rPrChange w:id="547" w:author="Yangcl" w:date="2020-03-25T14:05:00Z">
              <w:rPr>
                <w:rFonts w:ascii="Century Schoolbook" w:hAnsi="Century Schoolbook" w:cs="Century Schoolbook"/>
                <w:color w:val="000000"/>
                <w:kern w:val="0"/>
                <w:sz w:val="24"/>
                <w:szCs w:val="24"/>
              </w:rPr>
            </w:rPrChange>
          </w:rPr>
          <w:t xml:space="preserve"> DistributeLockZk() {</w:t>
        </w:r>
      </w:ins>
    </w:p>
    <w:p w:rsidR="001105EB" w:rsidRPr="001105EB" w:rsidRDefault="001105EB" w:rsidP="001105EB">
      <w:pPr>
        <w:autoSpaceDE w:val="0"/>
        <w:autoSpaceDN w:val="0"/>
        <w:adjustRightInd w:val="0"/>
        <w:jc w:val="left"/>
        <w:rPr>
          <w:ins w:id="548" w:author="Yangcl" w:date="2020-03-25T14:05:00Z"/>
          <w:rFonts w:ascii="Century Schoolbook" w:hAnsi="Century Schoolbook" w:cs="Century Schoolbook"/>
          <w:kern w:val="0"/>
          <w:sz w:val="24"/>
          <w:szCs w:val="24"/>
          <w:rPrChange w:id="549" w:author="Yangcl" w:date="2020-03-25T14:05:00Z">
            <w:rPr>
              <w:ins w:id="550" w:author="Yangcl" w:date="2020-03-25T14:05:00Z"/>
              <w:rFonts w:ascii="Century Schoolbook" w:hAnsi="Century Schoolbook" w:cs="Century Schoolbook"/>
              <w:kern w:val="0"/>
              <w:sz w:val="24"/>
              <w:szCs w:val="24"/>
            </w:rPr>
          </w:rPrChange>
        </w:rPr>
      </w:pPr>
      <w:ins w:id="551" w:author="Yangcl" w:date="2020-03-25T14:05:00Z">
        <w:r w:rsidRPr="001105EB">
          <w:rPr>
            <w:rFonts w:ascii="Century Schoolbook" w:hAnsi="Century Schoolbook" w:cs="Century Schoolbook"/>
            <w:color w:val="000000"/>
            <w:kern w:val="0"/>
            <w:sz w:val="24"/>
            <w:szCs w:val="24"/>
            <w:rPrChange w:id="552"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5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554" w:author="Yangcl" w:date="2020-03-25T14:05:00Z">
              <w:rPr>
                <w:rFonts w:ascii="Century Schoolbook" w:hAnsi="Century Schoolbook" w:cs="Century Schoolbook"/>
                <w:b/>
                <w:bCs/>
                <w:color w:val="7F0055"/>
                <w:kern w:val="0"/>
                <w:sz w:val="24"/>
                <w:szCs w:val="24"/>
              </w:rPr>
            </w:rPrChange>
          </w:rPr>
          <w:t>if</w:t>
        </w:r>
        <w:r w:rsidRPr="001105EB">
          <w:rPr>
            <w:rFonts w:ascii="Century Schoolbook" w:hAnsi="Century Schoolbook" w:cs="Century Schoolbook"/>
            <w:color w:val="000000"/>
            <w:kern w:val="0"/>
            <w:sz w:val="24"/>
            <w:szCs w:val="24"/>
            <w:rPrChange w:id="555" w:author="Yangcl" w:date="2020-03-25T14:05:00Z">
              <w:rPr>
                <w:rFonts w:ascii="Century Schoolbook" w:hAnsi="Century Schoolbook" w:cs="Century Schoolbook"/>
                <w:color w:val="000000"/>
                <w:kern w:val="0"/>
                <w:sz w:val="24"/>
                <w:szCs w:val="24"/>
              </w:rPr>
            </w:rPrChange>
          </w:rPr>
          <w:t>(</w:t>
        </w:r>
        <w:r w:rsidRPr="001105EB">
          <w:rPr>
            <w:rFonts w:ascii="Century Schoolbook" w:hAnsi="Century Schoolbook" w:cs="Century Schoolbook"/>
            <w:color w:val="0000C0"/>
            <w:kern w:val="0"/>
            <w:sz w:val="24"/>
            <w:szCs w:val="24"/>
            <w:rPrChange w:id="556"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557"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558"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559" w:author="Yangcl" w:date="2020-03-25T14:05:00Z">
              <w:rPr>
                <w:rFonts w:ascii="Century Schoolbook" w:hAnsi="Century Schoolbook" w:cs="Century Schoolbook"/>
                <w:color w:val="000000"/>
                <w:kern w:val="0"/>
                <w:sz w:val="24"/>
                <w:szCs w:val="24"/>
              </w:rPr>
            </w:rPrChange>
          </w:rPr>
          <w:t>) {</w:t>
        </w:r>
        <w:r w:rsidRPr="001105EB">
          <w:rPr>
            <w:rFonts w:ascii="Century Schoolbook" w:hAnsi="Century Schoolbook" w:cs="Century Schoolbook"/>
            <w:color w:val="000000"/>
            <w:kern w:val="0"/>
            <w:sz w:val="24"/>
            <w:szCs w:val="24"/>
            <w:rPrChange w:id="560"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61"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3F7F5F"/>
            <w:kern w:val="0"/>
            <w:sz w:val="24"/>
            <w:szCs w:val="24"/>
            <w:rPrChange w:id="562" w:author="Yangcl" w:date="2020-03-25T14:05:00Z">
              <w:rPr>
                <w:rFonts w:ascii="Century Schoolbook" w:hAnsi="Century Schoolbook" w:cs="Century Schoolbook"/>
                <w:color w:val="3F7F5F"/>
                <w:kern w:val="0"/>
                <w:sz w:val="24"/>
                <w:szCs w:val="24"/>
              </w:rPr>
            </w:rPrChange>
          </w:rPr>
          <w:t>// zk_url_ in config.matrix-cache.properties</w:t>
        </w:r>
      </w:ins>
    </w:p>
    <w:p w:rsidR="001105EB" w:rsidRPr="001105EB" w:rsidRDefault="001105EB" w:rsidP="001105EB">
      <w:pPr>
        <w:autoSpaceDE w:val="0"/>
        <w:autoSpaceDN w:val="0"/>
        <w:adjustRightInd w:val="0"/>
        <w:jc w:val="left"/>
        <w:rPr>
          <w:ins w:id="563" w:author="Yangcl" w:date="2020-03-25T14:05:00Z"/>
          <w:rFonts w:ascii="Century Schoolbook" w:hAnsi="Century Schoolbook" w:cs="Century Schoolbook"/>
          <w:kern w:val="0"/>
          <w:sz w:val="24"/>
          <w:szCs w:val="24"/>
          <w:rPrChange w:id="564" w:author="Yangcl" w:date="2020-03-25T14:05:00Z">
            <w:rPr>
              <w:ins w:id="565" w:author="Yangcl" w:date="2020-03-25T14:05:00Z"/>
              <w:rFonts w:ascii="Century Schoolbook" w:hAnsi="Century Schoolbook" w:cs="Century Schoolbook"/>
              <w:kern w:val="0"/>
              <w:sz w:val="24"/>
              <w:szCs w:val="24"/>
            </w:rPr>
          </w:rPrChange>
        </w:rPr>
      </w:pPr>
      <w:ins w:id="566" w:author="Yangcl" w:date="2020-03-25T14:05:00Z">
        <w:r w:rsidRPr="001105EB">
          <w:rPr>
            <w:rFonts w:ascii="Century Schoolbook" w:hAnsi="Century Schoolbook" w:cs="Century Schoolbook"/>
            <w:color w:val="000000"/>
            <w:kern w:val="0"/>
            <w:sz w:val="24"/>
            <w:szCs w:val="24"/>
            <w:rPrChange w:id="56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68"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69"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C0"/>
            <w:kern w:val="0"/>
            <w:sz w:val="24"/>
            <w:szCs w:val="24"/>
            <w:rPrChange w:id="570"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571" w:author="Yangcl" w:date="2020-03-25T14:05:00Z">
              <w:rPr>
                <w:rFonts w:ascii="Century Schoolbook" w:hAnsi="Century Schoolbook" w:cs="Century Schoolbook"/>
                <w:color w:val="000000"/>
                <w:kern w:val="0"/>
                <w:sz w:val="24"/>
                <w:szCs w:val="24"/>
              </w:rPr>
            </w:rPrChange>
          </w:rPr>
          <w:t xml:space="preserve"> = CuratorFrameworkFactory.</w:t>
        </w:r>
        <w:r w:rsidRPr="001105EB">
          <w:rPr>
            <w:rFonts w:ascii="Century Schoolbook" w:hAnsi="Century Schoolbook" w:cs="Century Schoolbook"/>
            <w:iCs/>
            <w:color w:val="000000"/>
            <w:kern w:val="0"/>
            <w:sz w:val="24"/>
            <w:szCs w:val="24"/>
            <w:rPrChange w:id="572" w:author="Yangcl" w:date="2020-03-25T14:05:00Z">
              <w:rPr>
                <w:rFonts w:ascii="Century Schoolbook" w:hAnsi="Century Schoolbook" w:cs="Century Schoolbook"/>
                <w:i/>
                <w:iCs/>
                <w:color w:val="000000"/>
                <w:kern w:val="0"/>
                <w:sz w:val="24"/>
                <w:szCs w:val="24"/>
              </w:rPr>
            </w:rPrChange>
          </w:rPr>
          <w:t>newClient</w:t>
        </w:r>
        <w:r w:rsidRPr="001105EB">
          <w:rPr>
            <w:rFonts w:ascii="Century Schoolbook" w:hAnsi="Century Schoolbook" w:cs="Century Schoolbook"/>
            <w:color w:val="000000"/>
            <w:kern w:val="0"/>
            <w:sz w:val="24"/>
            <w:szCs w:val="24"/>
            <w:rPrChange w:id="573" w:author="Yangcl" w:date="2020-03-25T14:05:00Z">
              <w:rPr>
                <w:rFonts w:ascii="Century Schoolbook" w:hAnsi="Century Schoolbook" w:cs="Century Schoolbook"/>
                <w:color w:val="000000"/>
                <w:kern w:val="0"/>
                <w:sz w:val="24"/>
                <w:szCs w:val="24"/>
              </w:rPr>
            </w:rPrChange>
          </w:rPr>
          <w:t>(</w:t>
        </w:r>
        <w:r w:rsidRPr="001105EB">
          <w:rPr>
            <w:rFonts w:ascii="Century Schoolbook" w:hAnsi="Century Schoolbook" w:cs="Century Schoolbook"/>
            <w:bCs/>
            <w:color w:val="7F0055"/>
            <w:kern w:val="0"/>
            <w:sz w:val="24"/>
            <w:szCs w:val="24"/>
            <w:rPrChange w:id="574" w:author="Yangcl" w:date="2020-03-25T14:05:00Z">
              <w:rPr>
                <w:rFonts w:ascii="Century Schoolbook" w:hAnsi="Century Schoolbook" w:cs="Century Schoolbook"/>
                <w:b/>
                <w:bCs/>
                <w:color w:val="7F0055"/>
                <w:kern w:val="0"/>
                <w:sz w:val="24"/>
                <w:szCs w:val="24"/>
              </w:rPr>
            </w:rPrChange>
          </w:rPr>
          <w:t>this</w:t>
        </w:r>
        <w:r w:rsidRPr="001105EB">
          <w:rPr>
            <w:rFonts w:ascii="Century Schoolbook" w:hAnsi="Century Schoolbook" w:cs="Century Schoolbook"/>
            <w:color w:val="000000"/>
            <w:kern w:val="0"/>
            <w:sz w:val="24"/>
            <w:szCs w:val="24"/>
            <w:rPrChange w:id="575" w:author="Yangcl" w:date="2020-03-25T14:05:00Z">
              <w:rPr>
                <w:rFonts w:ascii="Century Schoolbook" w:hAnsi="Century Schoolbook" w:cs="Century Schoolbook"/>
                <w:color w:val="000000"/>
                <w:kern w:val="0"/>
                <w:sz w:val="24"/>
                <w:szCs w:val="24"/>
              </w:rPr>
            </w:rPrChange>
          </w:rPr>
          <w:t>.getConfig(</w:t>
        </w:r>
        <w:r w:rsidRPr="001105EB">
          <w:rPr>
            <w:rFonts w:ascii="Century Schoolbook" w:hAnsi="Century Schoolbook" w:cs="Century Schoolbook"/>
            <w:color w:val="2A00FF"/>
            <w:kern w:val="0"/>
            <w:sz w:val="24"/>
            <w:szCs w:val="24"/>
            <w:rPrChange w:id="576" w:author="Yangcl" w:date="2020-03-25T14:05:00Z">
              <w:rPr>
                <w:rFonts w:ascii="Century Schoolbook" w:hAnsi="Century Schoolbook" w:cs="Century Schoolbook"/>
                <w:color w:val="2A00FF"/>
                <w:kern w:val="0"/>
                <w:sz w:val="24"/>
                <w:szCs w:val="24"/>
              </w:rPr>
            </w:rPrChange>
          </w:rPr>
          <w:t>"matrix-core.zookeeper_host"</w:t>
        </w:r>
        <w:r w:rsidRPr="001105EB">
          <w:rPr>
            <w:rFonts w:ascii="Century Schoolbook" w:hAnsi="Century Schoolbook" w:cs="Century Schoolbook"/>
            <w:color w:val="000000"/>
            <w:kern w:val="0"/>
            <w:sz w:val="24"/>
            <w:szCs w:val="24"/>
            <w:rPrChange w:id="577"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578" w:author="Yangcl" w:date="2020-03-25T14:05:00Z">
              <w:rPr>
                <w:rFonts w:ascii="Century Schoolbook" w:hAnsi="Century Schoolbook" w:cs="Century Schoolbook"/>
                <w:b/>
                <w:bCs/>
                <w:color w:val="7F0055"/>
                <w:kern w:val="0"/>
                <w:sz w:val="24"/>
                <w:szCs w:val="24"/>
              </w:rPr>
            </w:rPrChange>
          </w:rPr>
          <w:t>new</w:t>
        </w:r>
        <w:r w:rsidRPr="001105EB">
          <w:rPr>
            <w:rFonts w:ascii="Century Schoolbook" w:hAnsi="Century Schoolbook" w:cs="Century Schoolbook"/>
            <w:color w:val="000000"/>
            <w:kern w:val="0"/>
            <w:sz w:val="24"/>
            <w:szCs w:val="24"/>
            <w:rPrChange w:id="579" w:author="Yangcl" w:date="2020-03-25T14:05:00Z">
              <w:rPr>
                <w:rFonts w:ascii="Century Schoolbook" w:hAnsi="Century Schoolbook" w:cs="Century Schoolbook"/>
                <w:color w:val="000000"/>
                <w:kern w:val="0"/>
                <w:sz w:val="24"/>
                <w:szCs w:val="24"/>
              </w:rPr>
            </w:rPrChange>
          </w:rPr>
          <w:t xml:space="preserve"> ExponentialBackoffRetry(100, 1) );</w:t>
        </w:r>
      </w:ins>
    </w:p>
    <w:p w:rsidR="001105EB" w:rsidRPr="001105EB" w:rsidRDefault="001105EB" w:rsidP="001105EB">
      <w:pPr>
        <w:autoSpaceDE w:val="0"/>
        <w:autoSpaceDN w:val="0"/>
        <w:adjustRightInd w:val="0"/>
        <w:jc w:val="left"/>
        <w:rPr>
          <w:ins w:id="580" w:author="Yangcl" w:date="2020-03-25T14:05:00Z"/>
          <w:rFonts w:ascii="Century Schoolbook" w:hAnsi="Century Schoolbook" w:cs="Century Schoolbook"/>
          <w:kern w:val="0"/>
          <w:sz w:val="24"/>
          <w:szCs w:val="24"/>
          <w:rPrChange w:id="581" w:author="Yangcl" w:date="2020-03-25T14:05:00Z">
            <w:rPr>
              <w:ins w:id="582" w:author="Yangcl" w:date="2020-03-25T14:05:00Z"/>
              <w:rFonts w:ascii="Century Schoolbook" w:hAnsi="Century Schoolbook" w:cs="Century Schoolbook"/>
              <w:kern w:val="0"/>
              <w:sz w:val="24"/>
              <w:szCs w:val="24"/>
            </w:rPr>
          </w:rPrChange>
        </w:rPr>
      </w:pPr>
      <w:ins w:id="583" w:author="Yangcl" w:date="2020-03-25T14:05:00Z">
        <w:r w:rsidRPr="001105EB">
          <w:rPr>
            <w:rFonts w:ascii="Century Schoolbook" w:hAnsi="Century Schoolbook" w:cs="Century Schoolbook"/>
            <w:color w:val="000000"/>
            <w:kern w:val="0"/>
            <w:sz w:val="24"/>
            <w:szCs w:val="24"/>
            <w:rPrChange w:id="58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85"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86"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C0"/>
            <w:kern w:val="0"/>
            <w:sz w:val="24"/>
            <w:szCs w:val="24"/>
            <w:rPrChange w:id="587"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588" w:author="Yangcl" w:date="2020-03-25T14:05:00Z">
              <w:rPr>
                <w:rFonts w:ascii="Century Schoolbook" w:hAnsi="Century Schoolbook" w:cs="Century Schoolbook"/>
                <w:color w:val="000000"/>
                <w:kern w:val="0"/>
                <w:sz w:val="24"/>
                <w:szCs w:val="24"/>
              </w:rPr>
            </w:rPrChange>
          </w:rPr>
          <w:t>.start();</w:t>
        </w:r>
      </w:ins>
    </w:p>
    <w:p w:rsidR="001105EB" w:rsidRPr="001105EB" w:rsidRDefault="001105EB" w:rsidP="001105EB">
      <w:pPr>
        <w:autoSpaceDE w:val="0"/>
        <w:autoSpaceDN w:val="0"/>
        <w:adjustRightInd w:val="0"/>
        <w:jc w:val="left"/>
        <w:rPr>
          <w:ins w:id="589" w:author="Yangcl" w:date="2020-03-25T14:05:00Z"/>
          <w:rFonts w:ascii="Century Schoolbook" w:hAnsi="Century Schoolbook" w:cs="Century Schoolbook"/>
          <w:kern w:val="0"/>
          <w:sz w:val="24"/>
          <w:szCs w:val="24"/>
          <w:rPrChange w:id="590" w:author="Yangcl" w:date="2020-03-25T14:05:00Z">
            <w:rPr>
              <w:ins w:id="591" w:author="Yangcl" w:date="2020-03-25T14:05:00Z"/>
              <w:rFonts w:ascii="Century Schoolbook" w:hAnsi="Century Schoolbook" w:cs="Century Schoolbook"/>
              <w:kern w:val="0"/>
              <w:sz w:val="24"/>
              <w:szCs w:val="24"/>
            </w:rPr>
          </w:rPrChange>
        </w:rPr>
      </w:pPr>
      <w:ins w:id="592" w:author="Yangcl" w:date="2020-03-25T14:05:00Z">
        <w:r w:rsidRPr="001105EB">
          <w:rPr>
            <w:rFonts w:ascii="Century Schoolbook" w:hAnsi="Century Schoolbook" w:cs="Century Schoolbook"/>
            <w:color w:val="000000"/>
            <w:kern w:val="0"/>
            <w:sz w:val="24"/>
            <w:szCs w:val="24"/>
            <w:rPrChange w:id="59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594"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595" w:author="Yangcl" w:date="2020-03-25T14:05:00Z"/>
          <w:rFonts w:ascii="Century Schoolbook" w:hAnsi="Century Schoolbook" w:cs="Century Schoolbook"/>
          <w:kern w:val="0"/>
          <w:sz w:val="24"/>
          <w:szCs w:val="24"/>
          <w:rPrChange w:id="596" w:author="Yangcl" w:date="2020-03-25T14:05:00Z">
            <w:rPr>
              <w:ins w:id="597" w:author="Yangcl" w:date="2020-03-25T14:05:00Z"/>
              <w:rFonts w:ascii="Century Schoolbook" w:hAnsi="Century Schoolbook" w:cs="Century Schoolbook"/>
              <w:kern w:val="0"/>
              <w:sz w:val="24"/>
              <w:szCs w:val="24"/>
            </w:rPr>
          </w:rPrChange>
        </w:rPr>
      </w:pPr>
      <w:ins w:id="598" w:author="Yangcl" w:date="2020-03-25T14:05:00Z">
        <w:r w:rsidRPr="001105EB">
          <w:rPr>
            <w:rFonts w:ascii="Century Schoolbook" w:hAnsi="Century Schoolbook" w:cs="Century Schoolbook"/>
            <w:color w:val="000000"/>
            <w:kern w:val="0"/>
            <w:sz w:val="24"/>
            <w:szCs w:val="24"/>
            <w:rPrChange w:id="599"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600" w:author="Yangcl" w:date="2020-03-25T14:05:00Z"/>
          <w:rFonts w:ascii="Century Schoolbook" w:hAnsi="Century Schoolbook" w:cs="Century Schoolbook"/>
          <w:kern w:val="0"/>
          <w:sz w:val="24"/>
          <w:szCs w:val="24"/>
          <w:rPrChange w:id="601" w:author="Yangcl" w:date="2020-03-25T14:05:00Z">
            <w:rPr>
              <w:ins w:id="602" w:author="Yangcl" w:date="2020-03-25T14:05:00Z"/>
              <w:rFonts w:ascii="Century Schoolbook" w:hAnsi="Century Schoolbook" w:cs="Century Schoolbook"/>
              <w:kern w:val="0"/>
              <w:sz w:val="24"/>
              <w:szCs w:val="24"/>
            </w:rPr>
          </w:rPrChange>
        </w:rPr>
      </w:pPr>
      <w:ins w:id="603" w:author="Yangcl" w:date="2020-03-25T14:05:00Z">
        <w:r w:rsidRPr="001105EB">
          <w:rPr>
            <w:rFonts w:ascii="Century Schoolbook" w:hAnsi="Century Schoolbook" w:cs="Century Schoolbook"/>
            <w:color w:val="000000"/>
            <w:kern w:val="0"/>
            <w:sz w:val="24"/>
            <w:szCs w:val="24"/>
            <w:rPrChange w:id="60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605" w:author="Yangcl" w:date="2020-03-25T14:05:00Z">
              <w:rPr>
                <w:rFonts w:ascii="Century Schoolbook" w:hAnsi="Century Schoolbook" w:cs="Century Schoolbook"/>
                <w:b/>
                <w:bCs/>
                <w:color w:val="7F0055"/>
                <w:kern w:val="0"/>
                <w:sz w:val="24"/>
                <w:szCs w:val="24"/>
              </w:rPr>
            </w:rPrChange>
          </w:rPr>
          <w:t>private</w:t>
        </w:r>
        <w:r w:rsidRPr="001105EB">
          <w:rPr>
            <w:rFonts w:ascii="Century Schoolbook" w:hAnsi="Century Schoolbook" w:cs="Century Schoolbook"/>
            <w:color w:val="000000"/>
            <w:kern w:val="0"/>
            <w:sz w:val="24"/>
            <w:szCs w:val="24"/>
            <w:rPrChange w:id="606"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07" w:author="Yangcl" w:date="2020-03-25T14:05:00Z">
              <w:rPr>
                <w:rFonts w:ascii="Century Schoolbook" w:hAnsi="Century Schoolbook" w:cs="Century Schoolbook"/>
                <w:b/>
                <w:bCs/>
                <w:color w:val="7F0055"/>
                <w:kern w:val="0"/>
                <w:sz w:val="24"/>
                <w:szCs w:val="24"/>
              </w:rPr>
            </w:rPrChange>
          </w:rPr>
          <w:t>static</w:t>
        </w:r>
        <w:r w:rsidRPr="001105EB">
          <w:rPr>
            <w:rFonts w:ascii="Century Schoolbook" w:hAnsi="Century Schoolbook" w:cs="Century Schoolbook"/>
            <w:color w:val="000000"/>
            <w:kern w:val="0"/>
            <w:sz w:val="24"/>
            <w:szCs w:val="24"/>
            <w:rPrChange w:id="608"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09" w:author="Yangcl" w:date="2020-03-25T14:05:00Z">
              <w:rPr>
                <w:rFonts w:ascii="Century Schoolbook" w:hAnsi="Century Schoolbook" w:cs="Century Schoolbook"/>
                <w:b/>
                <w:bCs/>
                <w:color w:val="7F0055"/>
                <w:kern w:val="0"/>
                <w:sz w:val="24"/>
                <w:szCs w:val="24"/>
              </w:rPr>
            </w:rPrChange>
          </w:rPr>
          <w:t>class</w:t>
        </w:r>
        <w:r w:rsidRPr="001105EB">
          <w:rPr>
            <w:rFonts w:ascii="Century Schoolbook" w:hAnsi="Century Schoolbook" w:cs="Century Schoolbook"/>
            <w:color w:val="000000"/>
            <w:kern w:val="0"/>
            <w:sz w:val="24"/>
            <w:szCs w:val="24"/>
            <w:rPrChange w:id="610" w:author="Yangcl" w:date="2020-03-25T14:05:00Z">
              <w:rPr>
                <w:rFonts w:ascii="Century Schoolbook" w:hAnsi="Century Schoolbook" w:cs="Century Schoolbook"/>
                <w:color w:val="000000"/>
                <w:kern w:val="0"/>
                <w:sz w:val="24"/>
                <w:szCs w:val="24"/>
              </w:rPr>
            </w:rPrChange>
          </w:rPr>
          <w:t xml:space="preserve"> LazyHolder {</w:t>
        </w:r>
      </w:ins>
    </w:p>
    <w:p w:rsidR="001105EB" w:rsidRPr="001105EB" w:rsidRDefault="001105EB" w:rsidP="001105EB">
      <w:pPr>
        <w:autoSpaceDE w:val="0"/>
        <w:autoSpaceDN w:val="0"/>
        <w:adjustRightInd w:val="0"/>
        <w:jc w:val="left"/>
        <w:rPr>
          <w:ins w:id="611" w:author="Yangcl" w:date="2020-03-25T14:05:00Z"/>
          <w:rFonts w:ascii="Century Schoolbook" w:hAnsi="Century Schoolbook" w:cs="Century Schoolbook"/>
          <w:kern w:val="0"/>
          <w:sz w:val="24"/>
          <w:szCs w:val="24"/>
          <w:rPrChange w:id="612" w:author="Yangcl" w:date="2020-03-25T14:05:00Z">
            <w:rPr>
              <w:ins w:id="613" w:author="Yangcl" w:date="2020-03-25T14:05:00Z"/>
              <w:rFonts w:ascii="Century Schoolbook" w:hAnsi="Century Schoolbook" w:cs="Century Schoolbook"/>
              <w:kern w:val="0"/>
              <w:sz w:val="24"/>
              <w:szCs w:val="24"/>
            </w:rPr>
          </w:rPrChange>
        </w:rPr>
      </w:pPr>
      <w:ins w:id="614" w:author="Yangcl" w:date="2020-03-25T14:05:00Z">
        <w:r w:rsidRPr="001105EB">
          <w:rPr>
            <w:rFonts w:ascii="Century Schoolbook" w:hAnsi="Century Schoolbook" w:cs="Century Schoolbook"/>
            <w:color w:val="000000"/>
            <w:kern w:val="0"/>
            <w:sz w:val="24"/>
            <w:szCs w:val="24"/>
            <w:rPrChange w:id="615"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616"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617" w:author="Yangcl" w:date="2020-03-25T14:05:00Z">
              <w:rPr>
                <w:rFonts w:ascii="Century Schoolbook" w:hAnsi="Century Schoolbook" w:cs="Century Schoolbook"/>
                <w:b/>
                <w:bCs/>
                <w:color w:val="7F0055"/>
                <w:kern w:val="0"/>
                <w:sz w:val="24"/>
                <w:szCs w:val="24"/>
              </w:rPr>
            </w:rPrChange>
          </w:rPr>
          <w:t>private</w:t>
        </w:r>
        <w:r w:rsidRPr="001105EB">
          <w:rPr>
            <w:rFonts w:ascii="Century Schoolbook" w:hAnsi="Century Schoolbook" w:cs="Century Schoolbook"/>
            <w:color w:val="000000"/>
            <w:kern w:val="0"/>
            <w:sz w:val="24"/>
            <w:szCs w:val="24"/>
            <w:rPrChange w:id="618"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19" w:author="Yangcl" w:date="2020-03-25T14:05:00Z">
              <w:rPr>
                <w:rFonts w:ascii="Century Schoolbook" w:hAnsi="Century Schoolbook" w:cs="Century Schoolbook"/>
                <w:b/>
                <w:bCs/>
                <w:color w:val="7F0055"/>
                <w:kern w:val="0"/>
                <w:sz w:val="24"/>
                <w:szCs w:val="24"/>
              </w:rPr>
            </w:rPrChange>
          </w:rPr>
          <w:t>static</w:t>
        </w:r>
        <w:r w:rsidRPr="001105EB">
          <w:rPr>
            <w:rFonts w:ascii="Century Schoolbook" w:hAnsi="Century Schoolbook" w:cs="Century Schoolbook"/>
            <w:color w:val="000000"/>
            <w:kern w:val="0"/>
            <w:sz w:val="24"/>
            <w:szCs w:val="24"/>
            <w:rPrChange w:id="620"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21" w:author="Yangcl" w:date="2020-03-25T14:05:00Z">
              <w:rPr>
                <w:rFonts w:ascii="Century Schoolbook" w:hAnsi="Century Schoolbook" w:cs="Century Schoolbook"/>
                <w:b/>
                <w:bCs/>
                <w:color w:val="7F0055"/>
                <w:kern w:val="0"/>
                <w:sz w:val="24"/>
                <w:szCs w:val="24"/>
              </w:rPr>
            </w:rPrChange>
          </w:rPr>
          <w:t>final</w:t>
        </w:r>
        <w:r w:rsidRPr="001105EB">
          <w:rPr>
            <w:rFonts w:ascii="Century Schoolbook" w:hAnsi="Century Schoolbook" w:cs="Century Schoolbook"/>
            <w:color w:val="000000"/>
            <w:kern w:val="0"/>
            <w:sz w:val="24"/>
            <w:szCs w:val="24"/>
            <w:rPrChange w:id="622" w:author="Yangcl" w:date="2020-03-25T14:05:00Z">
              <w:rPr>
                <w:rFonts w:ascii="Century Schoolbook" w:hAnsi="Century Schoolbook" w:cs="Century Schoolbook"/>
                <w:color w:val="000000"/>
                <w:kern w:val="0"/>
                <w:sz w:val="24"/>
                <w:szCs w:val="24"/>
              </w:rPr>
            </w:rPrChange>
          </w:rPr>
          <w:t xml:space="preserve"> DistributeLockZk </w:t>
        </w:r>
        <w:r w:rsidRPr="001105EB">
          <w:rPr>
            <w:rFonts w:ascii="Century Schoolbook" w:hAnsi="Century Schoolbook" w:cs="Century Schoolbook"/>
            <w:bCs/>
            <w:iCs/>
            <w:color w:val="0000C0"/>
            <w:kern w:val="0"/>
            <w:sz w:val="24"/>
            <w:szCs w:val="24"/>
            <w:rPrChange w:id="623" w:author="Yangcl" w:date="2020-03-25T14:05:00Z">
              <w:rPr>
                <w:rFonts w:ascii="Century Schoolbook" w:hAnsi="Century Schoolbook" w:cs="Century Schoolbook"/>
                <w:b/>
                <w:bCs/>
                <w:i/>
                <w:iCs/>
                <w:color w:val="0000C0"/>
                <w:kern w:val="0"/>
                <w:sz w:val="24"/>
                <w:szCs w:val="24"/>
              </w:rPr>
            </w:rPrChange>
          </w:rPr>
          <w:t>INSTANCE</w:t>
        </w:r>
        <w:r w:rsidRPr="001105EB">
          <w:rPr>
            <w:rFonts w:ascii="Century Schoolbook" w:hAnsi="Century Schoolbook" w:cs="Century Schoolbook"/>
            <w:color w:val="000000"/>
            <w:kern w:val="0"/>
            <w:sz w:val="24"/>
            <w:szCs w:val="24"/>
            <w:rPrChange w:id="624"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625" w:author="Yangcl" w:date="2020-03-25T14:05:00Z">
              <w:rPr>
                <w:rFonts w:ascii="Century Schoolbook" w:hAnsi="Century Schoolbook" w:cs="Century Schoolbook"/>
                <w:b/>
                <w:bCs/>
                <w:color w:val="7F0055"/>
                <w:kern w:val="0"/>
                <w:sz w:val="24"/>
                <w:szCs w:val="24"/>
              </w:rPr>
            </w:rPrChange>
          </w:rPr>
          <w:t>new</w:t>
        </w:r>
        <w:r w:rsidRPr="001105EB">
          <w:rPr>
            <w:rFonts w:ascii="Century Schoolbook" w:hAnsi="Century Schoolbook" w:cs="Century Schoolbook"/>
            <w:color w:val="000000"/>
            <w:kern w:val="0"/>
            <w:sz w:val="24"/>
            <w:szCs w:val="24"/>
            <w:rPrChange w:id="626" w:author="Yangcl" w:date="2020-03-25T14:05:00Z">
              <w:rPr>
                <w:rFonts w:ascii="Century Schoolbook" w:hAnsi="Century Schoolbook" w:cs="Century Schoolbook"/>
                <w:color w:val="000000"/>
                <w:kern w:val="0"/>
                <w:sz w:val="24"/>
                <w:szCs w:val="24"/>
              </w:rPr>
            </w:rPrChange>
          </w:rPr>
          <w:t xml:space="preserve"> DistributeLockZk();</w:t>
        </w:r>
      </w:ins>
    </w:p>
    <w:p w:rsidR="001105EB" w:rsidRPr="001105EB" w:rsidRDefault="001105EB" w:rsidP="001105EB">
      <w:pPr>
        <w:autoSpaceDE w:val="0"/>
        <w:autoSpaceDN w:val="0"/>
        <w:adjustRightInd w:val="0"/>
        <w:jc w:val="left"/>
        <w:rPr>
          <w:ins w:id="627" w:author="Yangcl" w:date="2020-03-25T14:05:00Z"/>
          <w:rFonts w:ascii="Century Schoolbook" w:hAnsi="Century Schoolbook" w:cs="Century Schoolbook"/>
          <w:kern w:val="0"/>
          <w:sz w:val="24"/>
          <w:szCs w:val="24"/>
          <w:rPrChange w:id="628" w:author="Yangcl" w:date="2020-03-25T14:05:00Z">
            <w:rPr>
              <w:ins w:id="629" w:author="Yangcl" w:date="2020-03-25T14:05:00Z"/>
              <w:rFonts w:ascii="Century Schoolbook" w:hAnsi="Century Schoolbook" w:cs="Century Schoolbook"/>
              <w:kern w:val="0"/>
              <w:sz w:val="24"/>
              <w:szCs w:val="24"/>
            </w:rPr>
          </w:rPrChange>
        </w:rPr>
      </w:pPr>
      <w:ins w:id="630" w:author="Yangcl" w:date="2020-03-25T14:05:00Z">
        <w:r w:rsidRPr="001105EB">
          <w:rPr>
            <w:rFonts w:ascii="Century Schoolbook" w:hAnsi="Century Schoolbook" w:cs="Century Schoolbook"/>
            <w:color w:val="000000"/>
            <w:kern w:val="0"/>
            <w:sz w:val="24"/>
            <w:szCs w:val="24"/>
            <w:rPrChange w:id="631" w:author="Yangcl" w:date="2020-03-25T14:05:00Z">
              <w:rPr>
                <w:rFonts w:ascii="Century Schoolbook" w:hAnsi="Century Schoolbook" w:cs="Century Schoolbook"/>
                <w:color w:val="000000"/>
                <w:kern w:val="0"/>
                <w:sz w:val="24"/>
                <w:szCs w:val="24"/>
              </w:rPr>
            </w:rPrChange>
          </w:rPr>
          <w:lastRenderedPageBreak/>
          <w:tab/>
          <w:t>}</w:t>
        </w:r>
      </w:ins>
    </w:p>
    <w:p w:rsidR="001105EB" w:rsidRPr="001105EB" w:rsidRDefault="001105EB" w:rsidP="001105EB">
      <w:pPr>
        <w:autoSpaceDE w:val="0"/>
        <w:autoSpaceDN w:val="0"/>
        <w:adjustRightInd w:val="0"/>
        <w:jc w:val="left"/>
        <w:rPr>
          <w:ins w:id="632" w:author="Yangcl" w:date="2020-03-25T14:05:00Z"/>
          <w:rFonts w:ascii="Century Schoolbook" w:hAnsi="Century Schoolbook" w:cs="Century Schoolbook"/>
          <w:kern w:val="0"/>
          <w:sz w:val="24"/>
          <w:szCs w:val="24"/>
          <w:rPrChange w:id="633" w:author="Yangcl" w:date="2020-03-25T14:05:00Z">
            <w:rPr>
              <w:ins w:id="634" w:author="Yangcl" w:date="2020-03-25T14:05:00Z"/>
              <w:rFonts w:ascii="Century Schoolbook" w:hAnsi="Century Schoolbook" w:cs="Century Schoolbook"/>
              <w:kern w:val="0"/>
              <w:sz w:val="24"/>
              <w:szCs w:val="24"/>
            </w:rPr>
          </w:rPrChange>
        </w:rPr>
      </w:pPr>
      <w:ins w:id="635" w:author="Yangcl" w:date="2020-03-25T14:05:00Z">
        <w:r w:rsidRPr="001105EB">
          <w:rPr>
            <w:rFonts w:ascii="Century Schoolbook" w:hAnsi="Century Schoolbook" w:cs="Century Schoolbook"/>
            <w:color w:val="000000"/>
            <w:kern w:val="0"/>
            <w:sz w:val="24"/>
            <w:szCs w:val="24"/>
            <w:rPrChange w:id="636"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637" w:author="Yangcl" w:date="2020-03-25T14:05: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638"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39" w:author="Yangcl" w:date="2020-03-25T14:05:00Z">
              <w:rPr>
                <w:rFonts w:ascii="Century Schoolbook" w:hAnsi="Century Schoolbook" w:cs="Century Schoolbook"/>
                <w:b/>
                <w:bCs/>
                <w:color w:val="7F0055"/>
                <w:kern w:val="0"/>
                <w:sz w:val="24"/>
                <w:szCs w:val="24"/>
              </w:rPr>
            </w:rPrChange>
          </w:rPr>
          <w:t>static</w:t>
        </w:r>
        <w:r w:rsidRPr="001105EB">
          <w:rPr>
            <w:rFonts w:ascii="Century Schoolbook" w:hAnsi="Century Schoolbook" w:cs="Century Schoolbook"/>
            <w:color w:val="000000"/>
            <w:kern w:val="0"/>
            <w:sz w:val="24"/>
            <w:szCs w:val="24"/>
            <w:rPrChange w:id="640"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41" w:author="Yangcl" w:date="2020-03-25T14:05:00Z">
              <w:rPr>
                <w:rFonts w:ascii="Century Schoolbook" w:hAnsi="Century Schoolbook" w:cs="Century Schoolbook"/>
                <w:b/>
                <w:bCs/>
                <w:color w:val="7F0055"/>
                <w:kern w:val="0"/>
                <w:sz w:val="24"/>
                <w:szCs w:val="24"/>
              </w:rPr>
            </w:rPrChange>
          </w:rPr>
          <w:t>final</w:t>
        </w:r>
        <w:r w:rsidRPr="001105EB">
          <w:rPr>
            <w:rFonts w:ascii="Century Schoolbook" w:hAnsi="Century Schoolbook" w:cs="Century Schoolbook"/>
            <w:color w:val="000000"/>
            <w:kern w:val="0"/>
            <w:sz w:val="24"/>
            <w:szCs w:val="24"/>
            <w:rPrChange w:id="642" w:author="Yangcl" w:date="2020-03-25T14:05:00Z">
              <w:rPr>
                <w:rFonts w:ascii="Century Schoolbook" w:hAnsi="Century Schoolbook" w:cs="Century Schoolbook"/>
                <w:color w:val="000000"/>
                <w:kern w:val="0"/>
                <w:sz w:val="24"/>
                <w:szCs w:val="24"/>
              </w:rPr>
            </w:rPrChange>
          </w:rPr>
          <w:t xml:space="preserve"> DistributeLockZk getInstance() {</w:t>
        </w:r>
      </w:ins>
    </w:p>
    <w:p w:rsidR="001105EB" w:rsidRPr="001105EB" w:rsidRDefault="001105EB" w:rsidP="001105EB">
      <w:pPr>
        <w:autoSpaceDE w:val="0"/>
        <w:autoSpaceDN w:val="0"/>
        <w:adjustRightInd w:val="0"/>
        <w:jc w:val="left"/>
        <w:rPr>
          <w:ins w:id="643" w:author="Yangcl" w:date="2020-03-25T14:05:00Z"/>
          <w:rFonts w:ascii="Century Schoolbook" w:hAnsi="Century Schoolbook" w:cs="Century Schoolbook"/>
          <w:kern w:val="0"/>
          <w:sz w:val="24"/>
          <w:szCs w:val="24"/>
          <w:rPrChange w:id="644" w:author="Yangcl" w:date="2020-03-25T14:05:00Z">
            <w:rPr>
              <w:ins w:id="645" w:author="Yangcl" w:date="2020-03-25T14:05:00Z"/>
              <w:rFonts w:ascii="Century Schoolbook" w:hAnsi="Century Schoolbook" w:cs="Century Schoolbook"/>
              <w:kern w:val="0"/>
              <w:sz w:val="24"/>
              <w:szCs w:val="24"/>
            </w:rPr>
          </w:rPrChange>
        </w:rPr>
      </w:pPr>
      <w:ins w:id="646" w:author="Yangcl" w:date="2020-03-25T14:05:00Z">
        <w:r w:rsidRPr="001105EB">
          <w:rPr>
            <w:rFonts w:ascii="Century Schoolbook" w:hAnsi="Century Schoolbook" w:cs="Century Schoolbook"/>
            <w:color w:val="000000"/>
            <w:kern w:val="0"/>
            <w:sz w:val="24"/>
            <w:szCs w:val="24"/>
            <w:rPrChange w:id="64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648"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649"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650" w:author="Yangcl" w:date="2020-03-25T14:05:00Z">
              <w:rPr>
                <w:rFonts w:ascii="Century Schoolbook" w:hAnsi="Century Schoolbook" w:cs="Century Schoolbook"/>
                <w:color w:val="000000"/>
                <w:kern w:val="0"/>
                <w:sz w:val="24"/>
                <w:szCs w:val="24"/>
              </w:rPr>
            </w:rPrChange>
          </w:rPr>
          <w:t xml:space="preserve"> LazyHolder.</w:t>
        </w:r>
        <w:r w:rsidRPr="001105EB">
          <w:rPr>
            <w:rFonts w:ascii="Century Schoolbook" w:hAnsi="Century Schoolbook" w:cs="Century Schoolbook"/>
            <w:bCs/>
            <w:iCs/>
            <w:color w:val="0000C0"/>
            <w:kern w:val="0"/>
            <w:sz w:val="24"/>
            <w:szCs w:val="24"/>
            <w:rPrChange w:id="651" w:author="Yangcl" w:date="2020-03-25T14:05:00Z">
              <w:rPr>
                <w:rFonts w:ascii="Century Schoolbook" w:hAnsi="Century Schoolbook" w:cs="Century Schoolbook"/>
                <w:b/>
                <w:bCs/>
                <w:i/>
                <w:iCs/>
                <w:color w:val="0000C0"/>
                <w:kern w:val="0"/>
                <w:sz w:val="24"/>
                <w:szCs w:val="24"/>
              </w:rPr>
            </w:rPrChange>
          </w:rPr>
          <w:t>INSTANCE</w:t>
        </w:r>
        <w:r w:rsidRPr="001105EB">
          <w:rPr>
            <w:rFonts w:ascii="Century Schoolbook" w:hAnsi="Century Schoolbook" w:cs="Century Schoolbook"/>
            <w:color w:val="000000"/>
            <w:kern w:val="0"/>
            <w:sz w:val="24"/>
            <w:szCs w:val="24"/>
            <w:rPrChange w:id="652" w:author="Yangcl" w:date="2020-03-25T14:05:00Z">
              <w:rPr>
                <w:rFonts w:ascii="Century Schoolbook" w:hAnsi="Century Schoolbook" w:cs="Century Schoolbook"/>
                <w:color w:val="000000"/>
                <w:kern w:val="0"/>
                <w:sz w:val="24"/>
                <w:szCs w:val="24"/>
              </w:rPr>
            </w:rPrChange>
          </w:rPr>
          <w:t xml:space="preserve">; </w:t>
        </w:r>
      </w:ins>
    </w:p>
    <w:p w:rsidR="001105EB" w:rsidRPr="001105EB" w:rsidRDefault="001105EB" w:rsidP="001105EB">
      <w:pPr>
        <w:autoSpaceDE w:val="0"/>
        <w:autoSpaceDN w:val="0"/>
        <w:adjustRightInd w:val="0"/>
        <w:jc w:val="left"/>
        <w:rPr>
          <w:ins w:id="653" w:author="Yangcl" w:date="2020-03-25T14:05:00Z"/>
          <w:rFonts w:ascii="Century Schoolbook" w:hAnsi="Century Schoolbook" w:cs="Century Schoolbook"/>
          <w:kern w:val="0"/>
          <w:sz w:val="24"/>
          <w:szCs w:val="24"/>
          <w:rPrChange w:id="654" w:author="Yangcl" w:date="2020-03-25T14:05:00Z">
            <w:rPr>
              <w:ins w:id="655" w:author="Yangcl" w:date="2020-03-25T14:05:00Z"/>
              <w:rFonts w:ascii="Century Schoolbook" w:hAnsi="Century Schoolbook" w:cs="Century Schoolbook"/>
              <w:kern w:val="0"/>
              <w:sz w:val="24"/>
              <w:szCs w:val="24"/>
            </w:rPr>
          </w:rPrChange>
        </w:rPr>
      </w:pPr>
      <w:ins w:id="656" w:author="Yangcl" w:date="2020-03-25T14:05:00Z">
        <w:r w:rsidRPr="001105EB">
          <w:rPr>
            <w:rFonts w:ascii="Century Schoolbook" w:hAnsi="Century Schoolbook" w:cs="Century Schoolbook"/>
            <w:color w:val="000000"/>
            <w:kern w:val="0"/>
            <w:sz w:val="24"/>
            <w:szCs w:val="24"/>
            <w:rPrChange w:id="657"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658" w:author="Yangcl" w:date="2020-03-25T14:05:00Z"/>
          <w:rFonts w:ascii="Century Schoolbook" w:hAnsi="Century Schoolbook" w:cs="Century Schoolbook"/>
          <w:kern w:val="0"/>
          <w:sz w:val="24"/>
          <w:szCs w:val="24"/>
          <w:rPrChange w:id="659" w:author="Yangcl" w:date="2020-03-25T14:05:00Z">
            <w:rPr>
              <w:ins w:id="660" w:author="Yangcl" w:date="2020-03-25T14:05:00Z"/>
              <w:rFonts w:ascii="Century Schoolbook" w:hAnsi="Century Schoolbook" w:cs="Century Schoolbook"/>
              <w:kern w:val="0"/>
              <w:sz w:val="24"/>
              <w:szCs w:val="24"/>
            </w:rPr>
          </w:rPrChange>
        </w:rPr>
      </w:pPr>
      <w:ins w:id="661" w:author="Yangcl" w:date="2020-03-25T14:05:00Z">
        <w:r w:rsidRPr="001105EB">
          <w:rPr>
            <w:rFonts w:ascii="Century Schoolbook" w:hAnsi="Century Schoolbook" w:cs="Century Schoolbook"/>
            <w:color w:val="000000"/>
            <w:kern w:val="0"/>
            <w:sz w:val="24"/>
            <w:szCs w:val="24"/>
            <w:rPrChange w:id="662" w:author="Yangcl" w:date="2020-03-25T14:05:00Z">
              <w:rPr>
                <w:rFonts w:ascii="Century Schoolbook" w:hAnsi="Century Schoolbook" w:cs="Century Schoolbook"/>
                <w:color w:val="000000"/>
                <w:kern w:val="0"/>
                <w:sz w:val="24"/>
                <w:szCs w:val="24"/>
              </w:rPr>
            </w:rPrChange>
          </w:rPr>
          <w:tab/>
        </w:r>
      </w:ins>
    </w:p>
    <w:p w:rsidR="001105EB" w:rsidRPr="001105EB" w:rsidRDefault="001105EB" w:rsidP="001105EB">
      <w:pPr>
        <w:autoSpaceDE w:val="0"/>
        <w:autoSpaceDN w:val="0"/>
        <w:adjustRightInd w:val="0"/>
        <w:jc w:val="left"/>
        <w:rPr>
          <w:ins w:id="663" w:author="Yangcl" w:date="2020-03-25T14:05:00Z"/>
          <w:rFonts w:ascii="Century Schoolbook" w:hAnsi="Century Schoolbook" w:cs="Century Schoolbook"/>
          <w:kern w:val="0"/>
          <w:sz w:val="24"/>
          <w:szCs w:val="24"/>
          <w:rPrChange w:id="664" w:author="Yangcl" w:date="2020-03-25T14:05:00Z">
            <w:rPr>
              <w:ins w:id="665" w:author="Yangcl" w:date="2020-03-25T14:05:00Z"/>
              <w:rFonts w:ascii="Century Schoolbook" w:hAnsi="Century Schoolbook" w:cs="Century Schoolbook"/>
              <w:kern w:val="0"/>
              <w:sz w:val="24"/>
              <w:szCs w:val="24"/>
            </w:rPr>
          </w:rPrChange>
        </w:rPr>
      </w:pPr>
      <w:ins w:id="666" w:author="Yangcl" w:date="2020-03-25T14:05:00Z">
        <w:r w:rsidRPr="001105EB">
          <w:rPr>
            <w:rFonts w:ascii="Century Schoolbook" w:hAnsi="Century Schoolbook" w:cs="Century Schoolbook"/>
            <w:color w:val="000000"/>
            <w:kern w:val="0"/>
            <w:sz w:val="24"/>
            <w:szCs w:val="24"/>
            <w:rPrChange w:id="66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668" w:author="Yangcl" w:date="2020-03-25T14:05:00Z">
              <w:rPr>
                <w:rFonts w:ascii="Century Schoolbook" w:hAnsi="Century Schoolbook" w:cs="Century Schoolbook"/>
                <w:b/>
                <w:bCs/>
                <w:color w:val="7F0055"/>
                <w:kern w:val="0"/>
                <w:sz w:val="24"/>
                <w:szCs w:val="24"/>
              </w:rPr>
            </w:rPrChange>
          </w:rPr>
          <w:t>private</w:t>
        </w:r>
        <w:r w:rsidRPr="001105EB">
          <w:rPr>
            <w:rFonts w:ascii="Century Schoolbook" w:hAnsi="Century Schoolbook" w:cs="Century Schoolbook"/>
            <w:color w:val="000000"/>
            <w:kern w:val="0"/>
            <w:sz w:val="24"/>
            <w:szCs w:val="24"/>
            <w:rPrChange w:id="669"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70" w:author="Yangcl" w:date="2020-03-25T14:05:00Z">
              <w:rPr>
                <w:rFonts w:ascii="Century Schoolbook" w:hAnsi="Century Schoolbook" w:cs="Century Schoolbook"/>
                <w:b/>
                <w:bCs/>
                <w:color w:val="7F0055"/>
                <w:kern w:val="0"/>
                <w:sz w:val="24"/>
                <w:szCs w:val="24"/>
              </w:rPr>
            </w:rPrChange>
          </w:rPr>
          <w:t>static</w:t>
        </w:r>
        <w:r w:rsidRPr="001105EB">
          <w:rPr>
            <w:rFonts w:ascii="Century Schoolbook" w:hAnsi="Century Schoolbook" w:cs="Century Schoolbook"/>
            <w:color w:val="000000"/>
            <w:kern w:val="0"/>
            <w:sz w:val="24"/>
            <w:szCs w:val="24"/>
            <w:rPrChange w:id="671"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672" w:author="Yangcl" w:date="2020-03-25T14:05:00Z">
              <w:rPr>
                <w:rFonts w:ascii="Century Schoolbook" w:hAnsi="Century Schoolbook" w:cs="Century Schoolbook"/>
                <w:b/>
                <w:bCs/>
                <w:color w:val="7F0055"/>
                <w:kern w:val="0"/>
                <w:sz w:val="24"/>
                <w:szCs w:val="24"/>
              </w:rPr>
            </w:rPrChange>
          </w:rPr>
          <w:t>final</w:t>
        </w:r>
        <w:r w:rsidRPr="001105EB">
          <w:rPr>
            <w:rFonts w:ascii="Century Schoolbook" w:hAnsi="Century Schoolbook" w:cs="Century Schoolbook"/>
            <w:color w:val="000000"/>
            <w:kern w:val="0"/>
            <w:sz w:val="24"/>
            <w:szCs w:val="24"/>
            <w:rPrChange w:id="673" w:author="Yangcl" w:date="2020-03-25T14:05:00Z">
              <w:rPr>
                <w:rFonts w:ascii="Century Schoolbook" w:hAnsi="Century Schoolbook" w:cs="Century Schoolbook"/>
                <w:color w:val="000000"/>
                <w:kern w:val="0"/>
                <w:sz w:val="24"/>
                <w:szCs w:val="24"/>
              </w:rPr>
            </w:rPrChange>
          </w:rPr>
          <w:t xml:space="preserve"> String </w:t>
        </w:r>
        <w:r w:rsidRPr="001105EB">
          <w:rPr>
            <w:rFonts w:ascii="Century Schoolbook" w:hAnsi="Century Schoolbook" w:cs="Century Schoolbook"/>
            <w:bCs/>
            <w:iCs/>
            <w:color w:val="0000C0"/>
            <w:kern w:val="0"/>
            <w:sz w:val="24"/>
            <w:szCs w:val="24"/>
            <w:rPrChange w:id="674" w:author="Yangcl" w:date="2020-03-25T14:05:00Z">
              <w:rPr>
                <w:rFonts w:ascii="Century Schoolbook" w:hAnsi="Century Schoolbook" w:cs="Century Schoolbook"/>
                <w:b/>
                <w:bCs/>
                <w:i/>
                <w:iCs/>
                <w:color w:val="0000C0"/>
                <w:kern w:val="0"/>
                <w:sz w:val="24"/>
                <w:szCs w:val="24"/>
              </w:rPr>
            </w:rPrChange>
          </w:rPr>
          <w:t>rootPath</w:t>
        </w:r>
        <w:r w:rsidRPr="001105EB">
          <w:rPr>
            <w:rFonts w:ascii="Century Schoolbook" w:hAnsi="Century Schoolbook" w:cs="Century Schoolbook"/>
            <w:color w:val="000000"/>
            <w:kern w:val="0"/>
            <w:sz w:val="24"/>
            <w:szCs w:val="24"/>
            <w:rPrChange w:id="675"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color w:val="2A00FF"/>
            <w:kern w:val="0"/>
            <w:sz w:val="24"/>
            <w:szCs w:val="24"/>
            <w:rPrChange w:id="676" w:author="Yangcl" w:date="2020-03-25T14:05:00Z">
              <w:rPr>
                <w:rFonts w:ascii="Century Schoolbook" w:hAnsi="Century Schoolbook" w:cs="Century Schoolbook"/>
                <w:color w:val="2A00FF"/>
                <w:kern w:val="0"/>
                <w:sz w:val="24"/>
                <w:szCs w:val="24"/>
              </w:rPr>
            </w:rPrChange>
          </w:rPr>
          <w:t>"/"</w:t>
        </w:r>
        <w:r w:rsidRPr="001105EB">
          <w:rPr>
            <w:rFonts w:ascii="Century Schoolbook" w:hAnsi="Century Schoolbook" w:cs="Century Schoolbook"/>
            <w:color w:val="000000"/>
            <w:kern w:val="0"/>
            <w:sz w:val="24"/>
            <w:szCs w:val="24"/>
            <w:rPrChange w:id="677" w:author="Yangcl" w:date="2020-03-25T14:05:00Z">
              <w:rPr>
                <w:rFonts w:ascii="Century Schoolbook" w:hAnsi="Century Schoolbook" w:cs="Century Schoolbook"/>
                <w:color w:val="000000"/>
                <w:kern w:val="0"/>
                <w:sz w:val="24"/>
                <w:szCs w:val="24"/>
              </w:rPr>
            </w:rPrChange>
          </w:rPr>
          <w:t xml:space="preserve"> + DCacheEnum.</w:t>
        </w:r>
        <w:r w:rsidRPr="001105EB">
          <w:rPr>
            <w:rFonts w:ascii="Century Schoolbook" w:hAnsi="Century Schoolbook" w:cs="Century Schoolbook"/>
            <w:bCs/>
            <w:iCs/>
            <w:color w:val="0000C0"/>
            <w:kern w:val="0"/>
            <w:sz w:val="24"/>
            <w:szCs w:val="24"/>
            <w:rPrChange w:id="678" w:author="Yangcl" w:date="2020-03-25T14:05:00Z">
              <w:rPr>
                <w:rFonts w:ascii="Century Schoolbook" w:hAnsi="Century Schoolbook" w:cs="Century Schoolbook"/>
                <w:b/>
                <w:bCs/>
                <w:i/>
                <w:iCs/>
                <w:color w:val="0000C0"/>
                <w:kern w:val="0"/>
                <w:sz w:val="24"/>
                <w:szCs w:val="24"/>
              </w:rPr>
            </w:rPrChange>
          </w:rPr>
          <w:t>zkLockRoot</w:t>
        </w:r>
        <w:r w:rsidRPr="001105EB">
          <w:rPr>
            <w:rFonts w:ascii="Century Schoolbook" w:hAnsi="Century Schoolbook" w:cs="Century Schoolbook"/>
            <w:color w:val="000000"/>
            <w:kern w:val="0"/>
            <w:sz w:val="24"/>
            <w:szCs w:val="24"/>
            <w:rPrChange w:id="679" w:author="Yangcl" w:date="2020-03-25T14:05:00Z">
              <w:rPr>
                <w:rFonts w:ascii="Century Schoolbook" w:hAnsi="Century Schoolbook" w:cs="Century Schoolbook"/>
                <w:color w:val="000000"/>
                <w:kern w:val="0"/>
                <w:sz w:val="24"/>
                <w:szCs w:val="24"/>
              </w:rPr>
            </w:rPrChange>
          </w:rPr>
          <w:t xml:space="preserve">.toString() + </w:t>
        </w:r>
        <w:r w:rsidRPr="001105EB">
          <w:rPr>
            <w:rFonts w:ascii="Century Schoolbook" w:hAnsi="Century Schoolbook" w:cs="Century Schoolbook"/>
            <w:color w:val="2A00FF"/>
            <w:kern w:val="0"/>
            <w:sz w:val="24"/>
            <w:szCs w:val="24"/>
            <w:rPrChange w:id="680" w:author="Yangcl" w:date="2020-03-25T14:05:00Z">
              <w:rPr>
                <w:rFonts w:ascii="Century Schoolbook" w:hAnsi="Century Schoolbook" w:cs="Century Schoolbook"/>
                <w:color w:val="2A00FF"/>
                <w:kern w:val="0"/>
                <w:sz w:val="24"/>
                <w:szCs w:val="24"/>
              </w:rPr>
            </w:rPrChange>
          </w:rPr>
          <w:t>"/"</w:t>
        </w:r>
        <w:r w:rsidRPr="001105EB">
          <w:rPr>
            <w:rFonts w:ascii="Century Schoolbook" w:hAnsi="Century Schoolbook" w:cs="Century Schoolbook"/>
            <w:color w:val="000000"/>
            <w:kern w:val="0"/>
            <w:sz w:val="24"/>
            <w:szCs w:val="24"/>
            <w:rPrChange w:id="681"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color w:val="3F7F5F"/>
            <w:kern w:val="0"/>
            <w:sz w:val="24"/>
            <w:szCs w:val="24"/>
            <w:rPrChange w:id="682" w:author="Yangcl" w:date="2020-03-25T14:05:00Z">
              <w:rPr>
                <w:rFonts w:ascii="Century Schoolbook" w:hAnsi="Century Schoolbook" w:cs="Century Schoolbook"/>
                <w:color w:val="3F7F5F"/>
                <w:kern w:val="0"/>
                <w:sz w:val="24"/>
                <w:szCs w:val="24"/>
              </w:rPr>
            </w:rPrChange>
          </w:rPr>
          <w:t xml:space="preserve">// </w:t>
        </w:r>
        <w:r w:rsidRPr="001105EB">
          <w:rPr>
            <w:rFonts w:ascii="Century Schoolbook" w:hAnsi="Century Schoolbook" w:cs="Century Schoolbook"/>
            <w:color w:val="3F7F5F"/>
            <w:kern w:val="0"/>
            <w:sz w:val="24"/>
            <w:szCs w:val="24"/>
            <w:rPrChange w:id="683" w:author="Yangcl" w:date="2020-03-25T14:05:00Z">
              <w:rPr>
                <w:rFonts w:ascii="Century Schoolbook" w:hAnsi="Century Schoolbook" w:cs="Century Schoolbook"/>
                <w:color w:val="3F7F5F"/>
                <w:kern w:val="0"/>
                <w:sz w:val="24"/>
                <w:szCs w:val="24"/>
                <w:u w:val="single"/>
              </w:rPr>
            </w:rPrChange>
          </w:rPr>
          <w:t>zookeeper</w:t>
        </w:r>
        <w:r w:rsidRPr="001105EB">
          <w:rPr>
            <w:rFonts w:ascii="Century Schoolbook" w:hAnsi="Century Schoolbook" w:cs="Century Schoolbook"/>
            <w:color w:val="3F7F5F"/>
            <w:kern w:val="0"/>
            <w:sz w:val="24"/>
            <w:szCs w:val="24"/>
            <w:rPrChange w:id="684" w:author="Yangcl" w:date="2020-03-25T14:05:00Z">
              <w:rPr>
                <w:rFonts w:ascii="Century Schoolbook" w:hAnsi="Century Schoolbook" w:cs="Century Schoolbook"/>
                <w:color w:val="3F7F5F"/>
                <w:kern w:val="0"/>
                <w:sz w:val="24"/>
                <w:szCs w:val="24"/>
              </w:rPr>
            </w:rPrChange>
          </w:rPr>
          <w:t>锁基础路径</w:t>
        </w:r>
      </w:ins>
    </w:p>
    <w:p w:rsidR="001105EB" w:rsidRPr="001105EB" w:rsidRDefault="001105EB" w:rsidP="001105EB">
      <w:pPr>
        <w:autoSpaceDE w:val="0"/>
        <w:autoSpaceDN w:val="0"/>
        <w:adjustRightInd w:val="0"/>
        <w:jc w:val="left"/>
        <w:rPr>
          <w:ins w:id="685" w:author="Yangcl" w:date="2020-03-25T14:05:00Z"/>
          <w:rFonts w:ascii="Century Schoolbook" w:hAnsi="Century Schoolbook" w:cs="Century Schoolbook"/>
          <w:kern w:val="0"/>
          <w:sz w:val="24"/>
          <w:szCs w:val="24"/>
          <w:rPrChange w:id="686" w:author="Yangcl" w:date="2020-03-25T14:05:00Z">
            <w:rPr>
              <w:ins w:id="687" w:author="Yangcl" w:date="2020-03-25T14:05:00Z"/>
              <w:rFonts w:ascii="Century Schoolbook" w:hAnsi="Century Schoolbook" w:cs="Century Schoolbook"/>
              <w:kern w:val="0"/>
              <w:sz w:val="24"/>
              <w:szCs w:val="24"/>
            </w:rPr>
          </w:rPrChange>
        </w:rPr>
      </w:pPr>
      <w:ins w:id="688" w:author="Yangcl" w:date="2020-03-25T14:05:00Z">
        <w:r w:rsidRPr="001105EB">
          <w:rPr>
            <w:rFonts w:ascii="Century Schoolbook" w:hAnsi="Century Schoolbook" w:cs="Century Schoolbook"/>
            <w:color w:val="000000"/>
            <w:kern w:val="0"/>
            <w:sz w:val="24"/>
            <w:szCs w:val="24"/>
            <w:rPrChange w:id="689" w:author="Yangcl" w:date="2020-03-25T14:05:00Z">
              <w:rPr>
                <w:rFonts w:ascii="Century Schoolbook" w:hAnsi="Century Schoolbook" w:cs="Century Schoolbook"/>
                <w:color w:val="000000"/>
                <w:kern w:val="0"/>
                <w:sz w:val="24"/>
                <w:szCs w:val="24"/>
              </w:rPr>
            </w:rPrChange>
          </w:rPr>
          <w:tab/>
        </w:r>
      </w:ins>
    </w:p>
    <w:p w:rsidR="001105EB" w:rsidRPr="001105EB" w:rsidRDefault="001105EB" w:rsidP="001105EB">
      <w:pPr>
        <w:autoSpaceDE w:val="0"/>
        <w:autoSpaceDN w:val="0"/>
        <w:adjustRightInd w:val="0"/>
        <w:jc w:val="left"/>
        <w:rPr>
          <w:ins w:id="690" w:author="Yangcl" w:date="2020-03-25T14:05:00Z"/>
          <w:rFonts w:ascii="Century Schoolbook" w:hAnsi="Century Schoolbook" w:cs="Century Schoolbook"/>
          <w:kern w:val="0"/>
          <w:sz w:val="24"/>
          <w:szCs w:val="24"/>
          <w:rPrChange w:id="691" w:author="Yangcl" w:date="2020-03-25T14:05:00Z">
            <w:rPr>
              <w:ins w:id="692" w:author="Yangcl" w:date="2020-03-25T14:05:00Z"/>
              <w:rFonts w:ascii="Century Schoolbook" w:hAnsi="Century Schoolbook" w:cs="Century Schoolbook"/>
              <w:kern w:val="0"/>
              <w:sz w:val="24"/>
              <w:szCs w:val="24"/>
            </w:rPr>
          </w:rPrChange>
        </w:rPr>
      </w:pPr>
      <w:ins w:id="693" w:author="Yangcl" w:date="2020-03-25T14:05:00Z">
        <w:r w:rsidRPr="001105EB">
          <w:rPr>
            <w:rFonts w:ascii="Century Schoolbook" w:hAnsi="Century Schoolbook" w:cs="Century Schoolbook"/>
            <w:color w:val="000000"/>
            <w:kern w:val="0"/>
            <w:sz w:val="24"/>
            <w:szCs w:val="24"/>
            <w:rPrChange w:id="69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3F7F5F"/>
            <w:kern w:val="0"/>
            <w:sz w:val="24"/>
            <w:szCs w:val="24"/>
            <w:rPrChange w:id="695" w:author="Yangcl" w:date="2020-03-25T14:05:00Z">
              <w:rPr>
                <w:rFonts w:ascii="Century Schoolbook" w:hAnsi="Century Schoolbook" w:cs="Century Schoolbook"/>
                <w:color w:val="3F7F5F"/>
                <w:kern w:val="0"/>
                <w:sz w:val="24"/>
                <w:szCs w:val="24"/>
              </w:rPr>
            </w:rPrChange>
          </w:rPr>
          <w:t xml:space="preserve">// </w:t>
        </w:r>
        <w:r w:rsidRPr="001105EB">
          <w:rPr>
            <w:rFonts w:ascii="Century Schoolbook" w:hAnsi="Century Schoolbook" w:cs="Century Schoolbook"/>
            <w:color w:val="3F7F5F"/>
            <w:kern w:val="0"/>
            <w:sz w:val="24"/>
            <w:szCs w:val="24"/>
            <w:rPrChange w:id="696" w:author="Yangcl" w:date="2020-03-25T14:05:00Z">
              <w:rPr>
                <w:rFonts w:ascii="Century Schoolbook" w:hAnsi="Century Schoolbook" w:cs="Century Schoolbook"/>
                <w:color w:val="3F7F5F"/>
                <w:kern w:val="0"/>
                <w:sz w:val="24"/>
                <w:szCs w:val="24"/>
              </w:rPr>
            </w:rPrChange>
          </w:rPr>
          <w:t>可重入锁</w:t>
        </w:r>
        <w:r w:rsidRPr="001105EB">
          <w:rPr>
            <w:rFonts w:ascii="Century Schoolbook" w:hAnsi="Century Schoolbook" w:cs="Century Schoolbook"/>
            <w:color w:val="3F7F5F"/>
            <w:kern w:val="0"/>
            <w:sz w:val="24"/>
            <w:szCs w:val="24"/>
            <w:rPrChange w:id="697" w:author="Yangcl" w:date="2020-03-25T14:05:00Z">
              <w:rPr>
                <w:rFonts w:ascii="Century Schoolbook" w:hAnsi="Century Schoolbook" w:cs="Century Schoolbook"/>
                <w:color w:val="3F7F5F"/>
                <w:kern w:val="0"/>
                <w:sz w:val="24"/>
                <w:szCs w:val="24"/>
              </w:rPr>
            </w:rPrChange>
          </w:rPr>
          <w:t>|</w:t>
        </w:r>
        <w:r w:rsidRPr="001105EB">
          <w:rPr>
            <w:rFonts w:ascii="Century Schoolbook" w:hAnsi="Century Schoolbook" w:cs="Century Schoolbook"/>
            <w:color w:val="3F7F5F"/>
            <w:kern w:val="0"/>
            <w:sz w:val="24"/>
            <w:szCs w:val="24"/>
            <w:rPrChange w:id="698" w:author="Yangcl" w:date="2020-03-25T14:05:00Z">
              <w:rPr>
                <w:rFonts w:ascii="Century Schoolbook" w:hAnsi="Century Schoolbook" w:cs="Century Schoolbook"/>
                <w:color w:val="3F7F5F"/>
                <w:kern w:val="0"/>
                <w:sz w:val="24"/>
                <w:szCs w:val="24"/>
              </w:rPr>
            </w:rPrChange>
          </w:rPr>
          <w:t>公平锁</w:t>
        </w:r>
        <w:r w:rsidRPr="001105EB">
          <w:rPr>
            <w:rFonts w:ascii="Century Schoolbook" w:hAnsi="Century Schoolbook" w:cs="Century Schoolbook"/>
            <w:color w:val="3F7F5F"/>
            <w:kern w:val="0"/>
            <w:sz w:val="24"/>
            <w:szCs w:val="24"/>
            <w:rPrChange w:id="699" w:author="Yangcl" w:date="2020-03-25T14:05:00Z">
              <w:rPr>
                <w:rFonts w:ascii="Century Schoolbook" w:hAnsi="Century Schoolbook" w:cs="Century Schoolbook"/>
                <w:color w:val="3F7F5F"/>
                <w:kern w:val="0"/>
                <w:sz w:val="24"/>
                <w:szCs w:val="24"/>
              </w:rPr>
            </w:rPrChange>
          </w:rPr>
          <w:t>(fair)</w:t>
        </w:r>
        <w:r w:rsidRPr="001105EB">
          <w:rPr>
            <w:rFonts w:ascii="Century Schoolbook" w:hAnsi="Century Schoolbook" w:cs="Century Schoolbook"/>
            <w:color w:val="3F7F5F"/>
            <w:kern w:val="0"/>
            <w:sz w:val="24"/>
            <w:szCs w:val="24"/>
            <w:rPrChange w:id="700" w:author="Yangcl" w:date="2020-03-25T14:05:00Z">
              <w:rPr>
                <w:rFonts w:ascii="Century Schoolbook" w:hAnsi="Century Schoolbook" w:cs="Century Schoolbook"/>
                <w:color w:val="3F7F5F"/>
                <w:kern w:val="0"/>
                <w:sz w:val="24"/>
                <w:szCs w:val="24"/>
              </w:rPr>
            </w:rPrChange>
          </w:rPr>
          <w:t>。当多个线程同时竞争一把锁的时候，只有等前一个获取锁的线程释放锁后，下一个线程才能获取锁。</w:t>
        </w:r>
      </w:ins>
    </w:p>
    <w:p w:rsidR="001105EB" w:rsidRPr="001105EB" w:rsidRDefault="001105EB" w:rsidP="001105EB">
      <w:pPr>
        <w:autoSpaceDE w:val="0"/>
        <w:autoSpaceDN w:val="0"/>
        <w:adjustRightInd w:val="0"/>
        <w:jc w:val="left"/>
        <w:rPr>
          <w:ins w:id="701" w:author="Yangcl" w:date="2020-03-25T14:05:00Z"/>
          <w:rFonts w:ascii="Century Schoolbook" w:hAnsi="Century Schoolbook" w:cs="Century Schoolbook"/>
          <w:kern w:val="0"/>
          <w:sz w:val="24"/>
          <w:szCs w:val="24"/>
          <w:rPrChange w:id="702" w:author="Yangcl" w:date="2020-03-25T14:05:00Z">
            <w:rPr>
              <w:ins w:id="703" w:author="Yangcl" w:date="2020-03-25T14:05:00Z"/>
              <w:rFonts w:ascii="Century Schoolbook" w:hAnsi="Century Schoolbook" w:cs="Century Schoolbook"/>
              <w:kern w:val="0"/>
              <w:sz w:val="24"/>
              <w:szCs w:val="24"/>
            </w:rPr>
          </w:rPrChange>
        </w:rPr>
      </w:pPr>
      <w:ins w:id="704" w:author="Yangcl" w:date="2020-03-25T14:05:00Z">
        <w:r w:rsidRPr="001105EB">
          <w:rPr>
            <w:rFonts w:ascii="Century Schoolbook" w:hAnsi="Century Schoolbook" w:cs="Century Schoolbook"/>
            <w:color w:val="000000"/>
            <w:kern w:val="0"/>
            <w:sz w:val="24"/>
            <w:szCs w:val="24"/>
            <w:rPrChange w:id="705"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06" w:author="Yangcl" w:date="2020-03-25T14:05: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707" w:author="Yangcl" w:date="2020-03-25T14:05:00Z">
              <w:rPr>
                <w:rFonts w:ascii="Century Schoolbook" w:hAnsi="Century Schoolbook" w:cs="Century Schoolbook"/>
                <w:color w:val="000000"/>
                <w:kern w:val="0"/>
                <w:sz w:val="24"/>
                <w:szCs w:val="24"/>
              </w:rPr>
            </w:rPrChange>
          </w:rPr>
          <w:t xml:space="preserve"> InterProcessMutex zkMutexLock(ZkLockPathEnum </w:t>
        </w:r>
        <w:r w:rsidRPr="001105EB">
          <w:rPr>
            <w:rFonts w:ascii="Century Schoolbook" w:hAnsi="Century Schoolbook" w:cs="Century Schoolbook"/>
            <w:color w:val="6A3E3E"/>
            <w:kern w:val="0"/>
            <w:sz w:val="24"/>
            <w:szCs w:val="24"/>
            <w:rPrChange w:id="708"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709"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710" w:author="Yangcl" w:date="2020-03-25T14:05:00Z"/>
          <w:rFonts w:ascii="Century Schoolbook" w:hAnsi="Century Schoolbook" w:cs="Century Schoolbook"/>
          <w:kern w:val="0"/>
          <w:sz w:val="24"/>
          <w:szCs w:val="24"/>
          <w:rPrChange w:id="711" w:author="Yangcl" w:date="2020-03-25T14:05:00Z">
            <w:rPr>
              <w:ins w:id="712" w:author="Yangcl" w:date="2020-03-25T14:05:00Z"/>
              <w:rFonts w:ascii="Century Schoolbook" w:hAnsi="Century Schoolbook" w:cs="Century Schoolbook"/>
              <w:kern w:val="0"/>
              <w:sz w:val="24"/>
              <w:szCs w:val="24"/>
            </w:rPr>
          </w:rPrChange>
        </w:rPr>
      </w:pPr>
      <w:ins w:id="713" w:author="Yangcl" w:date="2020-03-25T14:05:00Z">
        <w:r w:rsidRPr="001105EB">
          <w:rPr>
            <w:rFonts w:ascii="Century Schoolbook" w:hAnsi="Century Schoolbook" w:cs="Century Schoolbook"/>
            <w:color w:val="000000"/>
            <w:kern w:val="0"/>
            <w:sz w:val="24"/>
            <w:szCs w:val="24"/>
            <w:rPrChange w:id="71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15"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16" w:author="Yangcl" w:date="2020-03-25T14:05:00Z">
              <w:rPr>
                <w:rFonts w:ascii="Century Schoolbook" w:hAnsi="Century Schoolbook" w:cs="Century Schoolbook"/>
                <w:b/>
                <w:bCs/>
                <w:color w:val="7F0055"/>
                <w:kern w:val="0"/>
                <w:sz w:val="24"/>
                <w:szCs w:val="24"/>
              </w:rPr>
            </w:rPrChange>
          </w:rPr>
          <w:t>if</w:t>
        </w:r>
        <w:r w:rsidRPr="001105EB">
          <w:rPr>
            <w:rFonts w:ascii="Century Schoolbook" w:hAnsi="Century Schoolbook" w:cs="Century Schoolbook"/>
            <w:color w:val="000000"/>
            <w:kern w:val="0"/>
            <w:sz w:val="24"/>
            <w:szCs w:val="24"/>
            <w:rPrChange w:id="717" w:author="Yangcl" w:date="2020-03-25T14:05:00Z">
              <w:rPr>
                <w:rFonts w:ascii="Century Schoolbook" w:hAnsi="Century Schoolbook" w:cs="Century Schoolbook"/>
                <w:color w:val="000000"/>
                <w:kern w:val="0"/>
                <w:sz w:val="24"/>
                <w:szCs w:val="24"/>
              </w:rPr>
            </w:rPrChange>
          </w:rPr>
          <w:t>(</w:t>
        </w:r>
        <w:r w:rsidRPr="001105EB">
          <w:rPr>
            <w:rFonts w:ascii="Century Schoolbook" w:hAnsi="Century Schoolbook" w:cs="Century Schoolbook"/>
            <w:color w:val="6A3E3E"/>
            <w:kern w:val="0"/>
            <w:sz w:val="24"/>
            <w:szCs w:val="24"/>
            <w:rPrChange w:id="718"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719"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720"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721"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722" w:author="Yangcl" w:date="2020-03-25T14:05:00Z"/>
          <w:rFonts w:ascii="Century Schoolbook" w:hAnsi="Century Schoolbook" w:cs="Century Schoolbook"/>
          <w:kern w:val="0"/>
          <w:sz w:val="24"/>
          <w:szCs w:val="24"/>
          <w:rPrChange w:id="723" w:author="Yangcl" w:date="2020-03-25T14:05:00Z">
            <w:rPr>
              <w:ins w:id="724" w:author="Yangcl" w:date="2020-03-25T14:05:00Z"/>
              <w:rFonts w:ascii="Century Schoolbook" w:hAnsi="Century Schoolbook" w:cs="Century Schoolbook"/>
              <w:kern w:val="0"/>
              <w:sz w:val="24"/>
              <w:szCs w:val="24"/>
            </w:rPr>
          </w:rPrChange>
        </w:rPr>
      </w:pPr>
      <w:ins w:id="725" w:author="Yangcl" w:date="2020-03-25T14:05:00Z">
        <w:r w:rsidRPr="001105EB">
          <w:rPr>
            <w:rFonts w:ascii="Century Schoolbook" w:hAnsi="Century Schoolbook" w:cs="Century Schoolbook"/>
            <w:color w:val="000000"/>
            <w:kern w:val="0"/>
            <w:sz w:val="24"/>
            <w:szCs w:val="24"/>
            <w:rPrChange w:id="726"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2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28"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29"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730"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731"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732"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733" w:author="Yangcl" w:date="2020-03-25T14:05:00Z"/>
          <w:rFonts w:ascii="Century Schoolbook" w:hAnsi="Century Schoolbook" w:cs="Century Schoolbook"/>
          <w:kern w:val="0"/>
          <w:sz w:val="24"/>
          <w:szCs w:val="24"/>
          <w:rPrChange w:id="734" w:author="Yangcl" w:date="2020-03-25T14:05:00Z">
            <w:rPr>
              <w:ins w:id="735" w:author="Yangcl" w:date="2020-03-25T14:05:00Z"/>
              <w:rFonts w:ascii="Century Schoolbook" w:hAnsi="Century Schoolbook" w:cs="Century Schoolbook"/>
              <w:kern w:val="0"/>
              <w:sz w:val="24"/>
              <w:szCs w:val="24"/>
            </w:rPr>
          </w:rPrChange>
        </w:rPr>
      </w:pPr>
      <w:ins w:id="736" w:author="Yangcl" w:date="2020-03-25T14:05:00Z">
        <w:r w:rsidRPr="001105EB">
          <w:rPr>
            <w:rFonts w:ascii="Century Schoolbook" w:hAnsi="Century Schoolbook" w:cs="Century Schoolbook"/>
            <w:color w:val="000000"/>
            <w:kern w:val="0"/>
            <w:sz w:val="24"/>
            <w:szCs w:val="24"/>
            <w:rPrChange w:id="73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38"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739" w:author="Yangcl" w:date="2020-03-25T14:05:00Z"/>
          <w:rFonts w:ascii="Century Schoolbook" w:hAnsi="Century Schoolbook" w:cs="Century Schoolbook"/>
          <w:kern w:val="0"/>
          <w:sz w:val="24"/>
          <w:szCs w:val="24"/>
          <w:rPrChange w:id="740" w:author="Yangcl" w:date="2020-03-25T14:05:00Z">
            <w:rPr>
              <w:ins w:id="741" w:author="Yangcl" w:date="2020-03-25T14:05:00Z"/>
              <w:rFonts w:ascii="Century Schoolbook" w:hAnsi="Century Schoolbook" w:cs="Century Schoolbook"/>
              <w:kern w:val="0"/>
              <w:sz w:val="24"/>
              <w:szCs w:val="24"/>
            </w:rPr>
          </w:rPrChange>
        </w:rPr>
      </w:pPr>
      <w:ins w:id="742" w:author="Yangcl" w:date="2020-03-25T14:05:00Z">
        <w:r w:rsidRPr="001105EB">
          <w:rPr>
            <w:rFonts w:ascii="Century Schoolbook" w:hAnsi="Century Schoolbook" w:cs="Century Schoolbook"/>
            <w:color w:val="000000"/>
            <w:kern w:val="0"/>
            <w:sz w:val="24"/>
            <w:szCs w:val="24"/>
            <w:rPrChange w:id="74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4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45"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746"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747" w:author="Yangcl" w:date="2020-03-25T14:05:00Z">
              <w:rPr>
                <w:rFonts w:ascii="Century Schoolbook" w:hAnsi="Century Schoolbook" w:cs="Century Schoolbook"/>
                <w:b/>
                <w:bCs/>
                <w:color w:val="7F0055"/>
                <w:kern w:val="0"/>
                <w:sz w:val="24"/>
                <w:szCs w:val="24"/>
              </w:rPr>
            </w:rPrChange>
          </w:rPr>
          <w:t>new</w:t>
        </w:r>
        <w:r w:rsidRPr="001105EB">
          <w:rPr>
            <w:rFonts w:ascii="Century Schoolbook" w:hAnsi="Century Schoolbook" w:cs="Century Schoolbook"/>
            <w:color w:val="000000"/>
            <w:kern w:val="0"/>
            <w:sz w:val="24"/>
            <w:szCs w:val="24"/>
            <w:rPrChange w:id="748" w:author="Yangcl" w:date="2020-03-25T14:05:00Z">
              <w:rPr>
                <w:rFonts w:ascii="Century Schoolbook" w:hAnsi="Century Schoolbook" w:cs="Century Schoolbook"/>
                <w:color w:val="000000"/>
                <w:kern w:val="0"/>
                <w:sz w:val="24"/>
                <w:szCs w:val="24"/>
              </w:rPr>
            </w:rPrChange>
          </w:rPr>
          <w:t xml:space="preserve"> InterProcessMutex(</w:t>
        </w:r>
        <w:r w:rsidRPr="001105EB">
          <w:rPr>
            <w:rFonts w:ascii="Century Schoolbook" w:hAnsi="Century Schoolbook" w:cs="Century Schoolbook"/>
            <w:color w:val="0000C0"/>
            <w:kern w:val="0"/>
            <w:sz w:val="24"/>
            <w:szCs w:val="24"/>
            <w:rPrChange w:id="749"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750"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iCs/>
            <w:color w:val="0000C0"/>
            <w:kern w:val="0"/>
            <w:sz w:val="24"/>
            <w:szCs w:val="24"/>
            <w:rPrChange w:id="751" w:author="Yangcl" w:date="2020-03-25T14:05:00Z">
              <w:rPr>
                <w:rFonts w:ascii="Century Schoolbook" w:hAnsi="Century Schoolbook" w:cs="Century Schoolbook"/>
                <w:b/>
                <w:bCs/>
                <w:i/>
                <w:iCs/>
                <w:color w:val="0000C0"/>
                <w:kern w:val="0"/>
                <w:sz w:val="24"/>
                <w:szCs w:val="24"/>
              </w:rPr>
            </w:rPrChange>
          </w:rPr>
          <w:t>rootPath</w:t>
        </w:r>
        <w:r w:rsidRPr="001105EB">
          <w:rPr>
            <w:rFonts w:ascii="Century Schoolbook" w:hAnsi="Century Schoolbook" w:cs="Century Schoolbook"/>
            <w:color w:val="000000"/>
            <w:kern w:val="0"/>
            <w:sz w:val="24"/>
            <w:szCs w:val="24"/>
            <w:rPrChange w:id="752"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color w:val="6A3E3E"/>
            <w:kern w:val="0"/>
            <w:sz w:val="24"/>
            <w:szCs w:val="24"/>
            <w:rPrChange w:id="753"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754" w:author="Yangcl" w:date="2020-03-25T14:05:00Z">
              <w:rPr>
                <w:rFonts w:ascii="Century Schoolbook" w:hAnsi="Century Schoolbook" w:cs="Century Schoolbook"/>
                <w:color w:val="000000"/>
                <w:kern w:val="0"/>
                <w:sz w:val="24"/>
                <w:szCs w:val="24"/>
              </w:rPr>
            </w:rPrChange>
          </w:rPr>
          <w:t>.toString());</w:t>
        </w:r>
      </w:ins>
    </w:p>
    <w:p w:rsidR="001105EB" w:rsidRPr="001105EB" w:rsidRDefault="001105EB" w:rsidP="001105EB">
      <w:pPr>
        <w:autoSpaceDE w:val="0"/>
        <w:autoSpaceDN w:val="0"/>
        <w:adjustRightInd w:val="0"/>
        <w:jc w:val="left"/>
        <w:rPr>
          <w:ins w:id="755" w:author="Yangcl" w:date="2020-03-25T14:05:00Z"/>
          <w:rFonts w:ascii="Century Schoolbook" w:hAnsi="Century Schoolbook" w:cs="Century Schoolbook"/>
          <w:kern w:val="0"/>
          <w:sz w:val="24"/>
          <w:szCs w:val="24"/>
          <w:rPrChange w:id="756" w:author="Yangcl" w:date="2020-03-25T14:05:00Z">
            <w:rPr>
              <w:ins w:id="757" w:author="Yangcl" w:date="2020-03-25T14:05:00Z"/>
              <w:rFonts w:ascii="Century Schoolbook" w:hAnsi="Century Schoolbook" w:cs="Century Schoolbook"/>
              <w:kern w:val="0"/>
              <w:sz w:val="24"/>
              <w:szCs w:val="24"/>
            </w:rPr>
          </w:rPrChange>
        </w:rPr>
      </w:pPr>
      <w:ins w:id="758" w:author="Yangcl" w:date="2020-03-25T14:05:00Z">
        <w:r w:rsidRPr="001105EB">
          <w:rPr>
            <w:rFonts w:ascii="Century Schoolbook" w:hAnsi="Century Schoolbook" w:cs="Century Schoolbook"/>
            <w:color w:val="000000"/>
            <w:kern w:val="0"/>
            <w:sz w:val="24"/>
            <w:szCs w:val="24"/>
            <w:rPrChange w:id="759"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760" w:author="Yangcl" w:date="2020-03-25T14:05:00Z"/>
          <w:rFonts w:ascii="Century Schoolbook" w:hAnsi="Century Schoolbook" w:cs="Century Schoolbook"/>
          <w:kern w:val="0"/>
          <w:sz w:val="24"/>
          <w:szCs w:val="24"/>
          <w:rPrChange w:id="761" w:author="Yangcl" w:date="2020-03-25T14:05:00Z">
            <w:rPr>
              <w:ins w:id="762" w:author="Yangcl" w:date="2020-03-25T14:05:00Z"/>
              <w:rFonts w:ascii="Century Schoolbook" w:hAnsi="Century Schoolbook" w:cs="Century Schoolbook"/>
              <w:kern w:val="0"/>
              <w:sz w:val="24"/>
              <w:szCs w:val="24"/>
            </w:rPr>
          </w:rPrChange>
        </w:rPr>
      </w:pPr>
      <w:ins w:id="763" w:author="Yangcl" w:date="2020-03-25T14:05:00Z">
        <w:r w:rsidRPr="001105EB">
          <w:rPr>
            <w:rFonts w:ascii="Century Schoolbook" w:hAnsi="Century Schoolbook" w:cs="Century Schoolbook"/>
            <w:color w:val="000000"/>
            <w:kern w:val="0"/>
            <w:sz w:val="24"/>
            <w:szCs w:val="24"/>
            <w:rPrChange w:id="764" w:author="Yangcl" w:date="2020-03-25T14:05:00Z">
              <w:rPr>
                <w:rFonts w:ascii="Century Schoolbook" w:hAnsi="Century Schoolbook" w:cs="Century Schoolbook"/>
                <w:color w:val="000000"/>
                <w:kern w:val="0"/>
                <w:sz w:val="24"/>
                <w:szCs w:val="24"/>
              </w:rPr>
            </w:rPrChange>
          </w:rPr>
          <w:tab/>
        </w:r>
      </w:ins>
    </w:p>
    <w:p w:rsidR="001105EB" w:rsidRPr="001105EB" w:rsidRDefault="001105EB" w:rsidP="001105EB">
      <w:pPr>
        <w:autoSpaceDE w:val="0"/>
        <w:autoSpaceDN w:val="0"/>
        <w:adjustRightInd w:val="0"/>
        <w:jc w:val="left"/>
        <w:rPr>
          <w:ins w:id="765" w:author="Yangcl" w:date="2020-03-25T14:05:00Z"/>
          <w:rFonts w:ascii="Century Schoolbook" w:hAnsi="Century Schoolbook" w:cs="Century Schoolbook"/>
          <w:kern w:val="0"/>
          <w:sz w:val="24"/>
          <w:szCs w:val="24"/>
          <w:rPrChange w:id="766" w:author="Yangcl" w:date="2020-03-25T14:05:00Z">
            <w:rPr>
              <w:ins w:id="767" w:author="Yangcl" w:date="2020-03-25T14:05:00Z"/>
              <w:rFonts w:ascii="Century Schoolbook" w:hAnsi="Century Schoolbook" w:cs="Century Schoolbook"/>
              <w:kern w:val="0"/>
              <w:sz w:val="24"/>
              <w:szCs w:val="24"/>
            </w:rPr>
          </w:rPrChange>
        </w:rPr>
      </w:pPr>
      <w:ins w:id="768" w:author="Yangcl" w:date="2020-03-25T14:05:00Z">
        <w:r w:rsidRPr="001105EB">
          <w:rPr>
            <w:rFonts w:ascii="Century Schoolbook" w:hAnsi="Century Schoolbook" w:cs="Century Schoolbook"/>
            <w:color w:val="000000"/>
            <w:kern w:val="0"/>
            <w:sz w:val="24"/>
            <w:szCs w:val="24"/>
            <w:rPrChange w:id="769"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3F7F5F"/>
            <w:kern w:val="0"/>
            <w:sz w:val="24"/>
            <w:szCs w:val="24"/>
            <w:rPrChange w:id="770" w:author="Yangcl" w:date="2020-03-25T14:05:00Z">
              <w:rPr>
                <w:rFonts w:ascii="Century Schoolbook" w:hAnsi="Century Schoolbook" w:cs="Century Schoolbook"/>
                <w:color w:val="3F7F5F"/>
                <w:kern w:val="0"/>
                <w:sz w:val="24"/>
                <w:szCs w:val="24"/>
              </w:rPr>
            </w:rPrChange>
          </w:rPr>
          <w:t xml:space="preserve">// </w:t>
        </w:r>
        <w:r w:rsidRPr="001105EB">
          <w:rPr>
            <w:rFonts w:ascii="Century Schoolbook" w:hAnsi="Century Schoolbook" w:cs="Century Schoolbook"/>
            <w:color w:val="3F7F5F"/>
            <w:kern w:val="0"/>
            <w:sz w:val="24"/>
            <w:szCs w:val="24"/>
            <w:rPrChange w:id="771" w:author="Yangcl" w:date="2020-03-25T14:05:00Z">
              <w:rPr>
                <w:rFonts w:ascii="Century Schoolbook" w:hAnsi="Century Schoolbook" w:cs="Century Schoolbook"/>
                <w:color w:val="3F7F5F"/>
                <w:kern w:val="0"/>
                <w:sz w:val="24"/>
                <w:szCs w:val="24"/>
              </w:rPr>
            </w:rPrChange>
          </w:rPr>
          <w:t>创建读写锁</w:t>
        </w:r>
        <w:r w:rsidRPr="001105EB">
          <w:rPr>
            <w:rFonts w:ascii="Century Schoolbook" w:hAnsi="Century Schoolbook" w:cs="Century Schoolbook"/>
            <w:color w:val="3F7F5F"/>
            <w:kern w:val="0"/>
            <w:sz w:val="24"/>
            <w:szCs w:val="24"/>
            <w:rPrChange w:id="772" w:author="Yangcl" w:date="2020-03-25T14:05:00Z">
              <w:rPr>
                <w:rFonts w:ascii="Century Schoolbook" w:hAnsi="Century Schoolbook" w:cs="Century Schoolbook"/>
                <w:color w:val="3F7F5F"/>
                <w:kern w:val="0"/>
                <w:sz w:val="24"/>
                <w:szCs w:val="24"/>
              </w:rPr>
            </w:rPrChange>
          </w:rPr>
          <w:t>|</w:t>
        </w:r>
        <w:r w:rsidRPr="001105EB">
          <w:rPr>
            <w:rFonts w:ascii="Century Schoolbook" w:hAnsi="Century Schoolbook" w:cs="Century Schoolbook"/>
            <w:color w:val="3F7F5F"/>
            <w:kern w:val="0"/>
            <w:sz w:val="24"/>
            <w:szCs w:val="24"/>
            <w:rPrChange w:id="773" w:author="Yangcl" w:date="2020-03-25T14:05:00Z">
              <w:rPr>
                <w:rFonts w:ascii="Century Schoolbook" w:hAnsi="Century Schoolbook" w:cs="Century Schoolbook"/>
                <w:color w:val="3F7F5F"/>
                <w:kern w:val="0"/>
                <w:sz w:val="24"/>
                <w:szCs w:val="24"/>
              </w:rPr>
            </w:rPrChange>
          </w:rPr>
          <w:t>公平锁</w:t>
        </w:r>
        <w:r w:rsidRPr="001105EB">
          <w:rPr>
            <w:rFonts w:ascii="Century Schoolbook" w:hAnsi="Century Schoolbook" w:cs="Century Schoolbook"/>
            <w:color w:val="3F7F5F"/>
            <w:kern w:val="0"/>
            <w:sz w:val="24"/>
            <w:szCs w:val="24"/>
            <w:rPrChange w:id="774" w:author="Yangcl" w:date="2020-03-25T14:05:00Z">
              <w:rPr>
                <w:rFonts w:ascii="Century Schoolbook" w:hAnsi="Century Schoolbook" w:cs="Century Schoolbook"/>
                <w:color w:val="3F7F5F"/>
                <w:kern w:val="0"/>
                <w:sz w:val="24"/>
                <w:szCs w:val="24"/>
              </w:rPr>
            </w:rPrChange>
          </w:rPr>
          <w:t>(fair)|</w:t>
        </w:r>
        <w:r w:rsidRPr="001105EB">
          <w:rPr>
            <w:rFonts w:ascii="Century Schoolbook" w:hAnsi="Century Schoolbook" w:cs="Century Schoolbook"/>
            <w:color w:val="3F7F5F"/>
            <w:kern w:val="0"/>
            <w:sz w:val="24"/>
            <w:szCs w:val="24"/>
            <w:rPrChange w:id="775" w:author="Yangcl" w:date="2020-03-25T14:05:00Z">
              <w:rPr>
                <w:rFonts w:ascii="Century Schoolbook" w:hAnsi="Century Schoolbook" w:cs="Century Schoolbook"/>
                <w:color w:val="3F7F5F"/>
                <w:kern w:val="0"/>
                <w:sz w:val="24"/>
                <w:szCs w:val="24"/>
              </w:rPr>
            </w:rPrChange>
          </w:rPr>
          <w:t>同时多个线程可获取读锁，但同时只能有一个线程获取写锁</w:t>
        </w:r>
      </w:ins>
    </w:p>
    <w:p w:rsidR="001105EB" w:rsidRPr="001105EB" w:rsidRDefault="001105EB" w:rsidP="001105EB">
      <w:pPr>
        <w:autoSpaceDE w:val="0"/>
        <w:autoSpaceDN w:val="0"/>
        <w:adjustRightInd w:val="0"/>
        <w:jc w:val="left"/>
        <w:rPr>
          <w:ins w:id="776" w:author="Yangcl" w:date="2020-03-25T14:05:00Z"/>
          <w:rFonts w:ascii="Century Schoolbook" w:hAnsi="Century Schoolbook" w:cs="Century Schoolbook"/>
          <w:kern w:val="0"/>
          <w:sz w:val="24"/>
          <w:szCs w:val="24"/>
          <w:rPrChange w:id="777" w:author="Yangcl" w:date="2020-03-25T14:05:00Z">
            <w:rPr>
              <w:ins w:id="778" w:author="Yangcl" w:date="2020-03-25T14:05:00Z"/>
              <w:rFonts w:ascii="Century Schoolbook" w:hAnsi="Century Schoolbook" w:cs="Century Schoolbook"/>
              <w:kern w:val="0"/>
              <w:sz w:val="24"/>
              <w:szCs w:val="24"/>
            </w:rPr>
          </w:rPrChange>
        </w:rPr>
      </w:pPr>
      <w:ins w:id="779" w:author="Yangcl" w:date="2020-03-25T14:05:00Z">
        <w:r w:rsidRPr="001105EB">
          <w:rPr>
            <w:rFonts w:ascii="Century Schoolbook" w:hAnsi="Century Schoolbook" w:cs="Century Schoolbook"/>
            <w:color w:val="000000"/>
            <w:kern w:val="0"/>
            <w:sz w:val="24"/>
            <w:szCs w:val="24"/>
            <w:rPrChange w:id="780"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81" w:author="Yangcl" w:date="2020-03-25T14:05: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782" w:author="Yangcl" w:date="2020-03-25T14:05:00Z">
              <w:rPr>
                <w:rFonts w:ascii="Century Schoolbook" w:hAnsi="Century Schoolbook" w:cs="Century Schoolbook"/>
                <w:color w:val="000000"/>
                <w:kern w:val="0"/>
                <w:sz w:val="24"/>
                <w:szCs w:val="24"/>
              </w:rPr>
            </w:rPrChange>
          </w:rPr>
          <w:t xml:space="preserve"> InterProcessReadWriteLock readWriteLock(ZkLockPathEnum </w:t>
        </w:r>
        <w:r w:rsidRPr="001105EB">
          <w:rPr>
            <w:rFonts w:ascii="Century Schoolbook" w:hAnsi="Century Schoolbook" w:cs="Century Schoolbook"/>
            <w:color w:val="6A3E3E"/>
            <w:kern w:val="0"/>
            <w:sz w:val="24"/>
            <w:szCs w:val="24"/>
            <w:rPrChange w:id="783"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784"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785" w:author="Yangcl" w:date="2020-03-25T14:05:00Z"/>
          <w:rFonts w:ascii="Century Schoolbook" w:hAnsi="Century Schoolbook" w:cs="Century Schoolbook"/>
          <w:kern w:val="0"/>
          <w:sz w:val="24"/>
          <w:szCs w:val="24"/>
          <w:rPrChange w:id="786" w:author="Yangcl" w:date="2020-03-25T14:05:00Z">
            <w:rPr>
              <w:ins w:id="787" w:author="Yangcl" w:date="2020-03-25T14:05:00Z"/>
              <w:rFonts w:ascii="Century Schoolbook" w:hAnsi="Century Schoolbook" w:cs="Century Schoolbook"/>
              <w:kern w:val="0"/>
              <w:sz w:val="24"/>
              <w:szCs w:val="24"/>
            </w:rPr>
          </w:rPrChange>
        </w:rPr>
      </w:pPr>
      <w:ins w:id="788" w:author="Yangcl" w:date="2020-03-25T14:05:00Z">
        <w:r w:rsidRPr="001105EB">
          <w:rPr>
            <w:rFonts w:ascii="Century Schoolbook" w:hAnsi="Century Schoolbook" w:cs="Century Schoolbook"/>
            <w:color w:val="000000"/>
            <w:kern w:val="0"/>
            <w:sz w:val="24"/>
            <w:szCs w:val="24"/>
            <w:rPrChange w:id="789"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790"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791" w:author="Yangcl" w:date="2020-03-25T14:05:00Z">
              <w:rPr>
                <w:rFonts w:ascii="Century Schoolbook" w:hAnsi="Century Schoolbook" w:cs="Century Schoolbook"/>
                <w:b/>
                <w:bCs/>
                <w:color w:val="7F0055"/>
                <w:kern w:val="0"/>
                <w:sz w:val="24"/>
                <w:szCs w:val="24"/>
              </w:rPr>
            </w:rPrChange>
          </w:rPr>
          <w:t>if</w:t>
        </w:r>
        <w:r w:rsidRPr="001105EB">
          <w:rPr>
            <w:rFonts w:ascii="Century Schoolbook" w:hAnsi="Century Schoolbook" w:cs="Century Schoolbook"/>
            <w:color w:val="000000"/>
            <w:kern w:val="0"/>
            <w:sz w:val="24"/>
            <w:szCs w:val="24"/>
            <w:rPrChange w:id="792" w:author="Yangcl" w:date="2020-03-25T14:05:00Z">
              <w:rPr>
                <w:rFonts w:ascii="Century Schoolbook" w:hAnsi="Century Schoolbook" w:cs="Century Schoolbook"/>
                <w:color w:val="000000"/>
                <w:kern w:val="0"/>
                <w:sz w:val="24"/>
                <w:szCs w:val="24"/>
              </w:rPr>
            </w:rPrChange>
          </w:rPr>
          <w:t>(</w:t>
        </w:r>
        <w:r w:rsidRPr="001105EB">
          <w:rPr>
            <w:rFonts w:ascii="Century Schoolbook" w:hAnsi="Century Schoolbook" w:cs="Century Schoolbook"/>
            <w:color w:val="6A3E3E"/>
            <w:kern w:val="0"/>
            <w:sz w:val="24"/>
            <w:szCs w:val="24"/>
            <w:rPrChange w:id="793"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794"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795"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796"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797" w:author="Yangcl" w:date="2020-03-25T14:05:00Z"/>
          <w:rFonts w:ascii="Century Schoolbook" w:hAnsi="Century Schoolbook" w:cs="Century Schoolbook"/>
          <w:kern w:val="0"/>
          <w:sz w:val="24"/>
          <w:szCs w:val="24"/>
          <w:rPrChange w:id="798" w:author="Yangcl" w:date="2020-03-25T14:05:00Z">
            <w:rPr>
              <w:ins w:id="799" w:author="Yangcl" w:date="2020-03-25T14:05:00Z"/>
              <w:rFonts w:ascii="Century Schoolbook" w:hAnsi="Century Schoolbook" w:cs="Century Schoolbook"/>
              <w:kern w:val="0"/>
              <w:sz w:val="24"/>
              <w:szCs w:val="24"/>
            </w:rPr>
          </w:rPrChange>
        </w:rPr>
      </w:pPr>
      <w:ins w:id="800" w:author="Yangcl" w:date="2020-03-25T14:05:00Z">
        <w:r w:rsidRPr="001105EB">
          <w:rPr>
            <w:rFonts w:ascii="Century Schoolbook" w:hAnsi="Century Schoolbook" w:cs="Century Schoolbook"/>
            <w:color w:val="000000"/>
            <w:kern w:val="0"/>
            <w:sz w:val="24"/>
            <w:szCs w:val="24"/>
            <w:rPrChange w:id="801"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02"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0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804"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805"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806"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807"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808" w:author="Yangcl" w:date="2020-03-25T14:05:00Z"/>
          <w:rFonts w:ascii="Century Schoolbook" w:hAnsi="Century Schoolbook" w:cs="Century Schoolbook"/>
          <w:kern w:val="0"/>
          <w:sz w:val="24"/>
          <w:szCs w:val="24"/>
          <w:rPrChange w:id="809" w:author="Yangcl" w:date="2020-03-25T14:05:00Z">
            <w:rPr>
              <w:ins w:id="810" w:author="Yangcl" w:date="2020-03-25T14:05:00Z"/>
              <w:rFonts w:ascii="Century Schoolbook" w:hAnsi="Century Schoolbook" w:cs="Century Schoolbook"/>
              <w:kern w:val="0"/>
              <w:sz w:val="24"/>
              <w:szCs w:val="24"/>
            </w:rPr>
          </w:rPrChange>
        </w:rPr>
      </w:pPr>
      <w:ins w:id="811" w:author="Yangcl" w:date="2020-03-25T14:05:00Z">
        <w:r w:rsidRPr="001105EB">
          <w:rPr>
            <w:rFonts w:ascii="Century Schoolbook" w:hAnsi="Century Schoolbook" w:cs="Century Schoolbook"/>
            <w:color w:val="000000"/>
            <w:kern w:val="0"/>
            <w:sz w:val="24"/>
            <w:szCs w:val="24"/>
            <w:rPrChange w:id="812"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13"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814" w:author="Yangcl" w:date="2020-03-25T14:05:00Z"/>
          <w:rFonts w:ascii="Century Schoolbook" w:hAnsi="Century Schoolbook" w:cs="Century Schoolbook"/>
          <w:kern w:val="0"/>
          <w:sz w:val="24"/>
          <w:szCs w:val="24"/>
          <w:rPrChange w:id="815" w:author="Yangcl" w:date="2020-03-25T14:05:00Z">
            <w:rPr>
              <w:ins w:id="816" w:author="Yangcl" w:date="2020-03-25T14:05:00Z"/>
              <w:rFonts w:ascii="Century Schoolbook" w:hAnsi="Century Schoolbook" w:cs="Century Schoolbook"/>
              <w:kern w:val="0"/>
              <w:sz w:val="24"/>
              <w:szCs w:val="24"/>
            </w:rPr>
          </w:rPrChange>
        </w:rPr>
      </w:pPr>
      <w:ins w:id="817" w:author="Yangcl" w:date="2020-03-25T14:05:00Z">
        <w:r w:rsidRPr="001105EB">
          <w:rPr>
            <w:rFonts w:ascii="Century Schoolbook" w:hAnsi="Century Schoolbook" w:cs="Century Schoolbook"/>
            <w:color w:val="000000"/>
            <w:kern w:val="0"/>
            <w:sz w:val="24"/>
            <w:szCs w:val="24"/>
            <w:rPrChange w:id="818"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19"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820"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821"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822" w:author="Yangcl" w:date="2020-03-25T14:05:00Z">
              <w:rPr>
                <w:rFonts w:ascii="Century Schoolbook" w:hAnsi="Century Schoolbook" w:cs="Century Schoolbook"/>
                <w:b/>
                <w:bCs/>
                <w:color w:val="7F0055"/>
                <w:kern w:val="0"/>
                <w:sz w:val="24"/>
                <w:szCs w:val="24"/>
              </w:rPr>
            </w:rPrChange>
          </w:rPr>
          <w:t>new</w:t>
        </w:r>
        <w:r w:rsidRPr="001105EB">
          <w:rPr>
            <w:rFonts w:ascii="Century Schoolbook" w:hAnsi="Century Schoolbook" w:cs="Century Schoolbook"/>
            <w:color w:val="000000"/>
            <w:kern w:val="0"/>
            <w:sz w:val="24"/>
            <w:szCs w:val="24"/>
            <w:rPrChange w:id="823" w:author="Yangcl" w:date="2020-03-25T14:05:00Z">
              <w:rPr>
                <w:rFonts w:ascii="Century Schoolbook" w:hAnsi="Century Schoolbook" w:cs="Century Schoolbook"/>
                <w:color w:val="000000"/>
                <w:kern w:val="0"/>
                <w:sz w:val="24"/>
                <w:szCs w:val="24"/>
              </w:rPr>
            </w:rPrChange>
          </w:rPr>
          <w:t xml:space="preserve"> InterProcessReadWriteLock(</w:t>
        </w:r>
        <w:r w:rsidRPr="001105EB">
          <w:rPr>
            <w:rFonts w:ascii="Century Schoolbook" w:hAnsi="Century Schoolbook" w:cs="Century Schoolbook"/>
            <w:color w:val="0000C0"/>
            <w:kern w:val="0"/>
            <w:sz w:val="24"/>
            <w:szCs w:val="24"/>
            <w:rPrChange w:id="824"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825"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iCs/>
            <w:color w:val="0000C0"/>
            <w:kern w:val="0"/>
            <w:sz w:val="24"/>
            <w:szCs w:val="24"/>
            <w:rPrChange w:id="826" w:author="Yangcl" w:date="2020-03-25T14:05:00Z">
              <w:rPr>
                <w:rFonts w:ascii="Century Schoolbook" w:hAnsi="Century Schoolbook" w:cs="Century Schoolbook"/>
                <w:b/>
                <w:bCs/>
                <w:i/>
                <w:iCs/>
                <w:color w:val="0000C0"/>
                <w:kern w:val="0"/>
                <w:sz w:val="24"/>
                <w:szCs w:val="24"/>
              </w:rPr>
            </w:rPrChange>
          </w:rPr>
          <w:t>rootPath</w:t>
        </w:r>
        <w:r w:rsidRPr="001105EB">
          <w:rPr>
            <w:rFonts w:ascii="Century Schoolbook" w:hAnsi="Century Schoolbook" w:cs="Century Schoolbook"/>
            <w:color w:val="000000"/>
            <w:kern w:val="0"/>
            <w:sz w:val="24"/>
            <w:szCs w:val="24"/>
            <w:rPrChange w:id="827"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color w:val="6A3E3E"/>
            <w:kern w:val="0"/>
            <w:sz w:val="24"/>
            <w:szCs w:val="24"/>
            <w:rPrChange w:id="828"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829" w:author="Yangcl" w:date="2020-03-25T14:05:00Z">
              <w:rPr>
                <w:rFonts w:ascii="Century Schoolbook" w:hAnsi="Century Schoolbook" w:cs="Century Schoolbook"/>
                <w:color w:val="000000"/>
                <w:kern w:val="0"/>
                <w:sz w:val="24"/>
                <w:szCs w:val="24"/>
              </w:rPr>
            </w:rPrChange>
          </w:rPr>
          <w:t>.toString());</w:t>
        </w:r>
      </w:ins>
    </w:p>
    <w:p w:rsidR="001105EB" w:rsidRPr="001105EB" w:rsidRDefault="001105EB" w:rsidP="001105EB">
      <w:pPr>
        <w:autoSpaceDE w:val="0"/>
        <w:autoSpaceDN w:val="0"/>
        <w:adjustRightInd w:val="0"/>
        <w:jc w:val="left"/>
        <w:rPr>
          <w:ins w:id="830" w:author="Yangcl" w:date="2020-03-25T14:05:00Z"/>
          <w:rFonts w:ascii="Century Schoolbook" w:hAnsi="Century Schoolbook" w:cs="Century Schoolbook"/>
          <w:kern w:val="0"/>
          <w:sz w:val="24"/>
          <w:szCs w:val="24"/>
          <w:rPrChange w:id="831" w:author="Yangcl" w:date="2020-03-25T14:05:00Z">
            <w:rPr>
              <w:ins w:id="832" w:author="Yangcl" w:date="2020-03-25T14:05:00Z"/>
              <w:rFonts w:ascii="Century Schoolbook" w:hAnsi="Century Schoolbook" w:cs="Century Schoolbook"/>
              <w:kern w:val="0"/>
              <w:sz w:val="24"/>
              <w:szCs w:val="24"/>
            </w:rPr>
          </w:rPrChange>
        </w:rPr>
      </w:pPr>
      <w:ins w:id="833" w:author="Yangcl" w:date="2020-03-25T14:05:00Z">
        <w:r w:rsidRPr="001105EB">
          <w:rPr>
            <w:rFonts w:ascii="Century Schoolbook" w:hAnsi="Century Schoolbook" w:cs="Century Schoolbook"/>
            <w:color w:val="000000"/>
            <w:kern w:val="0"/>
            <w:sz w:val="24"/>
            <w:szCs w:val="24"/>
            <w:rPrChange w:id="834"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835" w:author="Yangcl" w:date="2020-03-25T14:05:00Z"/>
          <w:rFonts w:ascii="Century Schoolbook" w:hAnsi="Century Schoolbook" w:cs="Century Schoolbook"/>
          <w:kern w:val="0"/>
          <w:sz w:val="24"/>
          <w:szCs w:val="24"/>
          <w:rPrChange w:id="836" w:author="Yangcl" w:date="2020-03-25T14:05:00Z">
            <w:rPr>
              <w:ins w:id="837" w:author="Yangcl" w:date="2020-03-25T14:05:00Z"/>
              <w:rFonts w:ascii="Century Schoolbook" w:hAnsi="Century Schoolbook" w:cs="Century Schoolbook"/>
              <w:kern w:val="0"/>
              <w:sz w:val="24"/>
              <w:szCs w:val="24"/>
            </w:rPr>
          </w:rPrChange>
        </w:rPr>
      </w:pPr>
      <w:ins w:id="838" w:author="Yangcl" w:date="2020-03-25T14:05:00Z">
        <w:r w:rsidRPr="001105EB">
          <w:rPr>
            <w:rFonts w:ascii="Century Schoolbook" w:hAnsi="Century Schoolbook" w:cs="Century Schoolbook"/>
            <w:color w:val="000000"/>
            <w:kern w:val="0"/>
            <w:sz w:val="24"/>
            <w:szCs w:val="24"/>
            <w:rPrChange w:id="839" w:author="Yangcl" w:date="2020-03-25T14:05:00Z">
              <w:rPr>
                <w:rFonts w:ascii="Century Schoolbook" w:hAnsi="Century Schoolbook" w:cs="Century Schoolbook"/>
                <w:color w:val="000000"/>
                <w:kern w:val="0"/>
                <w:sz w:val="24"/>
                <w:szCs w:val="24"/>
              </w:rPr>
            </w:rPrChange>
          </w:rPr>
          <w:tab/>
        </w:r>
      </w:ins>
    </w:p>
    <w:p w:rsidR="001105EB" w:rsidRPr="001105EB" w:rsidRDefault="001105EB" w:rsidP="001105EB">
      <w:pPr>
        <w:autoSpaceDE w:val="0"/>
        <w:autoSpaceDN w:val="0"/>
        <w:adjustRightInd w:val="0"/>
        <w:jc w:val="left"/>
        <w:rPr>
          <w:ins w:id="840" w:author="Yangcl" w:date="2020-03-25T14:05:00Z"/>
          <w:rFonts w:ascii="Century Schoolbook" w:hAnsi="Century Schoolbook" w:cs="Century Schoolbook"/>
          <w:kern w:val="0"/>
          <w:sz w:val="24"/>
          <w:szCs w:val="24"/>
          <w:rPrChange w:id="841" w:author="Yangcl" w:date="2020-03-25T14:05:00Z">
            <w:rPr>
              <w:ins w:id="842" w:author="Yangcl" w:date="2020-03-25T14:05:00Z"/>
              <w:rFonts w:ascii="Century Schoolbook" w:hAnsi="Century Schoolbook" w:cs="Century Schoolbook"/>
              <w:kern w:val="0"/>
              <w:sz w:val="24"/>
              <w:szCs w:val="24"/>
            </w:rPr>
          </w:rPrChange>
        </w:rPr>
      </w:pPr>
      <w:ins w:id="843" w:author="Yangcl" w:date="2020-03-25T14:05:00Z">
        <w:r w:rsidRPr="001105EB">
          <w:rPr>
            <w:rFonts w:ascii="Century Schoolbook" w:hAnsi="Century Schoolbook" w:cs="Century Schoolbook"/>
            <w:color w:val="000000"/>
            <w:kern w:val="0"/>
            <w:sz w:val="24"/>
            <w:szCs w:val="24"/>
            <w:rPrChange w:id="84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3F7F5F"/>
            <w:kern w:val="0"/>
            <w:sz w:val="24"/>
            <w:szCs w:val="24"/>
            <w:rPrChange w:id="845" w:author="Yangcl" w:date="2020-03-25T14:05:00Z">
              <w:rPr>
                <w:rFonts w:ascii="Century Schoolbook" w:hAnsi="Century Schoolbook" w:cs="Century Schoolbook"/>
                <w:color w:val="3F7F5F"/>
                <w:kern w:val="0"/>
                <w:sz w:val="24"/>
                <w:szCs w:val="24"/>
              </w:rPr>
            </w:rPrChange>
          </w:rPr>
          <w:t xml:space="preserve">// </w:t>
        </w:r>
        <w:r w:rsidRPr="001105EB">
          <w:rPr>
            <w:rFonts w:ascii="Century Schoolbook" w:hAnsi="Century Schoolbook" w:cs="Century Schoolbook"/>
            <w:color w:val="3F7F5F"/>
            <w:kern w:val="0"/>
            <w:sz w:val="24"/>
            <w:szCs w:val="24"/>
            <w:rPrChange w:id="846" w:author="Yangcl" w:date="2020-03-25T14:05:00Z">
              <w:rPr>
                <w:rFonts w:ascii="Century Schoolbook" w:hAnsi="Century Schoolbook" w:cs="Century Schoolbook"/>
                <w:color w:val="3F7F5F"/>
                <w:kern w:val="0"/>
                <w:sz w:val="24"/>
                <w:szCs w:val="24"/>
              </w:rPr>
            </w:rPrChange>
          </w:rPr>
          <w:t>信号量锁</w:t>
        </w:r>
        <w:r w:rsidRPr="001105EB">
          <w:rPr>
            <w:rFonts w:ascii="Century Schoolbook" w:hAnsi="Century Schoolbook" w:cs="Century Schoolbook"/>
            <w:color w:val="3F7F5F"/>
            <w:kern w:val="0"/>
            <w:sz w:val="24"/>
            <w:szCs w:val="24"/>
            <w:rPrChange w:id="847" w:author="Yangcl" w:date="2020-03-25T14:05:00Z">
              <w:rPr>
                <w:rFonts w:ascii="Century Schoolbook" w:hAnsi="Century Schoolbook" w:cs="Century Schoolbook"/>
                <w:color w:val="3F7F5F"/>
                <w:kern w:val="0"/>
                <w:sz w:val="24"/>
                <w:szCs w:val="24"/>
              </w:rPr>
            </w:rPrChange>
          </w:rPr>
          <w:t>|</w:t>
        </w:r>
        <w:r w:rsidRPr="001105EB">
          <w:rPr>
            <w:rFonts w:ascii="Century Schoolbook" w:hAnsi="Century Schoolbook" w:cs="Century Schoolbook"/>
            <w:color w:val="3F7F5F"/>
            <w:kern w:val="0"/>
            <w:sz w:val="24"/>
            <w:szCs w:val="24"/>
            <w:rPrChange w:id="848" w:author="Yangcl" w:date="2020-03-25T14:05:00Z">
              <w:rPr>
                <w:rFonts w:ascii="Century Schoolbook" w:hAnsi="Century Schoolbook" w:cs="Century Schoolbook"/>
                <w:color w:val="3F7F5F"/>
                <w:kern w:val="0"/>
                <w:sz w:val="24"/>
                <w:szCs w:val="24"/>
              </w:rPr>
            </w:rPrChange>
          </w:rPr>
          <w:t>公平锁</w:t>
        </w:r>
        <w:r w:rsidRPr="001105EB">
          <w:rPr>
            <w:rFonts w:ascii="Century Schoolbook" w:hAnsi="Century Schoolbook" w:cs="Century Schoolbook"/>
            <w:color w:val="3F7F5F"/>
            <w:kern w:val="0"/>
            <w:sz w:val="24"/>
            <w:szCs w:val="24"/>
            <w:rPrChange w:id="849" w:author="Yangcl" w:date="2020-03-25T14:05:00Z">
              <w:rPr>
                <w:rFonts w:ascii="Century Schoolbook" w:hAnsi="Century Schoolbook" w:cs="Century Schoolbook"/>
                <w:color w:val="3F7F5F"/>
                <w:kern w:val="0"/>
                <w:sz w:val="24"/>
                <w:szCs w:val="24"/>
              </w:rPr>
            </w:rPrChange>
          </w:rPr>
          <w:t>(fair) InterProcessSemaphoreV2</w:t>
        </w:r>
        <w:r w:rsidRPr="001105EB">
          <w:rPr>
            <w:rFonts w:ascii="Century Schoolbook" w:hAnsi="Century Schoolbook" w:cs="Century Schoolbook"/>
            <w:color w:val="3F7F5F"/>
            <w:kern w:val="0"/>
            <w:sz w:val="24"/>
            <w:szCs w:val="24"/>
            <w:rPrChange w:id="850" w:author="Yangcl" w:date="2020-03-25T14:05:00Z">
              <w:rPr>
                <w:rFonts w:ascii="Century Schoolbook" w:hAnsi="Century Schoolbook" w:cs="Century Schoolbook"/>
                <w:color w:val="3F7F5F"/>
                <w:kern w:val="0"/>
                <w:sz w:val="24"/>
                <w:szCs w:val="24"/>
              </w:rPr>
            </w:rPrChange>
          </w:rPr>
          <w:t>信号量与多线程中的</w:t>
        </w:r>
        <w:r w:rsidRPr="001105EB">
          <w:rPr>
            <w:rFonts w:ascii="Century Schoolbook" w:hAnsi="Century Schoolbook" w:cs="Century Schoolbook"/>
            <w:color w:val="3F7F5F"/>
            <w:kern w:val="0"/>
            <w:sz w:val="24"/>
            <w:szCs w:val="24"/>
            <w:rPrChange w:id="851" w:author="Yangcl" w:date="2020-03-25T14:05:00Z">
              <w:rPr>
                <w:rFonts w:ascii="Century Schoolbook" w:hAnsi="Century Schoolbook" w:cs="Century Schoolbook"/>
                <w:color w:val="3F7F5F"/>
                <w:kern w:val="0"/>
                <w:sz w:val="24"/>
                <w:szCs w:val="24"/>
                <w:u w:val="single"/>
              </w:rPr>
            </w:rPrChange>
          </w:rPr>
          <w:t>Semaphonre</w:t>
        </w:r>
        <w:r w:rsidRPr="001105EB">
          <w:rPr>
            <w:rFonts w:ascii="Century Schoolbook" w:hAnsi="Century Schoolbook" w:cs="Century Schoolbook"/>
            <w:color w:val="3F7F5F"/>
            <w:kern w:val="0"/>
            <w:sz w:val="24"/>
            <w:szCs w:val="24"/>
            <w:rPrChange w:id="852" w:author="Yangcl" w:date="2020-03-25T14:05:00Z">
              <w:rPr>
                <w:rFonts w:ascii="Century Schoolbook" w:hAnsi="Century Schoolbook" w:cs="Century Schoolbook"/>
                <w:color w:val="3F7F5F"/>
                <w:kern w:val="0"/>
                <w:sz w:val="24"/>
                <w:szCs w:val="24"/>
              </w:rPr>
            </w:rPrChange>
          </w:rPr>
          <w:t>信息量含义是一致的，即同时最多只能允许指定数量的线程访问临界资源。</w:t>
        </w:r>
      </w:ins>
    </w:p>
    <w:p w:rsidR="001105EB" w:rsidRPr="001105EB" w:rsidRDefault="001105EB" w:rsidP="001105EB">
      <w:pPr>
        <w:autoSpaceDE w:val="0"/>
        <w:autoSpaceDN w:val="0"/>
        <w:adjustRightInd w:val="0"/>
        <w:jc w:val="left"/>
        <w:rPr>
          <w:ins w:id="853" w:author="Yangcl" w:date="2020-03-25T14:05:00Z"/>
          <w:rFonts w:ascii="Century Schoolbook" w:hAnsi="Century Schoolbook" w:cs="Century Schoolbook"/>
          <w:kern w:val="0"/>
          <w:sz w:val="24"/>
          <w:szCs w:val="24"/>
          <w:rPrChange w:id="854" w:author="Yangcl" w:date="2020-03-25T14:05:00Z">
            <w:rPr>
              <w:ins w:id="855" w:author="Yangcl" w:date="2020-03-25T14:05:00Z"/>
              <w:rFonts w:ascii="Century Schoolbook" w:hAnsi="Century Schoolbook" w:cs="Century Schoolbook"/>
              <w:kern w:val="0"/>
              <w:sz w:val="24"/>
              <w:szCs w:val="24"/>
            </w:rPr>
          </w:rPrChange>
        </w:rPr>
      </w:pPr>
      <w:ins w:id="856" w:author="Yangcl" w:date="2020-03-25T14:05:00Z">
        <w:r w:rsidRPr="001105EB">
          <w:rPr>
            <w:rFonts w:ascii="Century Schoolbook" w:hAnsi="Century Schoolbook" w:cs="Century Schoolbook"/>
            <w:color w:val="000000"/>
            <w:kern w:val="0"/>
            <w:sz w:val="24"/>
            <w:szCs w:val="24"/>
            <w:rPrChange w:id="857"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858" w:author="Yangcl" w:date="2020-03-25T14:05: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859" w:author="Yangcl" w:date="2020-03-25T14:05:00Z">
              <w:rPr>
                <w:rFonts w:ascii="Century Schoolbook" w:hAnsi="Century Schoolbook" w:cs="Century Schoolbook"/>
                <w:color w:val="000000"/>
                <w:kern w:val="0"/>
                <w:sz w:val="24"/>
                <w:szCs w:val="24"/>
              </w:rPr>
            </w:rPrChange>
          </w:rPr>
          <w:t xml:space="preserve"> InterProcessSemaphoreV2  semaphoreLock(ZkLockPathEnum </w:t>
        </w:r>
        <w:r w:rsidRPr="001105EB">
          <w:rPr>
            <w:rFonts w:ascii="Century Schoolbook" w:hAnsi="Century Schoolbook" w:cs="Century Schoolbook"/>
            <w:color w:val="6A3E3E"/>
            <w:kern w:val="0"/>
            <w:sz w:val="24"/>
            <w:szCs w:val="24"/>
            <w:rPrChange w:id="860"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861"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862" w:author="Yangcl" w:date="2020-03-25T14:05:00Z">
              <w:rPr>
                <w:rFonts w:ascii="Century Schoolbook" w:hAnsi="Century Schoolbook" w:cs="Century Schoolbook"/>
                <w:b/>
                <w:bCs/>
                <w:color w:val="7F0055"/>
                <w:kern w:val="0"/>
                <w:sz w:val="24"/>
                <w:szCs w:val="24"/>
              </w:rPr>
            </w:rPrChange>
          </w:rPr>
          <w:t>int</w:t>
        </w:r>
        <w:r w:rsidRPr="001105EB">
          <w:rPr>
            <w:rFonts w:ascii="Century Schoolbook" w:hAnsi="Century Schoolbook" w:cs="Century Schoolbook"/>
            <w:color w:val="000000"/>
            <w:kern w:val="0"/>
            <w:sz w:val="24"/>
            <w:szCs w:val="24"/>
            <w:rPrChange w:id="863"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color w:val="6A3E3E"/>
            <w:kern w:val="0"/>
            <w:sz w:val="24"/>
            <w:szCs w:val="24"/>
            <w:rPrChange w:id="864" w:author="Yangcl" w:date="2020-03-25T14:05:00Z">
              <w:rPr>
                <w:rFonts w:ascii="Century Schoolbook" w:hAnsi="Century Schoolbook" w:cs="Century Schoolbook"/>
                <w:color w:val="6A3E3E"/>
                <w:kern w:val="0"/>
                <w:sz w:val="24"/>
                <w:szCs w:val="24"/>
              </w:rPr>
            </w:rPrChange>
          </w:rPr>
          <w:t>count</w:t>
        </w:r>
        <w:r w:rsidRPr="001105EB">
          <w:rPr>
            <w:rFonts w:ascii="Century Schoolbook" w:hAnsi="Century Schoolbook" w:cs="Century Schoolbook"/>
            <w:color w:val="000000"/>
            <w:kern w:val="0"/>
            <w:sz w:val="24"/>
            <w:szCs w:val="24"/>
            <w:rPrChange w:id="865"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866" w:author="Yangcl" w:date="2020-03-25T14:05:00Z"/>
          <w:rFonts w:ascii="Century Schoolbook" w:hAnsi="Century Schoolbook" w:cs="Century Schoolbook"/>
          <w:kern w:val="0"/>
          <w:sz w:val="24"/>
          <w:szCs w:val="24"/>
          <w:rPrChange w:id="867" w:author="Yangcl" w:date="2020-03-25T14:05:00Z">
            <w:rPr>
              <w:ins w:id="868" w:author="Yangcl" w:date="2020-03-25T14:05:00Z"/>
              <w:rFonts w:ascii="Century Schoolbook" w:hAnsi="Century Schoolbook" w:cs="Century Schoolbook"/>
              <w:kern w:val="0"/>
              <w:sz w:val="24"/>
              <w:szCs w:val="24"/>
            </w:rPr>
          </w:rPrChange>
        </w:rPr>
      </w:pPr>
      <w:ins w:id="869" w:author="Yangcl" w:date="2020-03-25T14:05:00Z">
        <w:r w:rsidRPr="001105EB">
          <w:rPr>
            <w:rFonts w:ascii="Century Schoolbook" w:hAnsi="Century Schoolbook" w:cs="Century Schoolbook"/>
            <w:color w:val="000000"/>
            <w:kern w:val="0"/>
            <w:sz w:val="24"/>
            <w:szCs w:val="24"/>
            <w:rPrChange w:id="870"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71"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872" w:author="Yangcl" w:date="2020-03-25T14:05:00Z">
              <w:rPr>
                <w:rFonts w:ascii="Century Schoolbook" w:hAnsi="Century Schoolbook" w:cs="Century Schoolbook"/>
                <w:b/>
                <w:bCs/>
                <w:color w:val="7F0055"/>
                <w:kern w:val="0"/>
                <w:sz w:val="24"/>
                <w:szCs w:val="24"/>
              </w:rPr>
            </w:rPrChange>
          </w:rPr>
          <w:t>if</w:t>
        </w:r>
        <w:r w:rsidRPr="001105EB">
          <w:rPr>
            <w:rFonts w:ascii="Century Schoolbook" w:hAnsi="Century Schoolbook" w:cs="Century Schoolbook"/>
            <w:color w:val="000000"/>
            <w:kern w:val="0"/>
            <w:sz w:val="24"/>
            <w:szCs w:val="24"/>
            <w:rPrChange w:id="873" w:author="Yangcl" w:date="2020-03-25T14:05:00Z">
              <w:rPr>
                <w:rFonts w:ascii="Century Schoolbook" w:hAnsi="Century Schoolbook" w:cs="Century Schoolbook"/>
                <w:color w:val="000000"/>
                <w:kern w:val="0"/>
                <w:sz w:val="24"/>
                <w:szCs w:val="24"/>
              </w:rPr>
            </w:rPrChange>
          </w:rPr>
          <w:t>(</w:t>
        </w:r>
        <w:r w:rsidRPr="001105EB">
          <w:rPr>
            <w:rFonts w:ascii="Century Schoolbook" w:hAnsi="Century Schoolbook" w:cs="Century Schoolbook"/>
            <w:color w:val="6A3E3E"/>
            <w:kern w:val="0"/>
            <w:sz w:val="24"/>
            <w:szCs w:val="24"/>
            <w:rPrChange w:id="874"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875"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876"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877" w:author="Yangcl" w:date="2020-03-25T14:05: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878" w:author="Yangcl" w:date="2020-03-25T14:05:00Z"/>
          <w:rFonts w:ascii="Century Schoolbook" w:hAnsi="Century Schoolbook" w:cs="Century Schoolbook"/>
          <w:kern w:val="0"/>
          <w:sz w:val="24"/>
          <w:szCs w:val="24"/>
          <w:rPrChange w:id="879" w:author="Yangcl" w:date="2020-03-25T14:05:00Z">
            <w:rPr>
              <w:ins w:id="880" w:author="Yangcl" w:date="2020-03-25T14:05:00Z"/>
              <w:rFonts w:ascii="Century Schoolbook" w:hAnsi="Century Schoolbook" w:cs="Century Schoolbook"/>
              <w:kern w:val="0"/>
              <w:sz w:val="24"/>
              <w:szCs w:val="24"/>
            </w:rPr>
          </w:rPrChange>
        </w:rPr>
      </w:pPr>
      <w:ins w:id="881" w:author="Yangcl" w:date="2020-03-25T14:05:00Z">
        <w:r w:rsidRPr="001105EB">
          <w:rPr>
            <w:rFonts w:ascii="Century Schoolbook" w:hAnsi="Century Schoolbook" w:cs="Century Schoolbook"/>
            <w:color w:val="000000"/>
            <w:kern w:val="0"/>
            <w:sz w:val="24"/>
            <w:szCs w:val="24"/>
            <w:rPrChange w:id="882"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8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84"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885"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886"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887" w:author="Yangcl" w:date="2020-03-25T14:05:00Z">
              <w:rPr>
                <w:rFonts w:ascii="Century Schoolbook" w:hAnsi="Century Schoolbook" w:cs="Century Schoolbook"/>
                <w:b/>
                <w:bCs/>
                <w:color w:val="7F0055"/>
                <w:kern w:val="0"/>
                <w:sz w:val="24"/>
                <w:szCs w:val="24"/>
              </w:rPr>
            </w:rPrChange>
          </w:rPr>
          <w:t>null</w:t>
        </w:r>
        <w:r w:rsidRPr="001105EB">
          <w:rPr>
            <w:rFonts w:ascii="Century Schoolbook" w:hAnsi="Century Schoolbook" w:cs="Century Schoolbook"/>
            <w:color w:val="000000"/>
            <w:kern w:val="0"/>
            <w:sz w:val="24"/>
            <w:szCs w:val="24"/>
            <w:rPrChange w:id="888"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889" w:author="Yangcl" w:date="2020-03-25T14:05:00Z"/>
          <w:rFonts w:ascii="Century Schoolbook" w:hAnsi="Century Schoolbook" w:cs="Century Schoolbook"/>
          <w:kern w:val="0"/>
          <w:sz w:val="24"/>
          <w:szCs w:val="24"/>
          <w:rPrChange w:id="890" w:author="Yangcl" w:date="2020-03-25T14:05:00Z">
            <w:rPr>
              <w:ins w:id="891" w:author="Yangcl" w:date="2020-03-25T14:05:00Z"/>
              <w:rFonts w:ascii="Century Schoolbook" w:hAnsi="Century Schoolbook" w:cs="Century Schoolbook"/>
              <w:kern w:val="0"/>
              <w:sz w:val="24"/>
              <w:szCs w:val="24"/>
            </w:rPr>
          </w:rPrChange>
        </w:rPr>
      </w:pPr>
      <w:ins w:id="892" w:author="Yangcl" w:date="2020-03-25T14:05:00Z">
        <w:r w:rsidRPr="001105EB">
          <w:rPr>
            <w:rFonts w:ascii="Century Schoolbook" w:hAnsi="Century Schoolbook" w:cs="Century Schoolbook"/>
            <w:color w:val="000000"/>
            <w:kern w:val="0"/>
            <w:sz w:val="24"/>
            <w:szCs w:val="24"/>
            <w:rPrChange w:id="893"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894" w:author="Yangcl" w:date="2020-03-25T14:05: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895" w:author="Yangcl" w:date="2020-03-25T14:05:00Z"/>
          <w:rFonts w:ascii="Century Schoolbook" w:hAnsi="Century Schoolbook" w:cs="Century Schoolbook"/>
          <w:kern w:val="0"/>
          <w:sz w:val="24"/>
          <w:szCs w:val="24"/>
          <w:rPrChange w:id="896" w:author="Yangcl" w:date="2020-03-25T14:05:00Z">
            <w:rPr>
              <w:ins w:id="897" w:author="Yangcl" w:date="2020-03-25T14:05:00Z"/>
              <w:rFonts w:ascii="Century Schoolbook" w:hAnsi="Century Schoolbook" w:cs="Century Schoolbook"/>
              <w:kern w:val="0"/>
              <w:sz w:val="24"/>
              <w:szCs w:val="24"/>
            </w:rPr>
          </w:rPrChange>
        </w:rPr>
      </w:pPr>
      <w:ins w:id="898" w:author="Yangcl" w:date="2020-03-25T14:05:00Z">
        <w:r w:rsidRPr="001105EB">
          <w:rPr>
            <w:rFonts w:ascii="Century Schoolbook" w:hAnsi="Century Schoolbook" w:cs="Century Schoolbook"/>
            <w:color w:val="000000"/>
            <w:kern w:val="0"/>
            <w:sz w:val="24"/>
            <w:szCs w:val="24"/>
            <w:rPrChange w:id="899"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900" w:author="Yangcl" w:date="2020-03-25T14:05: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901" w:author="Yangcl" w:date="2020-03-25T14:05:00Z">
              <w:rPr>
                <w:rFonts w:ascii="Century Schoolbook" w:hAnsi="Century Schoolbook" w:cs="Century Schoolbook"/>
                <w:b/>
                <w:bCs/>
                <w:color w:val="7F0055"/>
                <w:kern w:val="0"/>
                <w:sz w:val="24"/>
                <w:szCs w:val="24"/>
              </w:rPr>
            </w:rPrChange>
          </w:rPr>
          <w:t>return</w:t>
        </w:r>
        <w:r w:rsidRPr="001105EB">
          <w:rPr>
            <w:rFonts w:ascii="Century Schoolbook" w:hAnsi="Century Schoolbook" w:cs="Century Schoolbook"/>
            <w:color w:val="000000"/>
            <w:kern w:val="0"/>
            <w:sz w:val="24"/>
            <w:szCs w:val="24"/>
            <w:rPrChange w:id="902" w:author="Yangcl" w:date="2020-03-25T14:05: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903" w:author="Yangcl" w:date="2020-03-25T14:05:00Z">
              <w:rPr>
                <w:rFonts w:ascii="Century Schoolbook" w:hAnsi="Century Schoolbook" w:cs="Century Schoolbook"/>
                <w:b/>
                <w:bCs/>
                <w:color w:val="7F0055"/>
                <w:kern w:val="0"/>
                <w:sz w:val="24"/>
                <w:szCs w:val="24"/>
              </w:rPr>
            </w:rPrChange>
          </w:rPr>
          <w:t>new</w:t>
        </w:r>
        <w:r w:rsidRPr="001105EB">
          <w:rPr>
            <w:rFonts w:ascii="Century Schoolbook" w:hAnsi="Century Schoolbook" w:cs="Century Schoolbook"/>
            <w:color w:val="000000"/>
            <w:kern w:val="0"/>
            <w:sz w:val="24"/>
            <w:szCs w:val="24"/>
            <w:rPrChange w:id="904" w:author="Yangcl" w:date="2020-03-25T14:05:00Z">
              <w:rPr>
                <w:rFonts w:ascii="Century Schoolbook" w:hAnsi="Century Schoolbook" w:cs="Century Schoolbook"/>
                <w:color w:val="000000"/>
                <w:kern w:val="0"/>
                <w:sz w:val="24"/>
                <w:szCs w:val="24"/>
              </w:rPr>
            </w:rPrChange>
          </w:rPr>
          <w:t xml:space="preserve"> InterProcessSemaphoreV2(</w:t>
        </w:r>
        <w:r w:rsidRPr="001105EB">
          <w:rPr>
            <w:rFonts w:ascii="Century Schoolbook" w:hAnsi="Century Schoolbook" w:cs="Century Schoolbook"/>
            <w:color w:val="0000C0"/>
            <w:kern w:val="0"/>
            <w:sz w:val="24"/>
            <w:szCs w:val="24"/>
            <w:rPrChange w:id="905" w:author="Yangcl" w:date="2020-03-25T14:05:00Z">
              <w:rPr>
                <w:rFonts w:ascii="Century Schoolbook" w:hAnsi="Century Schoolbook" w:cs="Century Schoolbook"/>
                <w:color w:val="0000C0"/>
                <w:kern w:val="0"/>
                <w:sz w:val="24"/>
                <w:szCs w:val="24"/>
              </w:rPr>
            </w:rPrChange>
          </w:rPr>
          <w:t>client</w:t>
        </w:r>
        <w:r w:rsidRPr="001105EB">
          <w:rPr>
            <w:rFonts w:ascii="Century Schoolbook" w:hAnsi="Century Schoolbook" w:cs="Century Schoolbook"/>
            <w:color w:val="000000"/>
            <w:kern w:val="0"/>
            <w:sz w:val="24"/>
            <w:szCs w:val="24"/>
            <w:rPrChange w:id="906"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iCs/>
            <w:color w:val="0000C0"/>
            <w:kern w:val="0"/>
            <w:sz w:val="24"/>
            <w:szCs w:val="24"/>
            <w:rPrChange w:id="907" w:author="Yangcl" w:date="2020-03-25T14:05:00Z">
              <w:rPr>
                <w:rFonts w:ascii="Century Schoolbook" w:hAnsi="Century Schoolbook" w:cs="Century Schoolbook"/>
                <w:b/>
                <w:bCs/>
                <w:i/>
                <w:iCs/>
                <w:color w:val="0000C0"/>
                <w:kern w:val="0"/>
                <w:sz w:val="24"/>
                <w:szCs w:val="24"/>
              </w:rPr>
            </w:rPrChange>
          </w:rPr>
          <w:t>rootPath</w:t>
        </w:r>
        <w:r w:rsidRPr="001105EB">
          <w:rPr>
            <w:rFonts w:ascii="Century Schoolbook" w:hAnsi="Century Schoolbook" w:cs="Century Schoolbook"/>
            <w:color w:val="000000"/>
            <w:kern w:val="0"/>
            <w:sz w:val="24"/>
            <w:szCs w:val="24"/>
            <w:rPrChange w:id="908" w:author="Yangcl" w:date="2020-03-25T14:05: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color w:val="6A3E3E"/>
            <w:kern w:val="0"/>
            <w:sz w:val="24"/>
            <w:szCs w:val="24"/>
            <w:rPrChange w:id="909" w:author="Yangcl" w:date="2020-03-25T14:05:00Z">
              <w:rPr>
                <w:rFonts w:ascii="Century Schoolbook" w:hAnsi="Century Schoolbook" w:cs="Century Schoolbook"/>
                <w:color w:val="6A3E3E"/>
                <w:kern w:val="0"/>
                <w:sz w:val="24"/>
                <w:szCs w:val="24"/>
              </w:rPr>
            </w:rPrChange>
          </w:rPr>
          <w:t>lock</w:t>
        </w:r>
        <w:r w:rsidRPr="001105EB">
          <w:rPr>
            <w:rFonts w:ascii="Century Schoolbook" w:hAnsi="Century Schoolbook" w:cs="Century Schoolbook"/>
            <w:color w:val="000000"/>
            <w:kern w:val="0"/>
            <w:sz w:val="24"/>
            <w:szCs w:val="24"/>
            <w:rPrChange w:id="910" w:author="Yangcl" w:date="2020-03-25T14:05:00Z">
              <w:rPr>
                <w:rFonts w:ascii="Century Schoolbook" w:hAnsi="Century Schoolbook" w:cs="Century Schoolbook"/>
                <w:color w:val="000000"/>
                <w:kern w:val="0"/>
                <w:sz w:val="24"/>
                <w:szCs w:val="24"/>
              </w:rPr>
            </w:rPrChange>
          </w:rPr>
          <w:t xml:space="preserve">.toString() , </w:t>
        </w:r>
        <w:r w:rsidRPr="001105EB">
          <w:rPr>
            <w:rFonts w:ascii="Century Schoolbook" w:hAnsi="Century Schoolbook" w:cs="Century Schoolbook"/>
            <w:color w:val="6A3E3E"/>
            <w:kern w:val="0"/>
            <w:sz w:val="24"/>
            <w:szCs w:val="24"/>
            <w:rPrChange w:id="911" w:author="Yangcl" w:date="2020-03-25T14:05:00Z">
              <w:rPr>
                <w:rFonts w:ascii="Century Schoolbook" w:hAnsi="Century Schoolbook" w:cs="Century Schoolbook"/>
                <w:color w:val="6A3E3E"/>
                <w:kern w:val="0"/>
                <w:sz w:val="24"/>
                <w:szCs w:val="24"/>
              </w:rPr>
            </w:rPrChange>
          </w:rPr>
          <w:t>count</w:t>
        </w:r>
        <w:r w:rsidRPr="001105EB">
          <w:rPr>
            <w:rFonts w:ascii="Century Schoolbook" w:hAnsi="Century Schoolbook" w:cs="Century Schoolbook"/>
            <w:color w:val="000000"/>
            <w:kern w:val="0"/>
            <w:sz w:val="24"/>
            <w:szCs w:val="24"/>
            <w:rPrChange w:id="912"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913" w:author="Yangcl" w:date="2020-03-25T14:05:00Z"/>
          <w:rFonts w:ascii="Century Schoolbook" w:hAnsi="Century Schoolbook" w:cs="Century Schoolbook"/>
          <w:kern w:val="0"/>
          <w:sz w:val="24"/>
          <w:szCs w:val="24"/>
          <w:rPrChange w:id="914" w:author="Yangcl" w:date="2020-03-25T14:05:00Z">
            <w:rPr>
              <w:ins w:id="915" w:author="Yangcl" w:date="2020-03-25T14:05:00Z"/>
              <w:rFonts w:ascii="Century Schoolbook" w:hAnsi="Century Schoolbook" w:cs="Century Schoolbook"/>
              <w:kern w:val="0"/>
              <w:sz w:val="24"/>
              <w:szCs w:val="24"/>
            </w:rPr>
          </w:rPrChange>
        </w:rPr>
      </w:pPr>
      <w:ins w:id="916" w:author="Yangcl" w:date="2020-03-25T14:05:00Z">
        <w:r w:rsidRPr="001105EB">
          <w:rPr>
            <w:rFonts w:ascii="Century Schoolbook" w:hAnsi="Century Schoolbook" w:cs="Century Schoolbook"/>
            <w:color w:val="000000"/>
            <w:kern w:val="0"/>
            <w:sz w:val="24"/>
            <w:szCs w:val="24"/>
            <w:rPrChange w:id="917" w:author="Yangcl" w:date="2020-03-25T14:05:00Z">
              <w:rPr>
                <w:rFonts w:ascii="Century Schoolbook" w:hAnsi="Century Schoolbook" w:cs="Century Schoolbook"/>
                <w:color w:val="000000"/>
                <w:kern w:val="0"/>
                <w:sz w:val="24"/>
                <w:szCs w:val="24"/>
              </w:rPr>
            </w:rPrChange>
          </w:rPr>
          <w:tab/>
          <w:t>}</w:t>
        </w:r>
      </w:ins>
    </w:p>
    <w:p w:rsidR="00146EE2" w:rsidRDefault="001105EB" w:rsidP="001105EB">
      <w:pPr>
        <w:autoSpaceDE w:val="0"/>
        <w:autoSpaceDN w:val="0"/>
        <w:adjustRightInd w:val="0"/>
        <w:jc w:val="left"/>
        <w:rPr>
          <w:ins w:id="918" w:author="Yangcl" w:date="2020-03-25T14:07:00Z"/>
          <w:rFonts w:ascii="Century Schoolbook" w:hAnsi="Century Schoolbook" w:cs="Century Schoolbook"/>
          <w:kern w:val="0"/>
          <w:sz w:val="24"/>
          <w:szCs w:val="24"/>
        </w:rPr>
        <w:pPrChange w:id="919" w:author="Yangcl" w:date="2020-03-25T14:07:00Z">
          <w:pPr/>
        </w:pPrChange>
      </w:pPr>
      <w:ins w:id="920" w:author="Yangcl" w:date="2020-03-25T14:05:00Z">
        <w:r w:rsidRPr="001105EB">
          <w:rPr>
            <w:rFonts w:ascii="Century Schoolbook" w:hAnsi="Century Schoolbook" w:cs="Century Schoolbook"/>
            <w:color w:val="000000"/>
            <w:kern w:val="0"/>
            <w:sz w:val="24"/>
            <w:szCs w:val="24"/>
            <w:rPrChange w:id="921" w:author="Yangcl" w:date="2020-03-25T14:05: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922" w:author="Yangcl" w:date="2020-03-25T13:38:00Z"/>
          <w:rFonts w:ascii="Century Schoolbook" w:hAnsi="Century Schoolbook" w:cs="Century Schoolbook" w:hint="eastAsia"/>
          <w:kern w:val="0"/>
          <w:sz w:val="24"/>
          <w:szCs w:val="24"/>
          <w:rPrChange w:id="923" w:author="Yangcl" w:date="2020-03-25T14:07:00Z">
            <w:rPr>
              <w:ins w:id="924" w:author="Yangcl" w:date="2020-03-25T13:38:00Z"/>
              <w:rFonts w:ascii="Century Schoolbook" w:hAnsi="Century Schoolbook" w:hint="eastAsia"/>
            </w:rPr>
          </w:rPrChange>
        </w:rPr>
        <w:pPrChange w:id="925" w:author="Yangcl" w:date="2020-03-25T14:07:00Z">
          <w:pPr/>
        </w:pPrChange>
      </w:pPr>
    </w:p>
    <w:p w:rsidR="001105EB" w:rsidRPr="001105EB" w:rsidRDefault="001105EB" w:rsidP="001105EB">
      <w:pPr>
        <w:rPr>
          <w:ins w:id="926" w:author="Yangcl" w:date="2020-03-25T14:07:00Z"/>
          <w:rFonts w:ascii="Century Schoolbook" w:hAnsi="Century Schoolbook" w:hint="eastAsia"/>
          <w:rPrChange w:id="927" w:author="Yangcl" w:date="2020-03-25T14:08:00Z">
            <w:rPr>
              <w:ins w:id="928" w:author="Yangcl" w:date="2020-03-25T14:07:00Z"/>
              <w:rFonts w:ascii="Century Schoolbook" w:hAnsi="Century Schoolbook" w:cs="Century Schoolbook" w:hint="eastAsia"/>
              <w:kern w:val="0"/>
              <w:sz w:val="24"/>
              <w:szCs w:val="24"/>
            </w:rPr>
          </w:rPrChange>
        </w:rPr>
        <w:pPrChange w:id="929" w:author="Yangcl" w:date="2020-03-25T14:08:00Z">
          <w:pPr>
            <w:autoSpaceDE w:val="0"/>
            <w:autoSpaceDN w:val="0"/>
            <w:adjustRightInd w:val="0"/>
            <w:jc w:val="left"/>
          </w:pPr>
        </w:pPrChange>
      </w:pPr>
      <w:ins w:id="930" w:author="Yangcl" w:date="2020-03-25T14:07:00Z">
        <w:r w:rsidRPr="001105EB">
          <w:rPr>
            <w:rFonts w:ascii="Century Schoolbook" w:hAnsi="Century Schoolbook"/>
            <w:b/>
            <w:rPrChange w:id="931" w:author="Yangcl" w:date="2020-03-25T14:08:00Z">
              <w:rPr>
                <w:rFonts w:ascii="Century Schoolbook" w:hAnsi="Century Schoolbook"/>
              </w:rPr>
            </w:rPrChange>
          </w:rPr>
          <w:t>使用示例</w:t>
        </w:r>
        <w:r>
          <w:rPr>
            <w:rFonts w:ascii="Century Schoolbook" w:hAnsi="Century Schoolbook" w:hint="eastAsia"/>
          </w:rPr>
          <w:t>：</w:t>
        </w:r>
      </w:ins>
    </w:p>
    <w:p w:rsidR="001105EB" w:rsidRPr="001105EB" w:rsidRDefault="001105EB" w:rsidP="001105EB">
      <w:pPr>
        <w:autoSpaceDE w:val="0"/>
        <w:autoSpaceDN w:val="0"/>
        <w:adjustRightInd w:val="0"/>
        <w:jc w:val="left"/>
        <w:rPr>
          <w:ins w:id="932" w:author="Yangcl" w:date="2020-03-25T14:07:00Z"/>
          <w:rFonts w:ascii="Century Schoolbook" w:hAnsi="Century Schoolbook" w:cs="Century Schoolbook"/>
          <w:kern w:val="0"/>
          <w:sz w:val="24"/>
          <w:szCs w:val="24"/>
          <w:rPrChange w:id="933" w:author="Yangcl" w:date="2020-03-25T14:08:00Z">
            <w:rPr>
              <w:ins w:id="934" w:author="Yangcl" w:date="2020-03-25T14:07:00Z"/>
              <w:rFonts w:ascii="Century Schoolbook" w:hAnsi="Century Schoolbook" w:cs="Century Schoolbook"/>
              <w:kern w:val="0"/>
              <w:sz w:val="24"/>
              <w:szCs w:val="24"/>
            </w:rPr>
          </w:rPrChange>
        </w:rPr>
      </w:pPr>
      <w:ins w:id="935" w:author="Yangcl" w:date="2020-03-25T14:07:00Z">
        <w:r w:rsidRPr="001105EB">
          <w:rPr>
            <w:rFonts w:ascii="Century Schoolbook" w:hAnsi="Century Schoolbook" w:cs="Century Schoolbook"/>
            <w:bCs/>
            <w:color w:val="7F0055"/>
            <w:kern w:val="0"/>
            <w:sz w:val="24"/>
            <w:szCs w:val="24"/>
            <w:rPrChange w:id="936" w:author="Yangcl" w:date="2020-03-25T14:08:00Z">
              <w:rPr>
                <w:rFonts w:ascii="Century Schoolbook" w:hAnsi="Century Schoolbook" w:cs="Century Schoolbook"/>
                <w:b/>
                <w:bCs/>
                <w:color w:val="7F0055"/>
                <w:kern w:val="0"/>
                <w:sz w:val="24"/>
                <w:szCs w:val="24"/>
              </w:rPr>
            </w:rPrChange>
          </w:rPr>
          <w:t>public</w:t>
        </w:r>
        <w:r w:rsidRPr="001105EB">
          <w:rPr>
            <w:rFonts w:ascii="Century Schoolbook" w:hAnsi="Century Schoolbook" w:cs="Century Schoolbook"/>
            <w:color w:val="000000"/>
            <w:kern w:val="0"/>
            <w:sz w:val="24"/>
            <w:szCs w:val="24"/>
            <w:rPrChange w:id="937" w:author="Yangcl" w:date="2020-03-25T14:08: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938" w:author="Yangcl" w:date="2020-03-25T14:08:00Z">
              <w:rPr>
                <w:rFonts w:ascii="Century Schoolbook" w:hAnsi="Century Schoolbook" w:cs="Century Schoolbook"/>
                <w:b/>
                <w:bCs/>
                <w:color w:val="7F0055"/>
                <w:kern w:val="0"/>
                <w:sz w:val="24"/>
                <w:szCs w:val="24"/>
              </w:rPr>
            </w:rPrChange>
          </w:rPr>
          <w:t>static</w:t>
        </w:r>
        <w:r w:rsidRPr="001105EB">
          <w:rPr>
            <w:rFonts w:ascii="Century Schoolbook" w:hAnsi="Century Schoolbook" w:cs="Century Schoolbook"/>
            <w:color w:val="000000"/>
            <w:kern w:val="0"/>
            <w:sz w:val="24"/>
            <w:szCs w:val="24"/>
            <w:rPrChange w:id="939" w:author="Yangcl" w:date="2020-03-25T14:08: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bCs/>
            <w:color w:val="7F0055"/>
            <w:kern w:val="0"/>
            <w:sz w:val="24"/>
            <w:szCs w:val="24"/>
            <w:rPrChange w:id="940" w:author="Yangcl" w:date="2020-03-25T14:08:00Z">
              <w:rPr>
                <w:rFonts w:ascii="Century Schoolbook" w:hAnsi="Century Schoolbook" w:cs="Century Schoolbook"/>
                <w:b/>
                <w:bCs/>
                <w:color w:val="7F0055"/>
                <w:kern w:val="0"/>
                <w:sz w:val="24"/>
                <w:szCs w:val="24"/>
              </w:rPr>
            </w:rPrChange>
          </w:rPr>
          <w:t>void</w:t>
        </w:r>
        <w:r w:rsidRPr="001105EB">
          <w:rPr>
            <w:rFonts w:ascii="Century Schoolbook" w:hAnsi="Century Schoolbook" w:cs="Century Schoolbook"/>
            <w:color w:val="000000"/>
            <w:kern w:val="0"/>
            <w:sz w:val="24"/>
            <w:szCs w:val="24"/>
            <w:rPrChange w:id="941" w:author="Yangcl" w:date="2020-03-25T14:08:00Z">
              <w:rPr>
                <w:rFonts w:ascii="Century Schoolbook" w:hAnsi="Century Schoolbook" w:cs="Century Schoolbook"/>
                <w:color w:val="000000"/>
                <w:kern w:val="0"/>
                <w:sz w:val="24"/>
                <w:szCs w:val="24"/>
              </w:rPr>
            </w:rPrChange>
          </w:rPr>
          <w:t xml:space="preserve"> example() {</w:t>
        </w:r>
      </w:ins>
    </w:p>
    <w:p w:rsidR="001105EB" w:rsidRPr="001105EB" w:rsidRDefault="001105EB" w:rsidP="001105EB">
      <w:pPr>
        <w:autoSpaceDE w:val="0"/>
        <w:autoSpaceDN w:val="0"/>
        <w:adjustRightInd w:val="0"/>
        <w:jc w:val="left"/>
        <w:rPr>
          <w:ins w:id="942" w:author="Yangcl" w:date="2020-03-25T14:07:00Z"/>
          <w:rFonts w:ascii="Century Schoolbook" w:hAnsi="Century Schoolbook" w:cs="Century Schoolbook"/>
          <w:kern w:val="0"/>
          <w:sz w:val="24"/>
          <w:szCs w:val="24"/>
          <w:rPrChange w:id="943" w:author="Yangcl" w:date="2020-03-25T14:08:00Z">
            <w:rPr>
              <w:ins w:id="944" w:author="Yangcl" w:date="2020-03-25T14:07:00Z"/>
              <w:rFonts w:ascii="Century Schoolbook" w:hAnsi="Century Schoolbook" w:cs="Century Schoolbook"/>
              <w:kern w:val="0"/>
              <w:sz w:val="24"/>
              <w:szCs w:val="24"/>
            </w:rPr>
          </w:rPrChange>
        </w:rPr>
      </w:pPr>
      <w:ins w:id="945" w:author="Yangcl" w:date="2020-03-25T14:07:00Z">
        <w:r w:rsidRPr="001105EB">
          <w:rPr>
            <w:rFonts w:ascii="Century Schoolbook" w:hAnsi="Century Schoolbook" w:cs="Century Schoolbook"/>
            <w:color w:val="000000"/>
            <w:kern w:val="0"/>
            <w:sz w:val="24"/>
            <w:szCs w:val="24"/>
            <w:rPrChange w:id="946" w:author="Yangcl" w:date="2020-03-25T14:08:00Z">
              <w:rPr>
                <w:rFonts w:ascii="Century Schoolbook" w:hAnsi="Century Schoolbook" w:cs="Century Schoolbook"/>
                <w:color w:val="000000"/>
                <w:kern w:val="0"/>
                <w:sz w:val="24"/>
                <w:szCs w:val="24"/>
              </w:rPr>
            </w:rPrChange>
          </w:rPr>
          <w:tab/>
          <w:t xml:space="preserve">InterProcessMutex </w:t>
        </w:r>
        <w:r w:rsidRPr="001105EB">
          <w:rPr>
            <w:rFonts w:ascii="Century Schoolbook" w:hAnsi="Century Schoolbook" w:cs="Century Schoolbook"/>
            <w:color w:val="6A3E3E"/>
            <w:kern w:val="0"/>
            <w:sz w:val="24"/>
            <w:szCs w:val="24"/>
            <w:rPrChange w:id="947" w:author="Yangcl" w:date="2020-03-25T14:08:00Z">
              <w:rPr>
                <w:rFonts w:ascii="Century Schoolbook" w:hAnsi="Century Schoolbook" w:cs="Century Schoolbook"/>
                <w:color w:val="6A3E3E"/>
                <w:kern w:val="0"/>
                <w:sz w:val="24"/>
                <w:szCs w:val="24"/>
              </w:rPr>
            </w:rPrChange>
          </w:rPr>
          <w:t>ipm</w:t>
        </w:r>
        <w:r w:rsidRPr="001105EB">
          <w:rPr>
            <w:rFonts w:ascii="Century Schoolbook" w:hAnsi="Century Schoolbook" w:cs="Century Schoolbook"/>
            <w:color w:val="000000"/>
            <w:kern w:val="0"/>
            <w:sz w:val="24"/>
            <w:szCs w:val="24"/>
            <w:rPrChange w:id="948" w:author="Yangcl" w:date="2020-03-25T14:08:00Z">
              <w:rPr>
                <w:rFonts w:ascii="Century Schoolbook" w:hAnsi="Century Schoolbook" w:cs="Century Schoolbook"/>
                <w:color w:val="000000"/>
                <w:kern w:val="0"/>
                <w:sz w:val="24"/>
                <w:szCs w:val="24"/>
              </w:rPr>
            </w:rPrChange>
          </w:rPr>
          <w:t xml:space="preserve"> = DistributeLockZk.</w:t>
        </w:r>
        <w:r w:rsidRPr="001105EB">
          <w:rPr>
            <w:rFonts w:ascii="Century Schoolbook" w:hAnsi="Century Schoolbook" w:cs="Century Schoolbook"/>
            <w:iCs/>
            <w:color w:val="000000"/>
            <w:kern w:val="0"/>
            <w:sz w:val="24"/>
            <w:szCs w:val="24"/>
            <w:rPrChange w:id="949" w:author="Yangcl" w:date="2020-03-25T14:08:00Z">
              <w:rPr>
                <w:rFonts w:ascii="Century Schoolbook" w:hAnsi="Century Schoolbook" w:cs="Century Schoolbook"/>
                <w:i/>
                <w:iCs/>
                <w:color w:val="000000"/>
                <w:kern w:val="0"/>
                <w:sz w:val="24"/>
                <w:szCs w:val="24"/>
              </w:rPr>
            </w:rPrChange>
          </w:rPr>
          <w:t>getInstance</w:t>
        </w:r>
        <w:r w:rsidRPr="001105EB">
          <w:rPr>
            <w:rFonts w:ascii="Century Schoolbook" w:hAnsi="Century Schoolbook" w:cs="Century Schoolbook"/>
            <w:color w:val="000000"/>
            <w:kern w:val="0"/>
            <w:sz w:val="24"/>
            <w:szCs w:val="24"/>
            <w:rPrChange w:id="950" w:author="Yangcl" w:date="2020-03-25T14:08:00Z">
              <w:rPr>
                <w:rFonts w:ascii="Century Schoolbook" w:hAnsi="Century Schoolbook" w:cs="Century Schoolbook"/>
                <w:color w:val="000000"/>
                <w:kern w:val="0"/>
                <w:sz w:val="24"/>
                <w:szCs w:val="24"/>
              </w:rPr>
            </w:rPrChange>
          </w:rPr>
          <w:t>().zkMutexLock(ZkLockPathEnum.</w:t>
        </w:r>
        <w:r w:rsidRPr="001105EB">
          <w:rPr>
            <w:rFonts w:ascii="Century Schoolbook" w:hAnsi="Century Schoolbook" w:cs="Century Schoolbook"/>
            <w:bCs/>
            <w:iCs/>
            <w:color w:val="0000C0"/>
            <w:kern w:val="0"/>
            <w:sz w:val="24"/>
            <w:szCs w:val="24"/>
            <w:rPrChange w:id="951" w:author="Yangcl" w:date="2020-03-25T14:08:00Z">
              <w:rPr>
                <w:rFonts w:ascii="Century Schoolbook" w:hAnsi="Century Schoolbook" w:cs="Century Schoolbook"/>
                <w:b/>
                <w:bCs/>
                <w:i/>
                <w:iCs/>
                <w:color w:val="0000C0"/>
                <w:kern w:val="0"/>
                <w:sz w:val="24"/>
                <w:szCs w:val="24"/>
              </w:rPr>
            </w:rPrChange>
          </w:rPr>
          <w:t>zkTest</w:t>
        </w:r>
        <w:r w:rsidRPr="001105EB">
          <w:rPr>
            <w:rFonts w:ascii="Century Schoolbook" w:hAnsi="Century Schoolbook" w:cs="Century Schoolbook"/>
            <w:color w:val="000000"/>
            <w:kern w:val="0"/>
            <w:sz w:val="24"/>
            <w:szCs w:val="24"/>
            <w:rPrChange w:id="952" w:author="Yangcl" w:date="2020-03-25T14:08:00Z">
              <w:rPr>
                <w:rFonts w:ascii="Century Schoolbook" w:hAnsi="Century Schoolbook" w:cs="Century Schoolbook"/>
                <w:color w:val="000000"/>
                <w:kern w:val="0"/>
                <w:sz w:val="24"/>
                <w:szCs w:val="24"/>
              </w:rPr>
            </w:rPrChange>
          </w:rPr>
          <w:t>);</w:t>
        </w:r>
      </w:ins>
    </w:p>
    <w:p w:rsidR="00202C78" w:rsidRDefault="001105EB" w:rsidP="00202C78">
      <w:pPr>
        <w:autoSpaceDE w:val="0"/>
        <w:autoSpaceDN w:val="0"/>
        <w:adjustRightInd w:val="0"/>
        <w:jc w:val="left"/>
        <w:rPr>
          <w:ins w:id="953" w:author="Yangcl" w:date="2020-03-25T14:08:00Z"/>
          <w:rFonts w:ascii="Century Schoolbook" w:hAnsi="Century Schoolbook" w:cs="Century Schoolbook"/>
          <w:kern w:val="0"/>
          <w:sz w:val="24"/>
          <w:szCs w:val="24"/>
        </w:rPr>
        <w:pPrChange w:id="954" w:author="Yangcl" w:date="2020-03-25T14:08:00Z">
          <w:pPr>
            <w:autoSpaceDE w:val="0"/>
            <w:autoSpaceDN w:val="0"/>
            <w:adjustRightInd w:val="0"/>
            <w:jc w:val="left"/>
          </w:pPr>
        </w:pPrChange>
      </w:pPr>
      <w:ins w:id="955" w:author="Yangcl" w:date="2020-03-25T14:07:00Z">
        <w:r w:rsidRPr="001105EB">
          <w:rPr>
            <w:rFonts w:ascii="Century Schoolbook" w:hAnsi="Century Schoolbook" w:cs="Century Schoolbook"/>
            <w:color w:val="000000"/>
            <w:kern w:val="0"/>
            <w:sz w:val="24"/>
            <w:szCs w:val="24"/>
            <w:rPrChange w:id="956" w:author="Yangcl" w:date="2020-03-25T14:08: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color w:val="000000"/>
            <w:kern w:val="0"/>
            <w:sz w:val="24"/>
            <w:szCs w:val="24"/>
            <w:rPrChange w:id="957"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958" w:author="Yangcl" w:date="2020-03-25T14:08:00Z">
              <w:rPr>
                <w:rFonts w:ascii="Century Schoolbook" w:hAnsi="Century Schoolbook" w:cs="Century Schoolbook"/>
                <w:b/>
                <w:bCs/>
                <w:color w:val="7F0055"/>
                <w:kern w:val="0"/>
                <w:sz w:val="24"/>
                <w:szCs w:val="24"/>
              </w:rPr>
            </w:rPrChange>
          </w:rPr>
          <w:t>try</w:t>
        </w:r>
        <w:r w:rsidRPr="001105EB">
          <w:rPr>
            <w:rFonts w:ascii="Century Schoolbook" w:hAnsi="Century Schoolbook" w:cs="Century Schoolbook"/>
            <w:color w:val="000000"/>
            <w:kern w:val="0"/>
            <w:sz w:val="24"/>
            <w:szCs w:val="24"/>
            <w:rPrChange w:id="959" w:author="Yangcl" w:date="2020-03-25T14:08:00Z">
              <w:rPr>
                <w:rFonts w:ascii="Century Schoolbook" w:hAnsi="Century Schoolbook" w:cs="Century Schoolbook"/>
                <w:color w:val="000000"/>
                <w:kern w:val="0"/>
                <w:sz w:val="24"/>
                <w:szCs w:val="24"/>
              </w:rPr>
            </w:rPrChange>
          </w:rPr>
          <w:t>{</w:t>
        </w:r>
      </w:ins>
    </w:p>
    <w:p w:rsidR="00412253" w:rsidRDefault="001105EB" w:rsidP="00412253">
      <w:pPr>
        <w:autoSpaceDE w:val="0"/>
        <w:autoSpaceDN w:val="0"/>
        <w:adjustRightInd w:val="0"/>
        <w:ind w:left="420" w:firstLine="420"/>
        <w:jc w:val="left"/>
        <w:rPr>
          <w:ins w:id="960" w:author="Yangcl" w:date="2020-03-25T14:09:00Z"/>
          <w:rFonts w:ascii="Century Schoolbook" w:hAnsi="Century Schoolbook" w:cs="Century Schoolbook"/>
          <w:kern w:val="0"/>
          <w:sz w:val="24"/>
          <w:szCs w:val="24"/>
        </w:rPr>
        <w:pPrChange w:id="961" w:author="Yangcl" w:date="2020-03-25T14:09:00Z">
          <w:pPr>
            <w:autoSpaceDE w:val="0"/>
            <w:autoSpaceDN w:val="0"/>
            <w:adjustRightInd w:val="0"/>
            <w:jc w:val="left"/>
          </w:pPr>
        </w:pPrChange>
      </w:pPr>
      <w:ins w:id="962" w:author="Yangcl" w:date="2020-03-25T14:07:00Z">
        <w:r w:rsidRPr="001105EB">
          <w:rPr>
            <w:rFonts w:ascii="Century Schoolbook" w:hAnsi="Century Schoolbook" w:cs="Century Schoolbook"/>
            <w:color w:val="6A3E3E"/>
            <w:kern w:val="0"/>
            <w:sz w:val="24"/>
            <w:szCs w:val="24"/>
            <w:rPrChange w:id="963" w:author="Yangcl" w:date="2020-03-25T14:08:00Z">
              <w:rPr>
                <w:rFonts w:ascii="Century Schoolbook" w:hAnsi="Century Schoolbook" w:cs="Century Schoolbook"/>
                <w:color w:val="6A3E3E"/>
                <w:kern w:val="0"/>
                <w:sz w:val="24"/>
                <w:szCs w:val="24"/>
              </w:rPr>
            </w:rPrChange>
          </w:rPr>
          <w:t>ipm</w:t>
        </w:r>
        <w:r w:rsidRPr="001105EB">
          <w:rPr>
            <w:rFonts w:ascii="Century Schoolbook" w:hAnsi="Century Schoolbook" w:cs="Century Schoolbook"/>
            <w:color w:val="000000"/>
            <w:kern w:val="0"/>
            <w:sz w:val="24"/>
            <w:szCs w:val="24"/>
            <w:rPrChange w:id="964" w:author="Yangcl" w:date="2020-03-25T14:08:00Z">
              <w:rPr>
                <w:rFonts w:ascii="Century Schoolbook" w:hAnsi="Century Schoolbook" w:cs="Century Schoolbook"/>
                <w:color w:val="000000"/>
                <w:kern w:val="0"/>
                <w:sz w:val="24"/>
                <w:szCs w:val="24"/>
              </w:rPr>
            </w:rPrChange>
          </w:rPr>
          <w:t>.acquire();</w:t>
        </w:r>
      </w:ins>
      <w:ins w:id="965" w:author="Yangcl" w:date="2020-03-25T14:08:00Z">
        <w:r w:rsidR="00202C78">
          <w:rPr>
            <w:rFonts w:ascii="Century Schoolbook" w:hAnsi="Century Schoolbook" w:cs="Century Schoolbook"/>
            <w:color w:val="000000"/>
            <w:kern w:val="0"/>
            <w:sz w:val="24"/>
            <w:szCs w:val="24"/>
          </w:rPr>
          <w:t xml:space="preserve"> </w:t>
        </w:r>
        <w:r w:rsidR="00202C78" w:rsidRPr="0068394C">
          <w:rPr>
            <w:rFonts w:ascii="Century Schoolbook" w:hAnsi="Century Schoolbook" w:cs="Century Schoolbook"/>
            <w:color w:val="3F7F5F"/>
            <w:kern w:val="0"/>
            <w:sz w:val="24"/>
            <w:szCs w:val="24"/>
          </w:rPr>
          <w:t xml:space="preserve">// </w:t>
        </w:r>
        <w:r w:rsidR="00202C78" w:rsidRPr="0068394C">
          <w:rPr>
            <w:rFonts w:ascii="Century Schoolbook" w:hAnsi="Century Schoolbook" w:cs="Century Schoolbook"/>
            <w:color w:val="3F7F5F"/>
            <w:kern w:val="0"/>
            <w:sz w:val="24"/>
            <w:szCs w:val="24"/>
          </w:rPr>
          <w:t>获取锁</w:t>
        </w:r>
      </w:ins>
    </w:p>
    <w:p w:rsidR="001105EB" w:rsidRPr="001105EB" w:rsidRDefault="001105EB" w:rsidP="00412253">
      <w:pPr>
        <w:autoSpaceDE w:val="0"/>
        <w:autoSpaceDN w:val="0"/>
        <w:adjustRightInd w:val="0"/>
        <w:ind w:left="420" w:firstLine="420"/>
        <w:jc w:val="left"/>
        <w:rPr>
          <w:ins w:id="966" w:author="Yangcl" w:date="2020-03-25T14:07:00Z"/>
          <w:rFonts w:ascii="Century Schoolbook" w:hAnsi="Century Schoolbook" w:cs="Century Schoolbook"/>
          <w:kern w:val="0"/>
          <w:sz w:val="24"/>
          <w:szCs w:val="24"/>
          <w:rPrChange w:id="967" w:author="Yangcl" w:date="2020-03-25T14:08:00Z">
            <w:rPr>
              <w:ins w:id="968" w:author="Yangcl" w:date="2020-03-25T14:07:00Z"/>
              <w:rFonts w:ascii="Century Schoolbook" w:hAnsi="Century Schoolbook" w:cs="Century Schoolbook"/>
              <w:kern w:val="0"/>
              <w:sz w:val="24"/>
              <w:szCs w:val="24"/>
            </w:rPr>
          </w:rPrChange>
        </w:rPr>
        <w:pPrChange w:id="969" w:author="Yangcl" w:date="2020-03-25T14:09:00Z">
          <w:pPr>
            <w:autoSpaceDE w:val="0"/>
            <w:autoSpaceDN w:val="0"/>
            <w:adjustRightInd w:val="0"/>
            <w:jc w:val="left"/>
          </w:pPr>
        </w:pPrChange>
      </w:pPr>
      <w:ins w:id="970" w:author="Yangcl" w:date="2020-03-25T14:07:00Z">
        <w:r w:rsidRPr="001105EB">
          <w:rPr>
            <w:rFonts w:ascii="Century Schoolbook" w:hAnsi="Century Schoolbook" w:cs="Century Schoolbook"/>
            <w:color w:val="000000"/>
            <w:kern w:val="0"/>
            <w:sz w:val="24"/>
            <w:szCs w:val="24"/>
            <w:rPrChange w:id="971" w:author="Yangcl" w:date="2020-03-25T14:08:00Z">
              <w:rPr>
                <w:rFonts w:ascii="Century Schoolbook" w:hAnsi="Century Schoolbook" w:cs="Century Schoolbook"/>
                <w:color w:val="000000"/>
                <w:kern w:val="0"/>
                <w:sz w:val="24"/>
                <w:szCs w:val="24"/>
              </w:rPr>
            </w:rPrChange>
          </w:rPr>
          <w:t>System.</w:t>
        </w:r>
        <w:r w:rsidRPr="001105EB">
          <w:rPr>
            <w:rFonts w:ascii="Century Schoolbook" w:hAnsi="Century Schoolbook" w:cs="Century Schoolbook"/>
            <w:bCs/>
            <w:iCs/>
            <w:color w:val="0000C0"/>
            <w:kern w:val="0"/>
            <w:sz w:val="24"/>
            <w:szCs w:val="24"/>
            <w:rPrChange w:id="972" w:author="Yangcl" w:date="2020-03-25T14:08:00Z">
              <w:rPr>
                <w:rFonts w:ascii="Century Schoolbook" w:hAnsi="Century Schoolbook" w:cs="Century Schoolbook"/>
                <w:b/>
                <w:bCs/>
                <w:i/>
                <w:iCs/>
                <w:color w:val="0000C0"/>
                <w:kern w:val="0"/>
                <w:sz w:val="24"/>
                <w:szCs w:val="24"/>
              </w:rPr>
            </w:rPrChange>
          </w:rPr>
          <w:t>out</w:t>
        </w:r>
        <w:r w:rsidRPr="001105EB">
          <w:rPr>
            <w:rFonts w:ascii="Century Schoolbook" w:hAnsi="Century Schoolbook" w:cs="Century Schoolbook"/>
            <w:color w:val="000000"/>
            <w:kern w:val="0"/>
            <w:sz w:val="24"/>
            <w:szCs w:val="24"/>
            <w:rPrChange w:id="973" w:author="Yangcl" w:date="2020-03-25T14:08:00Z">
              <w:rPr>
                <w:rFonts w:ascii="Century Schoolbook" w:hAnsi="Century Schoolbook" w:cs="Century Schoolbook"/>
                <w:color w:val="000000"/>
                <w:kern w:val="0"/>
                <w:sz w:val="24"/>
                <w:szCs w:val="24"/>
              </w:rPr>
            </w:rPrChange>
          </w:rPr>
          <w:t>.println(</w:t>
        </w:r>
        <w:r w:rsidRPr="001105EB">
          <w:rPr>
            <w:rFonts w:ascii="Century Schoolbook" w:hAnsi="Century Schoolbook" w:cs="Century Schoolbook"/>
            <w:color w:val="2A00FF"/>
            <w:kern w:val="0"/>
            <w:sz w:val="24"/>
            <w:szCs w:val="24"/>
            <w:rPrChange w:id="974" w:author="Yangcl" w:date="2020-03-25T14:08:00Z">
              <w:rPr>
                <w:rFonts w:ascii="Century Schoolbook" w:hAnsi="Century Schoolbook" w:cs="Century Schoolbook"/>
                <w:color w:val="2A00FF"/>
                <w:kern w:val="0"/>
                <w:sz w:val="24"/>
                <w:szCs w:val="24"/>
              </w:rPr>
            </w:rPrChange>
          </w:rPr>
          <w:t>"acquire read lock"</w:t>
        </w:r>
        <w:r w:rsidRPr="001105EB">
          <w:rPr>
            <w:rFonts w:ascii="Century Schoolbook" w:hAnsi="Century Schoolbook" w:cs="Century Schoolbook"/>
            <w:color w:val="000000"/>
            <w:kern w:val="0"/>
            <w:sz w:val="24"/>
            <w:szCs w:val="24"/>
            <w:rPrChange w:id="975" w:author="Yangcl" w:date="2020-03-25T14:08: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976" w:author="Yangcl" w:date="2020-03-25T14:07:00Z"/>
          <w:rFonts w:ascii="Century Schoolbook" w:hAnsi="Century Schoolbook" w:cs="Century Schoolbook"/>
          <w:kern w:val="0"/>
          <w:sz w:val="24"/>
          <w:szCs w:val="24"/>
          <w:rPrChange w:id="977" w:author="Yangcl" w:date="2020-03-25T14:08:00Z">
            <w:rPr>
              <w:ins w:id="978" w:author="Yangcl" w:date="2020-03-25T14:07:00Z"/>
              <w:rFonts w:ascii="Century Schoolbook" w:hAnsi="Century Schoolbook" w:cs="Century Schoolbook"/>
              <w:kern w:val="0"/>
              <w:sz w:val="24"/>
              <w:szCs w:val="24"/>
            </w:rPr>
          </w:rPrChange>
        </w:rPr>
      </w:pPr>
      <w:ins w:id="979" w:author="Yangcl" w:date="2020-03-25T14:07:00Z">
        <w:r w:rsidRPr="001105EB">
          <w:rPr>
            <w:rFonts w:ascii="Century Schoolbook" w:hAnsi="Century Schoolbook" w:cs="Century Schoolbook"/>
            <w:color w:val="000000"/>
            <w:kern w:val="0"/>
            <w:sz w:val="24"/>
            <w:szCs w:val="24"/>
            <w:rPrChange w:id="980" w:author="Yangcl" w:date="2020-03-25T14:08: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981" w:author="Yangcl" w:date="2020-03-25T14:08:00Z">
              <w:rPr>
                <w:rFonts w:ascii="Century Schoolbook" w:hAnsi="Century Schoolbook" w:cs="Century Schoolbook"/>
                <w:b/>
                <w:bCs/>
                <w:color w:val="7F0055"/>
                <w:kern w:val="0"/>
                <w:sz w:val="24"/>
                <w:szCs w:val="24"/>
              </w:rPr>
            </w:rPrChange>
          </w:rPr>
          <w:t>catch</w:t>
        </w:r>
        <w:r w:rsidRPr="001105EB">
          <w:rPr>
            <w:rFonts w:ascii="Century Schoolbook" w:hAnsi="Century Schoolbook" w:cs="Century Schoolbook"/>
            <w:color w:val="000000"/>
            <w:kern w:val="0"/>
            <w:sz w:val="24"/>
            <w:szCs w:val="24"/>
            <w:rPrChange w:id="982" w:author="Yangcl" w:date="2020-03-25T14:08:00Z">
              <w:rPr>
                <w:rFonts w:ascii="Century Schoolbook" w:hAnsi="Century Schoolbook" w:cs="Century Schoolbook"/>
                <w:color w:val="000000"/>
                <w:kern w:val="0"/>
                <w:sz w:val="24"/>
                <w:szCs w:val="24"/>
              </w:rPr>
            </w:rPrChange>
          </w:rPr>
          <w:t xml:space="preserve"> (Exception </w:t>
        </w:r>
        <w:r w:rsidRPr="001105EB">
          <w:rPr>
            <w:rFonts w:ascii="Century Schoolbook" w:hAnsi="Century Schoolbook" w:cs="Century Schoolbook"/>
            <w:color w:val="6A3E3E"/>
            <w:kern w:val="0"/>
            <w:sz w:val="24"/>
            <w:szCs w:val="24"/>
            <w:rPrChange w:id="983" w:author="Yangcl" w:date="2020-03-25T14:08:00Z">
              <w:rPr>
                <w:rFonts w:ascii="Century Schoolbook" w:hAnsi="Century Schoolbook" w:cs="Century Schoolbook"/>
                <w:color w:val="6A3E3E"/>
                <w:kern w:val="0"/>
                <w:sz w:val="24"/>
                <w:szCs w:val="24"/>
              </w:rPr>
            </w:rPrChange>
          </w:rPr>
          <w:t>e</w:t>
        </w:r>
        <w:r w:rsidRPr="001105EB">
          <w:rPr>
            <w:rFonts w:ascii="Century Schoolbook" w:hAnsi="Century Schoolbook" w:cs="Century Schoolbook"/>
            <w:color w:val="000000"/>
            <w:kern w:val="0"/>
            <w:sz w:val="24"/>
            <w:szCs w:val="24"/>
            <w:rPrChange w:id="984" w:author="Yangcl" w:date="2020-03-25T14:08: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985" w:author="Yangcl" w:date="2020-03-25T14:07:00Z"/>
          <w:rFonts w:ascii="Century Schoolbook" w:hAnsi="Century Schoolbook" w:cs="Century Schoolbook"/>
          <w:kern w:val="0"/>
          <w:sz w:val="24"/>
          <w:szCs w:val="24"/>
          <w:rPrChange w:id="986" w:author="Yangcl" w:date="2020-03-25T14:08:00Z">
            <w:rPr>
              <w:ins w:id="987" w:author="Yangcl" w:date="2020-03-25T14:07:00Z"/>
              <w:rFonts w:ascii="Century Schoolbook" w:hAnsi="Century Schoolbook" w:cs="Century Schoolbook"/>
              <w:kern w:val="0"/>
              <w:sz w:val="24"/>
              <w:szCs w:val="24"/>
            </w:rPr>
          </w:rPrChange>
        </w:rPr>
      </w:pPr>
      <w:ins w:id="988" w:author="Yangcl" w:date="2020-03-25T14:07:00Z">
        <w:r w:rsidRPr="001105EB">
          <w:rPr>
            <w:rFonts w:ascii="Century Schoolbook" w:hAnsi="Century Schoolbook" w:cs="Century Schoolbook"/>
            <w:color w:val="000000"/>
            <w:kern w:val="0"/>
            <w:sz w:val="24"/>
            <w:szCs w:val="24"/>
            <w:rPrChange w:id="989" w:author="Yangcl" w:date="2020-03-25T14:08: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color w:val="000000"/>
            <w:kern w:val="0"/>
            <w:sz w:val="24"/>
            <w:szCs w:val="24"/>
            <w:rPrChange w:id="990"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6A3E3E"/>
            <w:kern w:val="0"/>
            <w:sz w:val="24"/>
            <w:szCs w:val="24"/>
            <w:rPrChange w:id="991" w:author="Yangcl" w:date="2020-03-25T14:08:00Z">
              <w:rPr>
                <w:rFonts w:ascii="Century Schoolbook" w:hAnsi="Century Schoolbook" w:cs="Century Schoolbook"/>
                <w:color w:val="6A3E3E"/>
                <w:kern w:val="0"/>
                <w:sz w:val="24"/>
                <w:szCs w:val="24"/>
              </w:rPr>
            </w:rPrChange>
          </w:rPr>
          <w:t>e</w:t>
        </w:r>
        <w:r w:rsidRPr="001105EB">
          <w:rPr>
            <w:rFonts w:ascii="Century Schoolbook" w:hAnsi="Century Schoolbook" w:cs="Century Schoolbook"/>
            <w:color w:val="000000"/>
            <w:kern w:val="0"/>
            <w:sz w:val="24"/>
            <w:szCs w:val="24"/>
            <w:rPrChange w:id="992" w:author="Yangcl" w:date="2020-03-25T14:08:00Z">
              <w:rPr>
                <w:rFonts w:ascii="Century Schoolbook" w:hAnsi="Century Schoolbook" w:cs="Century Schoolbook"/>
                <w:color w:val="000000"/>
                <w:kern w:val="0"/>
                <w:sz w:val="24"/>
                <w:szCs w:val="24"/>
              </w:rPr>
            </w:rPrChange>
          </w:rPr>
          <w:t xml:space="preserve">.printStackTrace();   </w:t>
        </w:r>
      </w:ins>
    </w:p>
    <w:p w:rsidR="001105EB" w:rsidRPr="001105EB" w:rsidRDefault="001105EB" w:rsidP="001105EB">
      <w:pPr>
        <w:autoSpaceDE w:val="0"/>
        <w:autoSpaceDN w:val="0"/>
        <w:adjustRightInd w:val="0"/>
        <w:jc w:val="left"/>
        <w:rPr>
          <w:ins w:id="993" w:author="Yangcl" w:date="2020-03-25T14:07:00Z"/>
          <w:rFonts w:ascii="Century Schoolbook" w:hAnsi="Century Schoolbook" w:cs="Century Schoolbook"/>
          <w:kern w:val="0"/>
          <w:sz w:val="24"/>
          <w:szCs w:val="24"/>
          <w:rPrChange w:id="994" w:author="Yangcl" w:date="2020-03-25T14:08:00Z">
            <w:rPr>
              <w:ins w:id="995" w:author="Yangcl" w:date="2020-03-25T14:07:00Z"/>
              <w:rFonts w:ascii="Century Schoolbook" w:hAnsi="Century Schoolbook" w:cs="Century Schoolbook"/>
              <w:kern w:val="0"/>
              <w:sz w:val="24"/>
              <w:szCs w:val="24"/>
            </w:rPr>
          </w:rPrChange>
        </w:rPr>
      </w:pPr>
      <w:ins w:id="996" w:author="Yangcl" w:date="2020-03-25T14:07:00Z">
        <w:r w:rsidRPr="001105EB">
          <w:rPr>
            <w:rFonts w:ascii="Century Schoolbook" w:hAnsi="Century Schoolbook" w:cs="Century Schoolbook"/>
            <w:color w:val="000000"/>
            <w:kern w:val="0"/>
            <w:sz w:val="24"/>
            <w:szCs w:val="24"/>
            <w:rPrChange w:id="997" w:author="Yangcl" w:date="2020-03-25T14:08:00Z">
              <w:rPr>
                <w:rFonts w:ascii="Century Schoolbook" w:hAnsi="Century Schoolbook" w:cs="Century Schoolbook"/>
                <w:color w:val="000000"/>
                <w:kern w:val="0"/>
                <w:sz w:val="24"/>
                <w:szCs w:val="24"/>
              </w:rPr>
            </w:rPrChange>
          </w:rPr>
          <w:t xml:space="preserve">    } </w:t>
        </w:r>
        <w:r w:rsidRPr="001105EB">
          <w:rPr>
            <w:rFonts w:ascii="Century Schoolbook" w:hAnsi="Century Schoolbook" w:cs="Century Schoolbook"/>
            <w:bCs/>
            <w:color w:val="7F0055"/>
            <w:kern w:val="0"/>
            <w:sz w:val="24"/>
            <w:szCs w:val="24"/>
            <w:rPrChange w:id="998" w:author="Yangcl" w:date="2020-03-25T14:08:00Z">
              <w:rPr>
                <w:rFonts w:ascii="Century Schoolbook" w:hAnsi="Century Schoolbook" w:cs="Century Schoolbook"/>
                <w:b/>
                <w:bCs/>
                <w:color w:val="7F0055"/>
                <w:kern w:val="0"/>
                <w:sz w:val="24"/>
                <w:szCs w:val="24"/>
              </w:rPr>
            </w:rPrChange>
          </w:rPr>
          <w:t>finally</w:t>
        </w:r>
        <w:r w:rsidRPr="001105EB">
          <w:rPr>
            <w:rFonts w:ascii="Century Schoolbook" w:hAnsi="Century Schoolbook" w:cs="Century Schoolbook"/>
            <w:color w:val="000000"/>
            <w:kern w:val="0"/>
            <w:sz w:val="24"/>
            <w:szCs w:val="24"/>
            <w:rPrChange w:id="999" w:author="Yangcl" w:date="2020-03-25T14:08:00Z">
              <w:rPr>
                <w:rFonts w:ascii="Century Schoolbook" w:hAnsi="Century Schoolbook" w:cs="Century Schoolbook"/>
                <w:color w:val="000000"/>
                <w:kern w:val="0"/>
                <w:sz w:val="24"/>
                <w:szCs w:val="24"/>
              </w:rPr>
            </w:rPrChange>
          </w:rPr>
          <w:t xml:space="preserve"> {</w:t>
        </w:r>
      </w:ins>
    </w:p>
    <w:p w:rsidR="001105EB" w:rsidRPr="001105EB" w:rsidRDefault="001105EB" w:rsidP="00412253">
      <w:pPr>
        <w:autoSpaceDE w:val="0"/>
        <w:autoSpaceDN w:val="0"/>
        <w:adjustRightInd w:val="0"/>
        <w:jc w:val="left"/>
        <w:rPr>
          <w:ins w:id="1000" w:author="Yangcl" w:date="2020-03-25T14:07:00Z"/>
          <w:rFonts w:ascii="Century Schoolbook" w:hAnsi="Century Schoolbook" w:cs="Century Schoolbook"/>
          <w:kern w:val="0"/>
          <w:sz w:val="24"/>
          <w:szCs w:val="24"/>
          <w:rPrChange w:id="1001" w:author="Yangcl" w:date="2020-03-25T14:08:00Z">
            <w:rPr>
              <w:ins w:id="1002" w:author="Yangcl" w:date="2020-03-25T14:07:00Z"/>
              <w:rFonts w:ascii="Century Schoolbook" w:hAnsi="Century Schoolbook" w:cs="Century Schoolbook"/>
              <w:kern w:val="0"/>
              <w:sz w:val="24"/>
              <w:szCs w:val="24"/>
            </w:rPr>
          </w:rPrChange>
        </w:rPr>
        <w:pPrChange w:id="1003" w:author="Yangcl" w:date="2020-03-25T14:09:00Z">
          <w:pPr>
            <w:autoSpaceDE w:val="0"/>
            <w:autoSpaceDN w:val="0"/>
            <w:adjustRightInd w:val="0"/>
            <w:jc w:val="left"/>
          </w:pPr>
        </w:pPrChange>
      </w:pPr>
      <w:ins w:id="1004" w:author="Yangcl" w:date="2020-03-25T14:07:00Z">
        <w:r w:rsidRPr="001105EB">
          <w:rPr>
            <w:rFonts w:ascii="Century Schoolbook" w:hAnsi="Century Schoolbook" w:cs="Century Schoolbook"/>
            <w:color w:val="000000"/>
            <w:kern w:val="0"/>
            <w:sz w:val="24"/>
            <w:szCs w:val="24"/>
            <w:rPrChange w:id="1005" w:author="Yangcl" w:date="2020-03-25T14:08:00Z">
              <w:rPr>
                <w:rFonts w:ascii="Century Schoolbook" w:hAnsi="Century Schoolbook" w:cs="Century Schoolbook"/>
                <w:color w:val="000000"/>
                <w:kern w:val="0"/>
                <w:sz w:val="24"/>
                <w:szCs w:val="24"/>
              </w:rPr>
            </w:rPrChange>
          </w:rPr>
          <w:t xml:space="preserve">    </w:t>
        </w:r>
        <w:r w:rsidRPr="001105EB">
          <w:rPr>
            <w:rFonts w:ascii="Century Schoolbook" w:hAnsi="Century Schoolbook" w:cs="Century Schoolbook"/>
            <w:color w:val="000000"/>
            <w:kern w:val="0"/>
            <w:sz w:val="24"/>
            <w:szCs w:val="24"/>
            <w:rPrChange w:id="1006"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bCs/>
            <w:color w:val="7F0055"/>
            <w:kern w:val="0"/>
            <w:sz w:val="24"/>
            <w:szCs w:val="24"/>
            <w:rPrChange w:id="1007" w:author="Yangcl" w:date="2020-03-25T14:08:00Z">
              <w:rPr>
                <w:rFonts w:ascii="Century Schoolbook" w:hAnsi="Century Schoolbook" w:cs="Century Schoolbook"/>
                <w:b/>
                <w:bCs/>
                <w:color w:val="7F0055"/>
                <w:kern w:val="0"/>
                <w:sz w:val="24"/>
                <w:szCs w:val="24"/>
              </w:rPr>
            </w:rPrChange>
          </w:rPr>
          <w:t>try</w:t>
        </w:r>
        <w:r w:rsidRPr="001105EB">
          <w:rPr>
            <w:rFonts w:ascii="Century Schoolbook" w:hAnsi="Century Schoolbook" w:cs="Century Schoolbook"/>
            <w:color w:val="000000"/>
            <w:kern w:val="0"/>
            <w:sz w:val="24"/>
            <w:szCs w:val="24"/>
            <w:rPrChange w:id="1008" w:author="Yangcl" w:date="2020-03-25T14:08:00Z">
              <w:rPr>
                <w:rFonts w:ascii="Century Schoolbook" w:hAnsi="Century Schoolbook" w:cs="Century Schoolbook"/>
                <w:color w:val="000000"/>
                <w:kern w:val="0"/>
                <w:sz w:val="24"/>
                <w:szCs w:val="24"/>
              </w:rPr>
            </w:rPrChange>
          </w:rPr>
          <w:t xml:space="preserve"> {</w:t>
        </w:r>
      </w:ins>
      <w:ins w:id="1009" w:author="Yangcl" w:date="2020-03-25T14:09:00Z">
        <w:r w:rsidR="00412253">
          <w:rPr>
            <w:rFonts w:ascii="Century Schoolbook" w:hAnsi="Century Schoolbook" w:cs="Century Schoolbook"/>
            <w:kern w:val="0"/>
            <w:sz w:val="24"/>
            <w:szCs w:val="24"/>
          </w:rPr>
          <w:t xml:space="preserve"> </w:t>
        </w:r>
      </w:ins>
      <w:ins w:id="1010" w:author="Yangcl" w:date="2020-03-25T14:07:00Z">
        <w:r w:rsidRPr="001105EB">
          <w:rPr>
            <w:rFonts w:ascii="Century Schoolbook" w:hAnsi="Century Schoolbook" w:cs="Century Schoolbook"/>
            <w:color w:val="3F7F5F"/>
            <w:kern w:val="0"/>
            <w:sz w:val="24"/>
            <w:szCs w:val="24"/>
            <w:rPrChange w:id="1011" w:author="Yangcl" w:date="2020-03-25T14:08:00Z">
              <w:rPr>
                <w:rFonts w:ascii="Century Schoolbook" w:hAnsi="Century Schoolbook" w:cs="Century Schoolbook"/>
                <w:color w:val="3F7F5F"/>
                <w:kern w:val="0"/>
                <w:sz w:val="24"/>
                <w:szCs w:val="24"/>
              </w:rPr>
            </w:rPrChange>
          </w:rPr>
          <w:t xml:space="preserve">// </w:t>
        </w:r>
        <w:r w:rsidRPr="001105EB">
          <w:rPr>
            <w:rFonts w:ascii="Century Schoolbook" w:hAnsi="Century Schoolbook" w:cs="Century Schoolbook"/>
            <w:color w:val="3F7F5F"/>
            <w:kern w:val="0"/>
            <w:sz w:val="24"/>
            <w:szCs w:val="24"/>
            <w:rPrChange w:id="1012" w:author="Yangcl" w:date="2020-03-25T14:08:00Z">
              <w:rPr>
                <w:rFonts w:ascii="Century Schoolbook" w:hAnsi="Century Schoolbook" w:cs="Century Schoolbook"/>
                <w:color w:val="3F7F5F"/>
                <w:kern w:val="0"/>
                <w:sz w:val="24"/>
                <w:szCs w:val="24"/>
              </w:rPr>
            </w:rPrChange>
          </w:rPr>
          <w:t>释放锁</w:t>
        </w:r>
      </w:ins>
    </w:p>
    <w:p w:rsidR="001105EB" w:rsidRPr="001105EB" w:rsidRDefault="001105EB" w:rsidP="001105EB">
      <w:pPr>
        <w:autoSpaceDE w:val="0"/>
        <w:autoSpaceDN w:val="0"/>
        <w:adjustRightInd w:val="0"/>
        <w:jc w:val="left"/>
        <w:rPr>
          <w:ins w:id="1013" w:author="Yangcl" w:date="2020-03-25T14:07:00Z"/>
          <w:rFonts w:ascii="Century Schoolbook" w:hAnsi="Century Schoolbook" w:cs="Century Schoolbook"/>
          <w:kern w:val="0"/>
          <w:sz w:val="24"/>
          <w:szCs w:val="24"/>
          <w:rPrChange w:id="1014" w:author="Yangcl" w:date="2020-03-25T14:08:00Z">
            <w:rPr>
              <w:ins w:id="1015" w:author="Yangcl" w:date="2020-03-25T14:07:00Z"/>
              <w:rFonts w:ascii="Century Schoolbook" w:hAnsi="Century Schoolbook" w:cs="Century Schoolbook"/>
              <w:kern w:val="0"/>
              <w:sz w:val="24"/>
              <w:szCs w:val="24"/>
            </w:rPr>
          </w:rPrChange>
        </w:rPr>
      </w:pPr>
      <w:ins w:id="1016" w:author="Yangcl" w:date="2020-03-25T14:07:00Z">
        <w:r w:rsidRPr="001105EB">
          <w:rPr>
            <w:rFonts w:ascii="Century Schoolbook" w:hAnsi="Century Schoolbook" w:cs="Century Schoolbook"/>
            <w:color w:val="000000"/>
            <w:kern w:val="0"/>
            <w:sz w:val="24"/>
            <w:szCs w:val="24"/>
            <w:rPrChange w:id="1017"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18"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19"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6A3E3E"/>
            <w:kern w:val="0"/>
            <w:sz w:val="24"/>
            <w:szCs w:val="24"/>
            <w:rPrChange w:id="1020" w:author="Yangcl" w:date="2020-03-25T14:08:00Z">
              <w:rPr>
                <w:rFonts w:ascii="Century Schoolbook" w:hAnsi="Century Schoolbook" w:cs="Century Schoolbook"/>
                <w:color w:val="6A3E3E"/>
                <w:kern w:val="0"/>
                <w:sz w:val="24"/>
                <w:szCs w:val="24"/>
              </w:rPr>
            </w:rPrChange>
          </w:rPr>
          <w:t>ipm</w:t>
        </w:r>
        <w:r w:rsidRPr="001105EB">
          <w:rPr>
            <w:rFonts w:ascii="Century Schoolbook" w:hAnsi="Century Schoolbook" w:cs="Century Schoolbook"/>
            <w:color w:val="000000"/>
            <w:kern w:val="0"/>
            <w:sz w:val="24"/>
            <w:szCs w:val="24"/>
            <w:rPrChange w:id="1021" w:author="Yangcl" w:date="2020-03-25T14:08:00Z">
              <w:rPr>
                <w:rFonts w:ascii="Century Schoolbook" w:hAnsi="Century Schoolbook" w:cs="Century Schoolbook"/>
                <w:color w:val="000000"/>
                <w:kern w:val="0"/>
                <w:sz w:val="24"/>
                <w:szCs w:val="24"/>
              </w:rPr>
            </w:rPrChange>
          </w:rPr>
          <w:t>.release();</w:t>
        </w:r>
      </w:ins>
    </w:p>
    <w:p w:rsidR="001105EB" w:rsidRPr="001105EB" w:rsidRDefault="001105EB" w:rsidP="001105EB">
      <w:pPr>
        <w:autoSpaceDE w:val="0"/>
        <w:autoSpaceDN w:val="0"/>
        <w:adjustRightInd w:val="0"/>
        <w:jc w:val="left"/>
        <w:rPr>
          <w:ins w:id="1022" w:author="Yangcl" w:date="2020-03-25T14:07:00Z"/>
          <w:rFonts w:ascii="Century Schoolbook" w:hAnsi="Century Schoolbook" w:cs="Century Schoolbook"/>
          <w:kern w:val="0"/>
          <w:sz w:val="24"/>
          <w:szCs w:val="24"/>
          <w:rPrChange w:id="1023" w:author="Yangcl" w:date="2020-03-25T14:08:00Z">
            <w:rPr>
              <w:ins w:id="1024" w:author="Yangcl" w:date="2020-03-25T14:07:00Z"/>
              <w:rFonts w:ascii="Century Schoolbook" w:hAnsi="Century Schoolbook" w:cs="Century Schoolbook"/>
              <w:kern w:val="0"/>
              <w:sz w:val="24"/>
              <w:szCs w:val="24"/>
            </w:rPr>
          </w:rPrChange>
        </w:rPr>
      </w:pPr>
      <w:ins w:id="1025" w:author="Yangcl" w:date="2020-03-25T14:07:00Z">
        <w:r w:rsidRPr="001105EB">
          <w:rPr>
            <w:rFonts w:ascii="Century Schoolbook" w:hAnsi="Century Schoolbook" w:cs="Century Schoolbook"/>
            <w:color w:val="000000"/>
            <w:kern w:val="0"/>
            <w:sz w:val="24"/>
            <w:szCs w:val="24"/>
            <w:rPrChange w:id="1026"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27" w:author="Yangcl" w:date="2020-03-25T14:08:00Z">
              <w:rPr>
                <w:rFonts w:ascii="Century Schoolbook" w:hAnsi="Century Schoolbook" w:cs="Century Schoolbook"/>
                <w:color w:val="000000"/>
                <w:kern w:val="0"/>
                <w:sz w:val="24"/>
                <w:szCs w:val="24"/>
              </w:rPr>
            </w:rPrChange>
          </w:rPr>
          <w:tab/>
          <w:t xml:space="preserve">} </w:t>
        </w:r>
        <w:r w:rsidRPr="001105EB">
          <w:rPr>
            <w:rFonts w:ascii="Century Schoolbook" w:hAnsi="Century Schoolbook" w:cs="Century Schoolbook"/>
            <w:bCs/>
            <w:color w:val="7F0055"/>
            <w:kern w:val="0"/>
            <w:sz w:val="24"/>
            <w:szCs w:val="24"/>
            <w:rPrChange w:id="1028" w:author="Yangcl" w:date="2020-03-25T14:08:00Z">
              <w:rPr>
                <w:rFonts w:ascii="Century Schoolbook" w:hAnsi="Century Schoolbook" w:cs="Century Schoolbook"/>
                <w:b/>
                <w:bCs/>
                <w:color w:val="7F0055"/>
                <w:kern w:val="0"/>
                <w:sz w:val="24"/>
                <w:szCs w:val="24"/>
              </w:rPr>
            </w:rPrChange>
          </w:rPr>
          <w:t>catch</w:t>
        </w:r>
        <w:r w:rsidRPr="001105EB">
          <w:rPr>
            <w:rFonts w:ascii="Century Schoolbook" w:hAnsi="Century Schoolbook" w:cs="Century Schoolbook"/>
            <w:color w:val="000000"/>
            <w:kern w:val="0"/>
            <w:sz w:val="24"/>
            <w:szCs w:val="24"/>
            <w:rPrChange w:id="1029" w:author="Yangcl" w:date="2020-03-25T14:08:00Z">
              <w:rPr>
                <w:rFonts w:ascii="Century Schoolbook" w:hAnsi="Century Schoolbook" w:cs="Century Schoolbook"/>
                <w:color w:val="000000"/>
                <w:kern w:val="0"/>
                <w:sz w:val="24"/>
                <w:szCs w:val="24"/>
              </w:rPr>
            </w:rPrChange>
          </w:rPr>
          <w:t xml:space="preserve"> (Exception </w:t>
        </w:r>
        <w:r w:rsidRPr="001105EB">
          <w:rPr>
            <w:rFonts w:ascii="Century Schoolbook" w:hAnsi="Century Schoolbook" w:cs="Century Schoolbook"/>
            <w:color w:val="6A3E3E"/>
            <w:kern w:val="0"/>
            <w:sz w:val="24"/>
            <w:szCs w:val="24"/>
            <w:rPrChange w:id="1030" w:author="Yangcl" w:date="2020-03-25T14:08:00Z">
              <w:rPr>
                <w:rFonts w:ascii="Century Schoolbook" w:hAnsi="Century Schoolbook" w:cs="Century Schoolbook"/>
                <w:color w:val="6A3E3E"/>
                <w:kern w:val="0"/>
                <w:sz w:val="24"/>
                <w:szCs w:val="24"/>
              </w:rPr>
            </w:rPrChange>
          </w:rPr>
          <w:t>e</w:t>
        </w:r>
        <w:r w:rsidRPr="001105EB">
          <w:rPr>
            <w:rFonts w:ascii="Century Schoolbook" w:hAnsi="Century Schoolbook" w:cs="Century Schoolbook"/>
            <w:color w:val="000000"/>
            <w:kern w:val="0"/>
            <w:sz w:val="24"/>
            <w:szCs w:val="24"/>
            <w:rPrChange w:id="1031" w:author="Yangcl" w:date="2020-03-25T14:08:00Z">
              <w:rPr>
                <w:rFonts w:ascii="Century Schoolbook" w:hAnsi="Century Schoolbook" w:cs="Century Schoolbook"/>
                <w:color w:val="000000"/>
                <w:kern w:val="0"/>
                <w:sz w:val="24"/>
                <w:szCs w:val="24"/>
              </w:rPr>
            </w:rPrChange>
          </w:rPr>
          <w:t>) {</w:t>
        </w:r>
      </w:ins>
    </w:p>
    <w:p w:rsidR="001105EB" w:rsidRPr="001105EB" w:rsidRDefault="001105EB" w:rsidP="001105EB">
      <w:pPr>
        <w:autoSpaceDE w:val="0"/>
        <w:autoSpaceDN w:val="0"/>
        <w:adjustRightInd w:val="0"/>
        <w:jc w:val="left"/>
        <w:rPr>
          <w:ins w:id="1032" w:author="Yangcl" w:date="2020-03-25T14:07:00Z"/>
          <w:rFonts w:ascii="Century Schoolbook" w:hAnsi="Century Schoolbook" w:cs="Century Schoolbook"/>
          <w:kern w:val="0"/>
          <w:sz w:val="24"/>
          <w:szCs w:val="24"/>
          <w:rPrChange w:id="1033" w:author="Yangcl" w:date="2020-03-25T14:08:00Z">
            <w:rPr>
              <w:ins w:id="1034" w:author="Yangcl" w:date="2020-03-25T14:07:00Z"/>
              <w:rFonts w:ascii="Century Schoolbook" w:hAnsi="Century Schoolbook" w:cs="Century Schoolbook"/>
              <w:kern w:val="0"/>
              <w:sz w:val="24"/>
              <w:szCs w:val="24"/>
            </w:rPr>
          </w:rPrChange>
        </w:rPr>
      </w:pPr>
      <w:ins w:id="1035" w:author="Yangcl" w:date="2020-03-25T14:07:00Z">
        <w:r w:rsidRPr="001105EB">
          <w:rPr>
            <w:rFonts w:ascii="Century Schoolbook" w:hAnsi="Century Schoolbook" w:cs="Century Schoolbook"/>
            <w:color w:val="000000"/>
            <w:kern w:val="0"/>
            <w:sz w:val="24"/>
            <w:szCs w:val="24"/>
            <w:rPrChange w:id="1036"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37"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38"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6A3E3E"/>
            <w:kern w:val="0"/>
            <w:sz w:val="24"/>
            <w:szCs w:val="24"/>
            <w:rPrChange w:id="1039" w:author="Yangcl" w:date="2020-03-25T14:08:00Z">
              <w:rPr>
                <w:rFonts w:ascii="Century Schoolbook" w:hAnsi="Century Schoolbook" w:cs="Century Schoolbook"/>
                <w:color w:val="6A3E3E"/>
                <w:kern w:val="0"/>
                <w:sz w:val="24"/>
                <w:szCs w:val="24"/>
              </w:rPr>
            </w:rPrChange>
          </w:rPr>
          <w:t>e</w:t>
        </w:r>
        <w:r w:rsidRPr="001105EB">
          <w:rPr>
            <w:rFonts w:ascii="Century Schoolbook" w:hAnsi="Century Schoolbook" w:cs="Century Schoolbook"/>
            <w:color w:val="000000"/>
            <w:kern w:val="0"/>
            <w:sz w:val="24"/>
            <w:szCs w:val="24"/>
            <w:rPrChange w:id="1040" w:author="Yangcl" w:date="2020-03-25T14:08:00Z">
              <w:rPr>
                <w:rFonts w:ascii="Century Schoolbook" w:hAnsi="Century Schoolbook" w:cs="Century Schoolbook"/>
                <w:color w:val="000000"/>
                <w:kern w:val="0"/>
                <w:sz w:val="24"/>
                <w:szCs w:val="24"/>
              </w:rPr>
            </w:rPrChange>
          </w:rPr>
          <w:t>.printStackTrace();</w:t>
        </w:r>
      </w:ins>
    </w:p>
    <w:p w:rsidR="001105EB" w:rsidRPr="001105EB" w:rsidRDefault="001105EB" w:rsidP="001105EB">
      <w:pPr>
        <w:autoSpaceDE w:val="0"/>
        <w:autoSpaceDN w:val="0"/>
        <w:adjustRightInd w:val="0"/>
        <w:jc w:val="left"/>
        <w:rPr>
          <w:ins w:id="1041" w:author="Yangcl" w:date="2020-03-25T14:07:00Z"/>
          <w:rFonts w:ascii="Century Schoolbook" w:hAnsi="Century Schoolbook" w:cs="Century Schoolbook"/>
          <w:kern w:val="0"/>
          <w:sz w:val="24"/>
          <w:szCs w:val="24"/>
          <w:rPrChange w:id="1042" w:author="Yangcl" w:date="2020-03-25T14:08:00Z">
            <w:rPr>
              <w:ins w:id="1043" w:author="Yangcl" w:date="2020-03-25T14:07:00Z"/>
              <w:rFonts w:ascii="Century Schoolbook" w:hAnsi="Century Schoolbook" w:cs="Century Schoolbook"/>
              <w:kern w:val="0"/>
              <w:sz w:val="24"/>
              <w:szCs w:val="24"/>
            </w:rPr>
          </w:rPrChange>
        </w:rPr>
      </w:pPr>
      <w:ins w:id="1044" w:author="Yangcl" w:date="2020-03-25T14:07:00Z">
        <w:r w:rsidRPr="001105EB">
          <w:rPr>
            <w:rFonts w:ascii="Century Schoolbook" w:hAnsi="Century Schoolbook" w:cs="Century Schoolbook"/>
            <w:color w:val="000000"/>
            <w:kern w:val="0"/>
            <w:sz w:val="24"/>
            <w:szCs w:val="24"/>
            <w:rPrChange w:id="1045" w:author="Yangcl" w:date="2020-03-25T14:08:00Z">
              <w:rPr>
                <w:rFonts w:ascii="Century Schoolbook" w:hAnsi="Century Schoolbook" w:cs="Century Schoolbook"/>
                <w:color w:val="000000"/>
                <w:kern w:val="0"/>
                <w:sz w:val="24"/>
                <w:szCs w:val="24"/>
              </w:rPr>
            </w:rPrChange>
          </w:rPr>
          <w:tab/>
        </w:r>
        <w:r w:rsidRPr="001105EB">
          <w:rPr>
            <w:rFonts w:ascii="Century Schoolbook" w:hAnsi="Century Schoolbook" w:cs="Century Schoolbook"/>
            <w:color w:val="000000"/>
            <w:kern w:val="0"/>
            <w:sz w:val="24"/>
            <w:szCs w:val="24"/>
            <w:rPrChange w:id="1046" w:author="Yangcl" w:date="2020-03-25T14:08:00Z">
              <w:rPr>
                <w:rFonts w:ascii="Century Schoolbook" w:hAnsi="Century Schoolbook" w:cs="Century Schoolbook"/>
                <w:color w:val="000000"/>
                <w:kern w:val="0"/>
                <w:sz w:val="24"/>
                <w:szCs w:val="24"/>
              </w:rPr>
            </w:rPrChange>
          </w:rPr>
          <w:tab/>
          <w:t>}</w:t>
        </w:r>
      </w:ins>
    </w:p>
    <w:p w:rsidR="001105EB" w:rsidRPr="001105EB" w:rsidRDefault="001105EB" w:rsidP="001105EB">
      <w:pPr>
        <w:autoSpaceDE w:val="0"/>
        <w:autoSpaceDN w:val="0"/>
        <w:adjustRightInd w:val="0"/>
        <w:jc w:val="left"/>
        <w:rPr>
          <w:ins w:id="1047" w:author="Yangcl" w:date="2020-03-25T14:07:00Z"/>
          <w:rFonts w:ascii="Century Schoolbook" w:hAnsi="Century Schoolbook" w:cs="Century Schoolbook"/>
          <w:kern w:val="0"/>
          <w:sz w:val="24"/>
          <w:szCs w:val="24"/>
          <w:rPrChange w:id="1048" w:author="Yangcl" w:date="2020-03-25T14:08:00Z">
            <w:rPr>
              <w:ins w:id="1049" w:author="Yangcl" w:date="2020-03-25T14:07:00Z"/>
              <w:rFonts w:ascii="Century Schoolbook" w:hAnsi="Century Schoolbook" w:cs="Century Schoolbook"/>
              <w:kern w:val="0"/>
              <w:sz w:val="24"/>
              <w:szCs w:val="24"/>
            </w:rPr>
          </w:rPrChange>
        </w:rPr>
      </w:pPr>
      <w:ins w:id="1050" w:author="Yangcl" w:date="2020-03-25T14:07:00Z">
        <w:r w:rsidRPr="001105EB">
          <w:rPr>
            <w:rFonts w:ascii="Century Schoolbook" w:hAnsi="Century Schoolbook" w:cs="Century Schoolbook"/>
            <w:color w:val="000000"/>
            <w:kern w:val="0"/>
            <w:sz w:val="24"/>
            <w:szCs w:val="24"/>
            <w:rPrChange w:id="1051" w:author="Yangcl" w:date="2020-03-25T14:08:00Z">
              <w:rPr>
                <w:rFonts w:ascii="Century Schoolbook" w:hAnsi="Century Schoolbook" w:cs="Century Schoolbook"/>
                <w:color w:val="000000"/>
                <w:kern w:val="0"/>
                <w:sz w:val="24"/>
                <w:szCs w:val="24"/>
              </w:rPr>
            </w:rPrChange>
          </w:rPr>
          <w:t xml:space="preserve">        System.</w:t>
        </w:r>
        <w:r w:rsidRPr="001105EB">
          <w:rPr>
            <w:rFonts w:ascii="Century Schoolbook" w:hAnsi="Century Schoolbook" w:cs="Century Schoolbook"/>
            <w:bCs/>
            <w:iCs/>
            <w:color w:val="0000C0"/>
            <w:kern w:val="0"/>
            <w:sz w:val="24"/>
            <w:szCs w:val="24"/>
            <w:rPrChange w:id="1052" w:author="Yangcl" w:date="2020-03-25T14:08:00Z">
              <w:rPr>
                <w:rFonts w:ascii="Century Schoolbook" w:hAnsi="Century Schoolbook" w:cs="Century Schoolbook"/>
                <w:b/>
                <w:bCs/>
                <w:i/>
                <w:iCs/>
                <w:color w:val="0000C0"/>
                <w:kern w:val="0"/>
                <w:sz w:val="24"/>
                <w:szCs w:val="24"/>
              </w:rPr>
            </w:rPrChange>
          </w:rPr>
          <w:t>out</w:t>
        </w:r>
        <w:r w:rsidRPr="001105EB">
          <w:rPr>
            <w:rFonts w:ascii="Century Schoolbook" w:hAnsi="Century Schoolbook" w:cs="Century Schoolbook"/>
            <w:color w:val="000000"/>
            <w:kern w:val="0"/>
            <w:sz w:val="24"/>
            <w:szCs w:val="24"/>
            <w:rPrChange w:id="1053" w:author="Yangcl" w:date="2020-03-25T14:08:00Z">
              <w:rPr>
                <w:rFonts w:ascii="Century Schoolbook" w:hAnsi="Century Schoolbook" w:cs="Century Schoolbook"/>
                <w:color w:val="000000"/>
                <w:kern w:val="0"/>
                <w:sz w:val="24"/>
                <w:szCs w:val="24"/>
              </w:rPr>
            </w:rPrChange>
          </w:rPr>
          <w:t>.println(</w:t>
        </w:r>
        <w:r w:rsidRPr="001105EB">
          <w:rPr>
            <w:rFonts w:ascii="Century Schoolbook" w:hAnsi="Century Schoolbook" w:cs="Century Schoolbook"/>
            <w:color w:val="2A00FF"/>
            <w:kern w:val="0"/>
            <w:sz w:val="24"/>
            <w:szCs w:val="24"/>
            <w:rPrChange w:id="1054" w:author="Yangcl" w:date="2020-03-25T14:08:00Z">
              <w:rPr>
                <w:rFonts w:ascii="Century Schoolbook" w:hAnsi="Century Schoolbook" w:cs="Century Schoolbook"/>
                <w:color w:val="2A00FF"/>
                <w:kern w:val="0"/>
                <w:sz w:val="24"/>
                <w:szCs w:val="24"/>
              </w:rPr>
            </w:rPrChange>
          </w:rPr>
          <w:t>"release read lock"</w:t>
        </w:r>
        <w:r w:rsidRPr="001105EB">
          <w:rPr>
            <w:rFonts w:ascii="Century Schoolbook" w:hAnsi="Century Schoolbook" w:cs="Century Schoolbook"/>
            <w:color w:val="000000"/>
            <w:kern w:val="0"/>
            <w:sz w:val="24"/>
            <w:szCs w:val="24"/>
            <w:rPrChange w:id="1055" w:author="Yangcl" w:date="2020-03-25T14:08:00Z">
              <w:rPr>
                <w:rFonts w:ascii="Century Schoolbook" w:hAnsi="Century Schoolbook" w:cs="Century Schoolbook"/>
                <w:color w:val="000000"/>
                <w:kern w:val="0"/>
                <w:sz w:val="24"/>
                <w:szCs w:val="24"/>
              </w:rPr>
            </w:rPrChange>
          </w:rPr>
          <w:t>);</w:t>
        </w:r>
      </w:ins>
    </w:p>
    <w:p w:rsidR="001105EB" w:rsidRPr="001105EB" w:rsidRDefault="001105EB" w:rsidP="001105EB">
      <w:pPr>
        <w:autoSpaceDE w:val="0"/>
        <w:autoSpaceDN w:val="0"/>
        <w:adjustRightInd w:val="0"/>
        <w:jc w:val="left"/>
        <w:rPr>
          <w:ins w:id="1056" w:author="Yangcl" w:date="2020-03-25T14:07:00Z"/>
          <w:rFonts w:ascii="Century Schoolbook" w:hAnsi="Century Schoolbook" w:cs="Century Schoolbook"/>
          <w:kern w:val="0"/>
          <w:sz w:val="24"/>
          <w:szCs w:val="24"/>
          <w:rPrChange w:id="1057" w:author="Yangcl" w:date="2020-03-25T14:08:00Z">
            <w:rPr>
              <w:ins w:id="1058" w:author="Yangcl" w:date="2020-03-25T14:07:00Z"/>
              <w:rFonts w:ascii="Century Schoolbook" w:hAnsi="Century Schoolbook" w:cs="Century Schoolbook"/>
              <w:kern w:val="0"/>
              <w:sz w:val="24"/>
              <w:szCs w:val="24"/>
            </w:rPr>
          </w:rPrChange>
        </w:rPr>
      </w:pPr>
      <w:ins w:id="1059" w:author="Yangcl" w:date="2020-03-25T14:07:00Z">
        <w:r w:rsidRPr="001105EB">
          <w:rPr>
            <w:rFonts w:ascii="Century Schoolbook" w:hAnsi="Century Schoolbook" w:cs="Century Schoolbook"/>
            <w:color w:val="000000"/>
            <w:kern w:val="0"/>
            <w:sz w:val="24"/>
            <w:szCs w:val="24"/>
            <w:rPrChange w:id="1060" w:author="Yangcl" w:date="2020-03-25T14:08:00Z">
              <w:rPr>
                <w:rFonts w:ascii="Century Schoolbook" w:hAnsi="Century Schoolbook" w:cs="Century Schoolbook"/>
                <w:color w:val="000000"/>
                <w:kern w:val="0"/>
                <w:sz w:val="24"/>
                <w:szCs w:val="24"/>
              </w:rPr>
            </w:rPrChange>
          </w:rPr>
          <w:t xml:space="preserve">    }</w:t>
        </w:r>
      </w:ins>
    </w:p>
    <w:p w:rsidR="001105EB" w:rsidRPr="001105EB" w:rsidRDefault="001105EB" w:rsidP="001105EB">
      <w:pPr>
        <w:autoSpaceDE w:val="0"/>
        <w:autoSpaceDN w:val="0"/>
        <w:adjustRightInd w:val="0"/>
        <w:jc w:val="left"/>
        <w:rPr>
          <w:ins w:id="1061" w:author="Yangcl" w:date="2020-03-25T14:07:00Z"/>
          <w:rFonts w:ascii="Century Schoolbook" w:hAnsi="Century Schoolbook" w:cs="Century Schoolbook"/>
          <w:kern w:val="0"/>
          <w:sz w:val="24"/>
          <w:szCs w:val="24"/>
          <w:rPrChange w:id="1062" w:author="Yangcl" w:date="2020-03-25T14:08:00Z">
            <w:rPr>
              <w:ins w:id="1063" w:author="Yangcl" w:date="2020-03-25T14:07:00Z"/>
              <w:rFonts w:ascii="Century Schoolbook" w:hAnsi="Century Schoolbook" w:cs="Century Schoolbook"/>
              <w:kern w:val="0"/>
              <w:sz w:val="24"/>
              <w:szCs w:val="24"/>
            </w:rPr>
          </w:rPrChange>
        </w:rPr>
      </w:pPr>
      <w:ins w:id="1064" w:author="Yangcl" w:date="2020-03-25T14:07:00Z">
        <w:r w:rsidRPr="001105EB">
          <w:rPr>
            <w:rFonts w:ascii="Century Schoolbook" w:hAnsi="Century Schoolbook" w:cs="Century Schoolbook"/>
            <w:color w:val="000000"/>
            <w:kern w:val="0"/>
            <w:sz w:val="24"/>
            <w:szCs w:val="24"/>
            <w:rPrChange w:id="1065" w:author="Yangcl" w:date="2020-03-25T14:08:00Z">
              <w:rPr>
                <w:rFonts w:ascii="Century Schoolbook" w:hAnsi="Century Schoolbook" w:cs="Century Schoolbook"/>
                <w:color w:val="000000"/>
                <w:kern w:val="0"/>
                <w:sz w:val="24"/>
                <w:szCs w:val="24"/>
              </w:rPr>
            </w:rPrChange>
          </w:rPr>
          <w:t>}</w:t>
        </w:r>
      </w:ins>
    </w:p>
    <w:p w:rsidR="00F9528A" w:rsidRDefault="00F9528A" w:rsidP="00146EE2">
      <w:pPr>
        <w:rPr>
          <w:ins w:id="1066" w:author="Yangcl" w:date="2020-03-25T13:38:00Z"/>
          <w:rFonts w:ascii="Century Schoolbook" w:hAnsi="Century Schoolbook"/>
        </w:rPr>
      </w:pPr>
    </w:p>
    <w:p w:rsidR="00F9528A" w:rsidRDefault="00F9528A" w:rsidP="00146EE2">
      <w:pPr>
        <w:rPr>
          <w:ins w:id="1067" w:author="Yangcl" w:date="2020-03-25T13:38:00Z"/>
          <w:rFonts w:ascii="Century Schoolbook" w:hAnsi="Century Schoolbook"/>
        </w:rPr>
      </w:pPr>
    </w:p>
    <w:p w:rsidR="00F9528A" w:rsidRDefault="00F9528A" w:rsidP="00146EE2">
      <w:pPr>
        <w:rPr>
          <w:ins w:id="1068" w:author="Yangcl" w:date="2020-03-25T13:38:00Z"/>
          <w:rFonts w:ascii="Century Schoolbook" w:hAnsi="Century Schoolbook"/>
        </w:rPr>
      </w:pPr>
    </w:p>
    <w:p w:rsidR="00F9528A" w:rsidRDefault="00F9528A" w:rsidP="00146EE2">
      <w:pPr>
        <w:rPr>
          <w:ins w:id="1069" w:author="Yangcl" w:date="2020-03-25T13:38:00Z"/>
          <w:rFonts w:ascii="Century Schoolbook" w:hAnsi="Century Schoolbook"/>
        </w:rPr>
      </w:pPr>
    </w:p>
    <w:p w:rsidR="00F9528A" w:rsidRDefault="00F9528A" w:rsidP="00146EE2">
      <w:pPr>
        <w:rPr>
          <w:ins w:id="1070" w:author="Yangcl" w:date="2020-03-25T13:38:00Z"/>
          <w:rFonts w:ascii="Century Schoolbook" w:hAnsi="Century Schoolbook"/>
        </w:rPr>
      </w:pPr>
    </w:p>
    <w:p w:rsidR="00F9528A" w:rsidRDefault="00F9528A" w:rsidP="00146EE2">
      <w:pPr>
        <w:rPr>
          <w:ins w:id="1071" w:author="Yangcl" w:date="2020-03-25T13:38:00Z"/>
          <w:rFonts w:ascii="Century Schoolbook" w:hAnsi="Century Schoolbook"/>
        </w:rPr>
      </w:pPr>
    </w:p>
    <w:p w:rsidR="00F9528A" w:rsidRDefault="00F9528A" w:rsidP="00146EE2">
      <w:pPr>
        <w:rPr>
          <w:ins w:id="1072" w:author="Yangcl" w:date="2020-03-25T13:38:00Z"/>
          <w:rFonts w:ascii="Century Schoolbook" w:hAnsi="Century Schoolbook"/>
        </w:rPr>
      </w:pPr>
    </w:p>
    <w:p w:rsidR="00F9528A" w:rsidRDefault="00F9528A" w:rsidP="00146EE2">
      <w:pPr>
        <w:rPr>
          <w:ins w:id="1073" w:author="Yangcl" w:date="2020-03-25T13:38:00Z"/>
          <w:rFonts w:ascii="Century Schoolbook" w:hAnsi="Century Schoolbook"/>
        </w:rPr>
      </w:pPr>
    </w:p>
    <w:p w:rsidR="00F9528A" w:rsidRDefault="00F9528A" w:rsidP="00146EE2">
      <w:pPr>
        <w:rPr>
          <w:ins w:id="1074" w:author="Yangcl" w:date="2020-03-25T13:38:00Z"/>
          <w:rFonts w:ascii="Century Schoolbook" w:hAnsi="Century Schoolbook"/>
        </w:rPr>
      </w:pPr>
    </w:p>
    <w:p w:rsidR="00F9528A" w:rsidRDefault="00F9528A" w:rsidP="00146EE2">
      <w:pPr>
        <w:rPr>
          <w:ins w:id="1075" w:author="Yangcl" w:date="2020-03-25T13:38:00Z"/>
          <w:rFonts w:ascii="Century Schoolbook" w:hAnsi="Century Schoolbook"/>
        </w:rPr>
      </w:pPr>
    </w:p>
    <w:p w:rsidR="00F9528A" w:rsidRDefault="00F9528A" w:rsidP="00146EE2">
      <w:pPr>
        <w:rPr>
          <w:ins w:id="1076" w:author="Yangcl" w:date="2020-03-25T13:38:00Z"/>
          <w:rFonts w:ascii="Century Schoolbook" w:hAnsi="Century Schoolbook"/>
        </w:rPr>
      </w:pPr>
    </w:p>
    <w:p w:rsidR="00F9528A" w:rsidRDefault="00F9528A" w:rsidP="00146EE2">
      <w:pPr>
        <w:rPr>
          <w:ins w:id="1077" w:author="Yangcl" w:date="2020-03-25T13:38:00Z"/>
          <w:rFonts w:ascii="Century Schoolbook" w:hAnsi="Century Schoolbook"/>
        </w:rPr>
      </w:pPr>
    </w:p>
    <w:p w:rsidR="00F9528A" w:rsidRDefault="00F9528A" w:rsidP="00146EE2">
      <w:pPr>
        <w:rPr>
          <w:ins w:id="1078" w:author="Yangcl" w:date="2020-03-25T13:38:00Z"/>
          <w:rFonts w:ascii="Century Schoolbook" w:hAnsi="Century Schoolbook"/>
        </w:rPr>
      </w:pPr>
    </w:p>
    <w:p w:rsidR="00F9528A" w:rsidRDefault="00F9528A" w:rsidP="00146EE2">
      <w:pPr>
        <w:rPr>
          <w:ins w:id="1079" w:author="Yangcl" w:date="2020-03-25T13:38:00Z"/>
          <w:rFonts w:ascii="Century Schoolbook" w:hAnsi="Century Schoolbook"/>
        </w:rPr>
      </w:pPr>
    </w:p>
    <w:p w:rsidR="00F9528A" w:rsidRDefault="00F9528A" w:rsidP="00146EE2">
      <w:pPr>
        <w:rPr>
          <w:ins w:id="1080" w:author="Yangcl" w:date="2020-03-25T13:38:00Z"/>
          <w:rFonts w:ascii="Century Schoolbook" w:hAnsi="Century Schoolbook"/>
        </w:rPr>
      </w:pPr>
    </w:p>
    <w:p w:rsidR="00F9528A" w:rsidRDefault="00F9528A" w:rsidP="00146EE2">
      <w:pPr>
        <w:rPr>
          <w:ins w:id="1081" w:author="Yangcl" w:date="2020-03-25T13:38:00Z"/>
          <w:rFonts w:ascii="Century Schoolbook" w:hAnsi="Century Schoolbook"/>
        </w:rPr>
      </w:pPr>
    </w:p>
    <w:p w:rsidR="00F9528A" w:rsidRDefault="00F9528A" w:rsidP="00146EE2">
      <w:pPr>
        <w:rPr>
          <w:ins w:id="1082" w:author="Yangcl" w:date="2020-03-25T13:38:00Z"/>
          <w:rFonts w:ascii="Century Schoolbook" w:hAnsi="Century Schoolbook"/>
        </w:rPr>
      </w:pPr>
    </w:p>
    <w:p w:rsidR="00F9528A" w:rsidRDefault="00F9528A" w:rsidP="00146EE2">
      <w:pPr>
        <w:rPr>
          <w:ins w:id="1083" w:author="Yangcl" w:date="2020-03-25T13:38:00Z"/>
          <w:rFonts w:ascii="Century Schoolbook" w:hAnsi="Century Schoolbook"/>
        </w:rPr>
      </w:pPr>
    </w:p>
    <w:p w:rsidR="00F9528A" w:rsidRDefault="00F9528A" w:rsidP="00146EE2">
      <w:pPr>
        <w:rPr>
          <w:ins w:id="1084" w:author="Yangcl" w:date="2020-03-25T13:38:00Z"/>
          <w:rFonts w:ascii="Century Schoolbook" w:hAnsi="Century Schoolbook"/>
        </w:rPr>
      </w:pPr>
    </w:p>
    <w:p w:rsidR="00F9528A" w:rsidRDefault="00F9528A" w:rsidP="00146EE2">
      <w:pPr>
        <w:rPr>
          <w:ins w:id="1085" w:author="Yangcl" w:date="2020-03-25T13:38:00Z"/>
          <w:rFonts w:ascii="Century Schoolbook" w:hAnsi="Century Schoolbook"/>
        </w:rPr>
      </w:pPr>
    </w:p>
    <w:p w:rsidR="00F9528A" w:rsidRDefault="00F9528A" w:rsidP="00146EE2">
      <w:pPr>
        <w:rPr>
          <w:ins w:id="1086" w:author="Yangcl" w:date="2020-03-25T13:38:00Z"/>
          <w:rFonts w:ascii="Century Schoolbook" w:hAnsi="Century Schoolbook"/>
        </w:rPr>
      </w:pPr>
    </w:p>
    <w:p w:rsidR="00F9528A" w:rsidRDefault="00F9528A" w:rsidP="00146EE2">
      <w:pPr>
        <w:rPr>
          <w:ins w:id="1087" w:author="Yangcl" w:date="2020-03-25T13:38:00Z"/>
          <w:rFonts w:ascii="Century Schoolbook" w:hAnsi="Century Schoolbook"/>
        </w:rPr>
      </w:pPr>
    </w:p>
    <w:p w:rsidR="00F9528A" w:rsidRDefault="00F9528A" w:rsidP="00146EE2">
      <w:pPr>
        <w:rPr>
          <w:ins w:id="1088" w:author="Yangcl" w:date="2020-03-25T13:38:00Z"/>
          <w:rFonts w:ascii="Century Schoolbook" w:hAnsi="Century Schoolbook"/>
        </w:rPr>
      </w:pPr>
    </w:p>
    <w:p w:rsidR="00F9528A" w:rsidRDefault="00F9528A" w:rsidP="00146EE2">
      <w:pPr>
        <w:rPr>
          <w:ins w:id="1089" w:author="Yangcl" w:date="2020-03-25T13:38:00Z"/>
          <w:rFonts w:ascii="Century Schoolbook" w:hAnsi="Century Schoolbook" w:hint="eastAsia"/>
        </w:rPr>
      </w:pPr>
    </w:p>
    <w:p w:rsidR="00F9528A" w:rsidRDefault="00F9528A" w:rsidP="00146EE2">
      <w:pPr>
        <w:rPr>
          <w:ins w:id="1090" w:author="Yangcl" w:date="2020-03-25T13:38:00Z"/>
          <w:rFonts w:ascii="Century Schoolbook" w:hAnsi="Century Schoolbook"/>
        </w:rPr>
      </w:pPr>
    </w:p>
    <w:p w:rsidR="00F9528A" w:rsidRDefault="00F9528A" w:rsidP="00146EE2">
      <w:pPr>
        <w:rPr>
          <w:ins w:id="1091" w:author="Yangcl" w:date="2020-03-25T13:38:00Z"/>
          <w:rFonts w:ascii="Century Schoolbook" w:hAnsi="Century Schoolbook"/>
        </w:rPr>
      </w:pPr>
    </w:p>
    <w:p w:rsidR="00F9528A" w:rsidRDefault="00F9528A" w:rsidP="00146EE2">
      <w:pPr>
        <w:rPr>
          <w:ins w:id="1092" w:author="Yangcl" w:date="2020-03-25T13:38:00Z"/>
          <w:rFonts w:ascii="Century Schoolbook" w:hAnsi="Century Schoolbook"/>
        </w:rPr>
      </w:pPr>
    </w:p>
    <w:p w:rsidR="00F9528A" w:rsidRDefault="00F9528A" w:rsidP="00146EE2">
      <w:pPr>
        <w:rPr>
          <w:ins w:id="1093" w:author="Yangcl" w:date="2020-03-25T13:38:00Z"/>
          <w:rFonts w:ascii="Century Schoolbook" w:hAnsi="Century Schoolbook"/>
        </w:rPr>
      </w:pPr>
    </w:p>
    <w:p w:rsidR="00F9528A" w:rsidRDefault="00F9528A" w:rsidP="00146EE2">
      <w:pPr>
        <w:rPr>
          <w:ins w:id="1094" w:author="Yangcl" w:date="2020-03-25T10:36:00Z"/>
          <w:rFonts w:ascii="Century Schoolbook" w:hAnsi="Century Schoolbook" w:hint="eastAsia"/>
        </w:rPr>
      </w:pPr>
    </w:p>
    <w:p w:rsidR="00146EE2" w:rsidRDefault="00146EE2" w:rsidP="00146EE2">
      <w:pPr>
        <w:rPr>
          <w:ins w:id="1095" w:author="Yangcl" w:date="2020-03-25T10:36:00Z"/>
          <w:rFonts w:ascii="Century Schoolbook" w:hAnsi="Century Schoolbook"/>
        </w:rPr>
      </w:pPr>
    </w:p>
    <w:p w:rsidR="00146EE2" w:rsidRDefault="00146EE2" w:rsidP="00146EE2">
      <w:pPr>
        <w:rPr>
          <w:ins w:id="1096" w:author="Yangcl" w:date="2020-03-25T10:36:00Z"/>
          <w:rFonts w:ascii="Century Schoolbook" w:hAnsi="Century Schoolbook"/>
        </w:rPr>
      </w:pPr>
    </w:p>
    <w:p w:rsidR="00146EE2" w:rsidRDefault="00146EE2" w:rsidP="00146EE2">
      <w:pPr>
        <w:rPr>
          <w:ins w:id="1097" w:author="Yangcl" w:date="2020-03-25T10:36:00Z"/>
          <w:rFonts w:ascii="Century Schoolbook" w:hAnsi="Century Schoolbook"/>
        </w:rPr>
      </w:pPr>
    </w:p>
    <w:p w:rsidR="00146EE2" w:rsidRDefault="00146EE2" w:rsidP="00146EE2">
      <w:pPr>
        <w:rPr>
          <w:ins w:id="1098" w:author="Yangcl" w:date="2020-03-25T10:36:00Z"/>
          <w:rFonts w:ascii="Century Schoolbook" w:hAnsi="Century Schoolbook"/>
        </w:rPr>
      </w:pPr>
    </w:p>
    <w:p w:rsidR="00146EE2" w:rsidRDefault="00CF4360">
      <w:pPr>
        <w:pStyle w:val="Tip2"/>
        <w:rPr>
          <w:ins w:id="1099" w:author="Yangcl" w:date="2020-03-25T10:36:00Z"/>
        </w:rPr>
        <w:pPrChange w:id="1100" w:author="Yangcl" w:date="2020-03-25T10:47:00Z">
          <w:pPr/>
        </w:pPrChange>
      </w:pPr>
      <w:ins w:id="1101" w:author="Yangcl" w:date="2020-03-25T10:46:00Z">
        <w:r>
          <w:t>高可复用缓存</w:t>
        </w:r>
      </w:ins>
      <w:ins w:id="1102" w:author="Yangcl" w:date="2020-03-25T10:47:00Z">
        <w:r>
          <w:t>设计</w:t>
        </w:r>
      </w:ins>
    </w:p>
    <w:p w:rsidR="00146EE2" w:rsidRDefault="00146EE2" w:rsidP="00146EE2">
      <w:pPr>
        <w:rPr>
          <w:ins w:id="1103" w:author="Yangcl" w:date="2020-03-25T10:36:00Z"/>
          <w:rFonts w:ascii="Century Schoolbook" w:hAnsi="Century Schoolbook"/>
        </w:rPr>
      </w:pPr>
    </w:p>
    <w:p w:rsidR="00146EE2" w:rsidRDefault="00146EE2" w:rsidP="00146EE2">
      <w:pPr>
        <w:rPr>
          <w:ins w:id="1104" w:author="Yangcl" w:date="2020-03-25T10:36:00Z"/>
          <w:rFonts w:ascii="Century Schoolbook" w:hAnsi="Century Schoolbook"/>
        </w:rPr>
      </w:pPr>
    </w:p>
    <w:p w:rsidR="00146EE2" w:rsidRDefault="00146EE2" w:rsidP="00146EE2">
      <w:pPr>
        <w:rPr>
          <w:ins w:id="1105" w:author="Yangcl" w:date="2020-03-25T10:36:00Z"/>
          <w:rFonts w:ascii="Century Schoolbook" w:hAnsi="Century Schoolbook"/>
        </w:rPr>
      </w:pPr>
    </w:p>
    <w:p w:rsidR="00146EE2" w:rsidRDefault="00146EE2" w:rsidP="00146EE2">
      <w:pPr>
        <w:rPr>
          <w:ins w:id="1106" w:author="Yangcl" w:date="2020-03-25T10:36:00Z"/>
          <w:rFonts w:ascii="Century Schoolbook" w:hAnsi="Century Schoolbook"/>
        </w:rPr>
      </w:pPr>
    </w:p>
    <w:p w:rsidR="00146EE2" w:rsidRDefault="00146EE2" w:rsidP="00146EE2">
      <w:pPr>
        <w:rPr>
          <w:ins w:id="1107" w:author="Yangcl" w:date="2020-03-25T10:36:00Z"/>
          <w:rFonts w:ascii="Century Schoolbook" w:hAnsi="Century Schoolbook"/>
        </w:rPr>
      </w:pPr>
    </w:p>
    <w:p w:rsidR="00146EE2" w:rsidRDefault="00146EE2" w:rsidP="00146EE2">
      <w:pPr>
        <w:rPr>
          <w:ins w:id="1108" w:author="Yangcl" w:date="2020-03-25T10:36:00Z"/>
          <w:rFonts w:ascii="Century Schoolbook" w:hAnsi="Century Schoolbook"/>
        </w:rPr>
      </w:pPr>
    </w:p>
    <w:p w:rsidR="00146EE2" w:rsidRDefault="00146EE2" w:rsidP="00146EE2">
      <w:pPr>
        <w:rPr>
          <w:ins w:id="1109" w:author="Yangcl" w:date="2020-03-25T10:36:00Z"/>
          <w:rFonts w:ascii="Century Schoolbook" w:hAnsi="Century Schoolbook"/>
        </w:rPr>
      </w:pPr>
    </w:p>
    <w:p w:rsidR="00146EE2" w:rsidRDefault="00146EE2" w:rsidP="00146EE2">
      <w:pPr>
        <w:rPr>
          <w:ins w:id="1110" w:author="Yangcl" w:date="2020-03-25T10:36:00Z"/>
          <w:rFonts w:ascii="Century Schoolbook" w:hAnsi="Century Schoolbook"/>
        </w:rPr>
      </w:pPr>
    </w:p>
    <w:p w:rsidR="00146EE2" w:rsidRDefault="00146EE2" w:rsidP="00146EE2">
      <w:pPr>
        <w:rPr>
          <w:ins w:id="1111" w:author="Yangcl" w:date="2020-03-25T10:36:00Z"/>
          <w:rFonts w:ascii="Century Schoolbook" w:hAnsi="Century Schoolbook"/>
        </w:rPr>
      </w:pPr>
    </w:p>
    <w:p w:rsidR="00146EE2" w:rsidRDefault="00146EE2" w:rsidP="00146EE2">
      <w:pPr>
        <w:rPr>
          <w:ins w:id="1112" w:author="Yangcl" w:date="2020-03-25T10:36:00Z"/>
          <w:rFonts w:ascii="Century Schoolbook" w:hAnsi="Century Schoolbook"/>
        </w:rPr>
      </w:pPr>
    </w:p>
    <w:p w:rsidR="00146EE2" w:rsidRDefault="00146EE2" w:rsidP="00146EE2">
      <w:pPr>
        <w:rPr>
          <w:ins w:id="1113" w:author="Yangcl" w:date="2020-03-25T10:36:00Z"/>
          <w:rFonts w:ascii="Century Schoolbook" w:hAnsi="Century Schoolbook"/>
        </w:rPr>
      </w:pPr>
    </w:p>
    <w:p w:rsidR="00146EE2" w:rsidRDefault="00146EE2" w:rsidP="00146EE2">
      <w:pPr>
        <w:rPr>
          <w:ins w:id="1114" w:author="Yangcl" w:date="2020-03-25T10:36:00Z"/>
          <w:rFonts w:ascii="Century Schoolbook" w:hAnsi="Century Schoolbook"/>
        </w:rPr>
      </w:pPr>
    </w:p>
    <w:p w:rsidR="00146EE2" w:rsidRDefault="00146EE2" w:rsidP="00146EE2">
      <w:pPr>
        <w:rPr>
          <w:ins w:id="1115" w:author="Yangcl" w:date="2020-03-25T10:36:00Z"/>
          <w:rFonts w:ascii="Century Schoolbook" w:hAnsi="Century Schoolbook"/>
        </w:rPr>
      </w:pPr>
    </w:p>
    <w:p w:rsidR="00146EE2" w:rsidRDefault="00146EE2" w:rsidP="00146EE2">
      <w:pPr>
        <w:rPr>
          <w:ins w:id="1116" w:author="Yangcl" w:date="2020-03-25T10:36:00Z"/>
          <w:rFonts w:ascii="Century Schoolbook" w:hAnsi="Century Schoolbook"/>
        </w:rPr>
      </w:pPr>
    </w:p>
    <w:p w:rsidR="00146EE2" w:rsidRDefault="00146EE2" w:rsidP="00146EE2">
      <w:pPr>
        <w:rPr>
          <w:ins w:id="1117" w:author="Yangcl" w:date="2020-03-25T10:36:00Z"/>
          <w:rFonts w:ascii="Century Schoolbook" w:hAnsi="Century Schoolbook"/>
        </w:rPr>
      </w:pPr>
    </w:p>
    <w:p w:rsidR="00146EE2" w:rsidRDefault="00146EE2" w:rsidP="00146EE2">
      <w:pPr>
        <w:rPr>
          <w:ins w:id="1118" w:author="Yangcl" w:date="2020-03-25T10:36:00Z"/>
          <w:rFonts w:ascii="Century Schoolbook" w:hAnsi="Century Schoolbook"/>
        </w:rPr>
      </w:pPr>
    </w:p>
    <w:p w:rsidR="00146EE2" w:rsidRDefault="00146EE2" w:rsidP="00146EE2">
      <w:pPr>
        <w:rPr>
          <w:ins w:id="1119" w:author="Yangcl" w:date="2020-03-25T10:36:00Z"/>
          <w:rFonts w:ascii="Century Schoolbook" w:hAnsi="Century Schoolbook"/>
        </w:rPr>
      </w:pPr>
    </w:p>
    <w:p w:rsidR="00146EE2" w:rsidRDefault="00146EE2" w:rsidP="00146EE2">
      <w:pPr>
        <w:rPr>
          <w:ins w:id="1120" w:author="Yangcl" w:date="2020-03-25T10:36:00Z"/>
          <w:rFonts w:ascii="Century Schoolbook" w:hAnsi="Century Schoolbook"/>
        </w:rPr>
      </w:pPr>
    </w:p>
    <w:p w:rsidR="00146EE2" w:rsidRDefault="00146EE2" w:rsidP="00146EE2">
      <w:pPr>
        <w:rPr>
          <w:ins w:id="1121" w:author="Yangcl" w:date="2020-03-25T10:36:00Z"/>
          <w:rFonts w:ascii="Century Schoolbook" w:hAnsi="Century Schoolbook"/>
        </w:rPr>
      </w:pPr>
    </w:p>
    <w:p w:rsidR="00146EE2" w:rsidRDefault="00146EE2" w:rsidP="00146EE2">
      <w:pPr>
        <w:rPr>
          <w:ins w:id="1122" w:author="Yangcl" w:date="2020-03-25T10:36:00Z"/>
          <w:rFonts w:ascii="Century Schoolbook" w:hAnsi="Century Schoolbook"/>
        </w:rPr>
      </w:pPr>
    </w:p>
    <w:p w:rsidR="00146EE2" w:rsidRDefault="00146EE2" w:rsidP="00146EE2">
      <w:pPr>
        <w:rPr>
          <w:ins w:id="1123" w:author="Yangcl" w:date="2020-03-25T10:36:00Z"/>
          <w:rFonts w:ascii="Century Schoolbook" w:hAnsi="Century Schoolbook"/>
        </w:rPr>
      </w:pPr>
    </w:p>
    <w:p w:rsidR="00146EE2" w:rsidRDefault="00146EE2" w:rsidP="00146EE2">
      <w:pPr>
        <w:rPr>
          <w:ins w:id="1124" w:author="Yangcl" w:date="2020-03-25T10:36:00Z"/>
          <w:rFonts w:ascii="Century Schoolbook" w:hAnsi="Century Schoolbook"/>
        </w:rPr>
      </w:pPr>
    </w:p>
    <w:p w:rsidR="00146EE2" w:rsidRDefault="00146EE2" w:rsidP="00146EE2">
      <w:pPr>
        <w:rPr>
          <w:ins w:id="1125" w:author="Yangcl" w:date="2020-03-25T10:36:00Z"/>
          <w:rFonts w:ascii="Century Schoolbook" w:hAnsi="Century Schoolbook"/>
        </w:rPr>
      </w:pPr>
    </w:p>
    <w:p w:rsidR="00146EE2" w:rsidRDefault="00146EE2" w:rsidP="00146EE2">
      <w:pPr>
        <w:rPr>
          <w:ins w:id="1126" w:author="Yangcl" w:date="2020-03-25T10:36:00Z"/>
          <w:rFonts w:ascii="Century Schoolbook" w:hAnsi="Century Schoolbook"/>
        </w:rPr>
      </w:pPr>
    </w:p>
    <w:p w:rsidR="00146EE2" w:rsidRDefault="00146EE2" w:rsidP="00146EE2">
      <w:pPr>
        <w:rPr>
          <w:ins w:id="1127" w:author="Yangcl" w:date="2020-03-25T10:36:00Z"/>
          <w:rFonts w:ascii="Century Schoolbook" w:hAnsi="Century Schoolbook"/>
        </w:rPr>
      </w:pPr>
    </w:p>
    <w:p w:rsidR="00146EE2" w:rsidRDefault="00146EE2" w:rsidP="00146EE2">
      <w:pPr>
        <w:rPr>
          <w:ins w:id="1128" w:author="Yangcl" w:date="2020-03-25T10:36:00Z"/>
          <w:rFonts w:ascii="Century Schoolbook" w:hAnsi="Century Schoolbook"/>
        </w:rPr>
      </w:pPr>
    </w:p>
    <w:p w:rsidR="00146EE2" w:rsidRDefault="00146EE2" w:rsidP="00146EE2">
      <w:pPr>
        <w:rPr>
          <w:ins w:id="1129" w:author="Yangcl" w:date="2020-03-25T10:36:00Z"/>
          <w:rFonts w:ascii="Century Schoolbook" w:hAnsi="Century Schoolbook"/>
        </w:rPr>
      </w:pPr>
    </w:p>
    <w:p w:rsidR="00146EE2" w:rsidRDefault="00146EE2" w:rsidP="00146EE2">
      <w:pPr>
        <w:rPr>
          <w:ins w:id="1130" w:author="Yangcl" w:date="2020-03-25T10:36:00Z"/>
          <w:rFonts w:ascii="Century Schoolbook" w:hAnsi="Century Schoolbook"/>
        </w:rPr>
      </w:pPr>
    </w:p>
    <w:p w:rsidR="00146EE2" w:rsidRDefault="00146EE2" w:rsidP="00146EE2">
      <w:pPr>
        <w:rPr>
          <w:ins w:id="1131" w:author="Yangcl" w:date="2020-03-25T10:36:00Z"/>
          <w:rFonts w:ascii="Century Schoolbook" w:hAnsi="Century Schoolbook"/>
        </w:rPr>
      </w:pPr>
    </w:p>
    <w:p w:rsidR="00146EE2" w:rsidRDefault="00146EE2" w:rsidP="00146EE2">
      <w:pPr>
        <w:rPr>
          <w:ins w:id="1132" w:author="Yangcl" w:date="2020-03-25T10:36:00Z"/>
          <w:rFonts w:ascii="Century Schoolbook" w:hAnsi="Century Schoolbook"/>
        </w:rPr>
      </w:pPr>
    </w:p>
    <w:p w:rsidR="00146EE2" w:rsidRDefault="00146EE2" w:rsidP="00146EE2">
      <w:pPr>
        <w:rPr>
          <w:ins w:id="1133" w:author="Yangcl" w:date="2020-03-25T10:36:00Z"/>
          <w:rFonts w:ascii="Century Schoolbook" w:hAnsi="Century Schoolbook"/>
        </w:rPr>
      </w:pPr>
    </w:p>
    <w:p w:rsidR="00146EE2" w:rsidRDefault="00146EE2" w:rsidP="00146EE2">
      <w:pPr>
        <w:rPr>
          <w:ins w:id="1134" w:author="Yangcl" w:date="2020-03-25T10:36:00Z"/>
          <w:rFonts w:ascii="Century Schoolbook" w:hAnsi="Century Schoolbook"/>
        </w:rPr>
      </w:pPr>
    </w:p>
    <w:p w:rsidR="00146EE2" w:rsidRDefault="00146EE2" w:rsidP="00146EE2">
      <w:pPr>
        <w:rPr>
          <w:ins w:id="1135" w:author="Yangcl" w:date="2020-03-25T10:36:00Z"/>
          <w:rFonts w:ascii="Century Schoolbook" w:hAnsi="Century Schoolbook"/>
        </w:rPr>
      </w:pPr>
    </w:p>
    <w:p w:rsidR="00146EE2" w:rsidRDefault="00146EE2" w:rsidP="00146EE2">
      <w:pPr>
        <w:rPr>
          <w:ins w:id="1136" w:author="Yangcl" w:date="2020-03-25T10:36:00Z"/>
          <w:rFonts w:ascii="Century Schoolbook" w:hAnsi="Century Schoolbook"/>
        </w:rPr>
      </w:pPr>
    </w:p>
    <w:p w:rsidR="00146EE2" w:rsidRDefault="00146EE2" w:rsidP="00146EE2">
      <w:pPr>
        <w:rPr>
          <w:ins w:id="1137" w:author="Yangcl" w:date="2020-03-25T10:36:00Z"/>
          <w:rFonts w:ascii="Century Schoolbook" w:hAnsi="Century Schoolbook"/>
        </w:rPr>
      </w:pPr>
    </w:p>
    <w:p w:rsidR="00146EE2" w:rsidRDefault="00146EE2" w:rsidP="00146EE2">
      <w:pPr>
        <w:rPr>
          <w:ins w:id="1138" w:author="Yangcl" w:date="2020-03-25T10:36:00Z"/>
          <w:rFonts w:ascii="Century Schoolbook" w:hAnsi="Century Schoolbook"/>
        </w:rPr>
      </w:pPr>
    </w:p>
    <w:p w:rsidR="00146EE2" w:rsidRDefault="00146EE2" w:rsidP="00146EE2">
      <w:pPr>
        <w:rPr>
          <w:ins w:id="1139" w:author="Yangcl" w:date="2020-03-25T10:36:00Z"/>
          <w:rFonts w:ascii="Century Schoolbook" w:hAnsi="Century Schoolbook"/>
        </w:rPr>
      </w:pPr>
    </w:p>
    <w:p w:rsidR="00146EE2" w:rsidRDefault="00146EE2" w:rsidP="00146EE2">
      <w:pPr>
        <w:rPr>
          <w:ins w:id="1140" w:author="Yangcl" w:date="2020-03-25T10:36:00Z"/>
          <w:rFonts w:ascii="Century Schoolbook" w:hAnsi="Century Schoolbook"/>
        </w:rPr>
      </w:pPr>
    </w:p>
    <w:p w:rsidR="0082025A" w:rsidRDefault="0082025A" w:rsidP="007D35CF">
      <w:pPr>
        <w:rPr>
          <w:ins w:id="1141" w:author="Yangcl" w:date="2020-03-25T10:35:00Z"/>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ins w:id="1142" w:author="Yangcl" w:date="2020-03-25T11:19:00Z"/>
          <w:rFonts w:ascii="Century Schoolbook" w:hAnsi="Century Schoolbook"/>
        </w:rPr>
      </w:pPr>
    </w:p>
    <w:p w:rsidR="004C04E0" w:rsidRDefault="004C04E0" w:rsidP="007D35CF">
      <w:pPr>
        <w:rPr>
          <w:ins w:id="1143" w:author="Yangcl" w:date="2020-03-25T11:19:00Z"/>
          <w:rFonts w:ascii="Century Schoolbook" w:hAnsi="Century Schoolbook"/>
        </w:rPr>
      </w:pPr>
      <w:ins w:id="1144" w:author="Yangcl" w:date="2020-03-25T11:19:00Z">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ins>
      <w:ins w:id="1145" w:author="Yangcl" w:date="2020-03-25T14:20:00Z">
        <w:r w:rsidR="00587F5B" w:rsidRPr="00587F5B">
          <w:rPr>
            <w:rFonts w:ascii="Century Schoolbook" w:hAnsi="Century Schoolbook" w:hint="eastAsia"/>
          </w:rPr>
          <w:t>但是</w:t>
        </w:r>
        <w:r w:rsidR="00587F5B" w:rsidRPr="00587F5B">
          <w:rPr>
            <w:rFonts w:ascii="Century Schoolbook" w:hAnsi="Century Schoolbook" w:hint="eastAsia"/>
          </w:rPr>
          <w:t>Redis</w:t>
        </w:r>
        <w:r w:rsidR="00587F5B" w:rsidRPr="00587F5B">
          <w:rPr>
            <w:rFonts w:ascii="Century Schoolbook" w:hAnsi="Century Schoolbook" w:hint="eastAsia"/>
          </w:rPr>
          <w:t>后续又丰富了几种数据类型分别是</w:t>
        </w:r>
        <w:r w:rsidR="00587F5B" w:rsidRPr="00587F5B">
          <w:rPr>
            <w:rFonts w:ascii="Century Schoolbook" w:hAnsi="Century Schoolbook" w:hint="eastAsia"/>
          </w:rPr>
          <w:t>Bitmaps</w:t>
        </w:r>
        <w:r w:rsidR="00587F5B" w:rsidRPr="00587F5B">
          <w:rPr>
            <w:rFonts w:ascii="Century Schoolbook" w:hAnsi="Century Schoolbook" w:hint="eastAsia"/>
          </w:rPr>
          <w:t>、</w:t>
        </w:r>
        <w:r w:rsidR="00587F5B" w:rsidRPr="00587F5B">
          <w:rPr>
            <w:rFonts w:ascii="Century Schoolbook" w:hAnsi="Century Schoolbook" w:hint="eastAsia"/>
          </w:rPr>
          <w:t>HyperLogLogs</w:t>
        </w:r>
        <w:r w:rsidR="00587F5B" w:rsidRPr="00587F5B">
          <w:rPr>
            <w:rFonts w:ascii="Century Schoolbook" w:hAnsi="Century Schoolbook" w:hint="eastAsia"/>
          </w:rPr>
          <w:t>、</w:t>
        </w:r>
        <w:r w:rsidR="00587F5B" w:rsidRPr="00587F5B">
          <w:rPr>
            <w:rFonts w:ascii="Century Schoolbook" w:hAnsi="Century Schoolbook" w:hint="eastAsia"/>
          </w:rPr>
          <w:t>GEO</w:t>
        </w:r>
        <w:r w:rsidR="00587F5B" w:rsidRPr="00587F5B">
          <w:rPr>
            <w:rFonts w:ascii="Century Schoolbook" w:hAnsi="Century Schoolbook" w:hint="eastAsia"/>
          </w:rPr>
          <w:t>。</w:t>
        </w:r>
      </w:ins>
      <w:bookmarkStart w:id="1146" w:name="_GoBack"/>
      <w:bookmarkEnd w:id="1146"/>
    </w:p>
    <w:p w:rsidR="004C04E0" w:rsidRDefault="004C04E0" w:rsidP="007D35CF">
      <w:pPr>
        <w:rPr>
          <w:ins w:id="1147" w:author="Yangcl" w:date="2020-03-25T11:19:00Z"/>
          <w:rFonts w:ascii="Century Schoolbook" w:hAnsi="Century Schoolbook"/>
        </w:rPr>
      </w:pPr>
    </w:p>
    <w:p w:rsidR="004C04E0" w:rsidRDefault="004C04E0" w:rsidP="007D35CF">
      <w:pPr>
        <w:rPr>
          <w:ins w:id="1148" w:author="Yangcl" w:date="2020-03-25T11:19:00Z"/>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Del="00374D59" w:rsidRDefault="007D35CF" w:rsidP="007D35CF">
      <w:pPr>
        <w:rPr>
          <w:del w:id="1149" w:author="Yangcl" w:date="2020-03-25T10:33:00Z"/>
          <w:rFonts w:ascii="Century Schoolbook" w:hAnsi="Century Schoolbook"/>
        </w:rPr>
      </w:pPr>
    </w:p>
    <w:p w:rsidR="007D35CF" w:rsidDel="00374D59" w:rsidRDefault="007D35CF" w:rsidP="007D35CF">
      <w:pPr>
        <w:rPr>
          <w:del w:id="1150" w:author="Yangcl" w:date="2020-03-25T10:33:00Z"/>
          <w:rFonts w:ascii="Century Schoolbook" w:hAnsi="Century Schoolbook"/>
        </w:rPr>
      </w:pPr>
    </w:p>
    <w:p w:rsidR="007D35CF" w:rsidDel="00374D59" w:rsidRDefault="007D35CF" w:rsidP="007D35CF">
      <w:pPr>
        <w:rPr>
          <w:del w:id="1151" w:author="Yangcl" w:date="2020-03-25T10:33:00Z"/>
          <w:rFonts w:ascii="Century Schoolbook" w:hAnsi="Century Schoolbook"/>
        </w:rPr>
      </w:pPr>
    </w:p>
    <w:p w:rsidR="007D35CF" w:rsidDel="00374D59" w:rsidRDefault="007D35CF" w:rsidP="007D35CF">
      <w:pPr>
        <w:rPr>
          <w:del w:id="1152" w:author="Yangcl" w:date="2020-03-25T10:33:00Z"/>
          <w:rFonts w:ascii="Century Schoolbook" w:hAnsi="Century Schoolbook"/>
        </w:rPr>
      </w:pPr>
    </w:p>
    <w:p w:rsidR="007D35CF" w:rsidDel="00374D59" w:rsidRDefault="007D35CF" w:rsidP="007D35CF">
      <w:pPr>
        <w:rPr>
          <w:del w:id="1153" w:author="Yangcl" w:date="2020-03-25T10:33:00Z"/>
          <w:rFonts w:ascii="Century Schoolbook" w:hAnsi="Century Schoolbook"/>
        </w:rPr>
      </w:pPr>
    </w:p>
    <w:p w:rsidR="007D35CF" w:rsidDel="00374D59" w:rsidRDefault="007D35CF" w:rsidP="007D35CF">
      <w:pPr>
        <w:rPr>
          <w:del w:id="1154" w:author="Yangcl" w:date="2020-03-25T10:33:00Z"/>
          <w:rFonts w:ascii="Century Schoolbook" w:hAnsi="Century Schoolbook"/>
        </w:rPr>
      </w:pPr>
    </w:p>
    <w:p w:rsidR="007D35CF" w:rsidDel="00374D59" w:rsidRDefault="007D35CF" w:rsidP="007D35CF">
      <w:pPr>
        <w:rPr>
          <w:del w:id="1155" w:author="Yangcl" w:date="2020-03-25T10:33:00Z"/>
          <w:rFonts w:ascii="Century Schoolbook" w:hAnsi="Century Schoolbook"/>
        </w:rPr>
      </w:pPr>
    </w:p>
    <w:p w:rsidR="007D35CF" w:rsidDel="00374D59" w:rsidRDefault="007D35CF" w:rsidP="007D35CF">
      <w:pPr>
        <w:rPr>
          <w:del w:id="1156" w:author="Yangcl" w:date="2020-03-25T10:33:00Z"/>
          <w:rFonts w:ascii="Century Schoolbook" w:hAnsi="Century Schoolbook"/>
        </w:rPr>
      </w:pPr>
    </w:p>
    <w:p w:rsidR="007D35CF" w:rsidDel="00374D59" w:rsidRDefault="007D35CF" w:rsidP="007D35CF">
      <w:pPr>
        <w:rPr>
          <w:del w:id="1157" w:author="Yangcl" w:date="2020-03-25T10:33:00Z"/>
          <w:rFonts w:ascii="Century Schoolbook" w:hAnsi="Century Schoolbook"/>
        </w:rPr>
      </w:pPr>
    </w:p>
    <w:p w:rsidR="007D35CF" w:rsidDel="00374D59" w:rsidRDefault="007D35CF" w:rsidP="007D35CF">
      <w:pPr>
        <w:rPr>
          <w:del w:id="1158" w:author="Yangcl" w:date="2020-03-25T10:33:00Z"/>
          <w:rFonts w:ascii="Century Schoolbook" w:hAnsi="Century Schoolbook"/>
        </w:rPr>
      </w:pPr>
    </w:p>
    <w:p w:rsidR="007D35CF" w:rsidDel="00374D59" w:rsidRDefault="007D35CF" w:rsidP="007D35CF">
      <w:pPr>
        <w:rPr>
          <w:del w:id="1159" w:author="Yangcl" w:date="2020-03-25T10:33:00Z"/>
          <w:rFonts w:ascii="Century Schoolbook" w:hAnsi="Century Schoolbook"/>
        </w:rPr>
      </w:pPr>
    </w:p>
    <w:p w:rsidR="007D35CF" w:rsidDel="00374D59" w:rsidRDefault="007D35CF" w:rsidP="007D35CF">
      <w:pPr>
        <w:rPr>
          <w:del w:id="1160" w:author="Yangcl" w:date="2020-03-25T10:33:00Z"/>
          <w:rFonts w:ascii="Century Schoolbook" w:hAnsi="Century Schoolbook"/>
        </w:rPr>
      </w:pPr>
    </w:p>
    <w:p w:rsidR="007D35CF" w:rsidDel="00374D59" w:rsidRDefault="007D35CF" w:rsidP="007D35CF">
      <w:pPr>
        <w:rPr>
          <w:del w:id="1161" w:author="Yangcl" w:date="2020-03-25T10:33:00Z"/>
          <w:rFonts w:ascii="Century Schoolbook" w:hAnsi="Century Schoolbook"/>
        </w:rPr>
      </w:pPr>
    </w:p>
    <w:p w:rsidR="007D35CF" w:rsidDel="00374D59" w:rsidRDefault="007D35CF" w:rsidP="007D35CF">
      <w:pPr>
        <w:rPr>
          <w:del w:id="1162" w:author="Yangcl" w:date="2020-03-25T10:33:00Z"/>
          <w:rFonts w:ascii="Century Schoolbook" w:hAnsi="Century Schoolbook"/>
        </w:rPr>
      </w:pPr>
    </w:p>
    <w:p w:rsidR="007D35CF" w:rsidDel="00374D59" w:rsidRDefault="007D35CF" w:rsidP="007D35CF">
      <w:pPr>
        <w:rPr>
          <w:del w:id="1163" w:author="Yangcl" w:date="2020-03-25T10:33:00Z"/>
          <w:rFonts w:ascii="Century Schoolbook" w:hAnsi="Century Schoolbook"/>
        </w:rPr>
      </w:pPr>
    </w:p>
    <w:p w:rsidR="007D35CF" w:rsidDel="00374D59" w:rsidRDefault="007D35CF" w:rsidP="007D35CF">
      <w:pPr>
        <w:rPr>
          <w:del w:id="1164" w:author="Yangcl" w:date="2020-03-25T10:33:00Z"/>
          <w:rFonts w:ascii="Century Schoolbook" w:hAnsi="Century Schoolbook"/>
        </w:rPr>
      </w:pPr>
    </w:p>
    <w:p w:rsidR="007D35CF" w:rsidDel="00374D59" w:rsidRDefault="007D35CF" w:rsidP="007D35CF">
      <w:pPr>
        <w:rPr>
          <w:del w:id="1165" w:author="Yangcl" w:date="2020-03-25T10:33:00Z"/>
          <w:rFonts w:ascii="Century Schoolbook" w:hAnsi="Century Schoolbook"/>
        </w:rPr>
      </w:pPr>
    </w:p>
    <w:p w:rsidR="007D35CF" w:rsidDel="00374D59" w:rsidRDefault="007D35CF" w:rsidP="007D35CF">
      <w:pPr>
        <w:rPr>
          <w:del w:id="1166" w:author="Yangcl" w:date="2020-03-25T10:33:00Z"/>
          <w:rFonts w:ascii="Century Schoolbook" w:hAnsi="Century Schoolbook"/>
        </w:rPr>
      </w:pPr>
    </w:p>
    <w:p w:rsidR="007D35CF" w:rsidDel="00374D59" w:rsidRDefault="007D35CF" w:rsidP="007D35CF">
      <w:pPr>
        <w:rPr>
          <w:del w:id="1167" w:author="Yangcl" w:date="2020-03-25T10:33:00Z"/>
          <w:rFonts w:ascii="Century Schoolbook" w:hAnsi="Century Schoolbook"/>
        </w:rPr>
      </w:pPr>
    </w:p>
    <w:p w:rsidR="007D35CF" w:rsidDel="00374D59" w:rsidRDefault="007D35CF" w:rsidP="007D35CF">
      <w:pPr>
        <w:rPr>
          <w:del w:id="1168" w:author="Yangcl" w:date="2020-03-25T10:33:00Z"/>
          <w:rFonts w:ascii="Century Schoolbook" w:hAnsi="Century Schoolbook"/>
        </w:rPr>
      </w:pPr>
    </w:p>
    <w:p w:rsidR="007D35CF" w:rsidDel="00374D59" w:rsidRDefault="007D35CF" w:rsidP="007D35CF">
      <w:pPr>
        <w:rPr>
          <w:del w:id="1169" w:author="Yangcl" w:date="2020-03-25T10:33:00Z"/>
          <w:rFonts w:ascii="Century Schoolbook" w:hAnsi="Century Schoolbook"/>
        </w:rPr>
      </w:pPr>
    </w:p>
    <w:p w:rsidR="007D35CF" w:rsidDel="00374D59" w:rsidRDefault="007D35CF" w:rsidP="007D35CF">
      <w:pPr>
        <w:rPr>
          <w:del w:id="1170" w:author="Yangcl" w:date="2020-03-25T10:33:00Z"/>
          <w:rFonts w:ascii="Century Schoolbook" w:hAnsi="Century Schoolbook"/>
        </w:rPr>
      </w:pPr>
    </w:p>
    <w:p w:rsidR="007D35CF" w:rsidDel="00374D59" w:rsidRDefault="007D35CF" w:rsidP="007D35CF">
      <w:pPr>
        <w:rPr>
          <w:del w:id="1171" w:author="Yangcl" w:date="2020-03-25T10:33:00Z"/>
          <w:rFonts w:ascii="Century Schoolbook" w:hAnsi="Century Schoolbook"/>
        </w:rPr>
      </w:pPr>
    </w:p>
    <w:p w:rsidR="007D35CF" w:rsidDel="00374D59" w:rsidRDefault="007D35CF" w:rsidP="007D35CF">
      <w:pPr>
        <w:rPr>
          <w:del w:id="1172" w:author="Yangcl" w:date="2020-03-25T10:33:00Z"/>
          <w:rFonts w:ascii="Century Schoolbook" w:hAnsi="Century Schoolbook"/>
        </w:rPr>
      </w:pPr>
    </w:p>
    <w:p w:rsidR="007D35CF" w:rsidDel="00374D59" w:rsidRDefault="007D35CF" w:rsidP="007D35CF">
      <w:pPr>
        <w:rPr>
          <w:del w:id="1173" w:author="Yangcl" w:date="2020-03-25T10:33:00Z"/>
          <w:rFonts w:ascii="Century Schoolbook" w:hAnsi="Century Schoolbook"/>
        </w:rPr>
      </w:pPr>
    </w:p>
    <w:p w:rsidR="007D35CF" w:rsidDel="00374D59" w:rsidRDefault="007D35CF" w:rsidP="007D35CF">
      <w:pPr>
        <w:rPr>
          <w:del w:id="1174" w:author="Yangcl" w:date="2020-03-25T10:33:00Z"/>
          <w:rFonts w:ascii="Century Schoolbook" w:hAnsi="Century Schoolbook"/>
        </w:rPr>
      </w:pPr>
    </w:p>
    <w:p w:rsidR="007D35CF" w:rsidDel="00374D59" w:rsidRDefault="007D35CF" w:rsidP="007D35CF">
      <w:pPr>
        <w:rPr>
          <w:del w:id="1175" w:author="Yangcl" w:date="2020-03-25T10:33:00Z"/>
          <w:rFonts w:ascii="Century Schoolbook" w:hAnsi="Century Schoolbook"/>
        </w:rPr>
      </w:pPr>
    </w:p>
    <w:p w:rsidR="007D35CF" w:rsidDel="00374D59" w:rsidRDefault="007D35CF" w:rsidP="007D35CF">
      <w:pPr>
        <w:rPr>
          <w:del w:id="1176" w:author="Yangcl" w:date="2020-03-25T10:33:00Z"/>
          <w:rFonts w:ascii="Century Schoolbook" w:hAnsi="Century Schoolbook"/>
        </w:rPr>
      </w:pPr>
    </w:p>
    <w:p w:rsidR="007D35CF" w:rsidDel="00374D59" w:rsidRDefault="007D35CF" w:rsidP="007D35CF">
      <w:pPr>
        <w:rPr>
          <w:del w:id="1177" w:author="Yangcl" w:date="2020-03-25T10:33:00Z"/>
          <w:rFonts w:ascii="Century Schoolbook" w:hAnsi="Century Schoolbook"/>
        </w:rPr>
      </w:pPr>
    </w:p>
    <w:p w:rsidR="007D35CF" w:rsidDel="00374D59" w:rsidRDefault="007D35CF" w:rsidP="007D35CF">
      <w:pPr>
        <w:rPr>
          <w:del w:id="1178" w:author="Yangcl" w:date="2020-03-25T10:33:00Z"/>
          <w:rFonts w:ascii="Century Schoolbook" w:hAnsi="Century Schoolbook"/>
        </w:rPr>
      </w:pPr>
    </w:p>
    <w:p w:rsidR="007D35CF" w:rsidDel="00374D59" w:rsidRDefault="007D35CF" w:rsidP="007D35CF">
      <w:pPr>
        <w:rPr>
          <w:del w:id="1179" w:author="Yangcl" w:date="2020-03-25T10:33:00Z"/>
          <w:rFonts w:ascii="Century Schoolbook" w:hAnsi="Century Schoolbook"/>
        </w:rPr>
      </w:pPr>
    </w:p>
    <w:p w:rsidR="007D35CF" w:rsidDel="00374D59" w:rsidRDefault="007D35CF" w:rsidP="007D35CF">
      <w:pPr>
        <w:rPr>
          <w:del w:id="1180" w:author="Yangcl" w:date="2020-03-25T10:33:00Z"/>
          <w:rFonts w:ascii="Century Schoolbook" w:hAnsi="Century Schoolbook"/>
        </w:rPr>
      </w:pPr>
    </w:p>
    <w:p w:rsidR="007D35CF" w:rsidDel="00374D59" w:rsidRDefault="007D35CF" w:rsidP="007D35CF">
      <w:pPr>
        <w:rPr>
          <w:del w:id="1181" w:author="Yangcl" w:date="2020-03-25T10:33:00Z"/>
          <w:rFonts w:ascii="Century Schoolbook" w:hAnsi="Century Schoolbook"/>
        </w:rPr>
      </w:pPr>
    </w:p>
    <w:p w:rsidR="007D35CF" w:rsidDel="00374D59" w:rsidRDefault="007D35CF" w:rsidP="007D35CF">
      <w:pPr>
        <w:rPr>
          <w:del w:id="1182" w:author="Yangcl" w:date="2020-03-25T10:33:00Z"/>
          <w:rFonts w:ascii="Century Schoolbook" w:hAnsi="Century Schoolbook"/>
        </w:rPr>
      </w:pPr>
    </w:p>
    <w:p w:rsidR="007D35CF" w:rsidDel="00374D59" w:rsidRDefault="007D35CF" w:rsidP="007D35CF">
      <w:pPr>
        <w:rPr>
          <w:del w:id="1183" w:author="Yangcl" w:date="2020-03-25T10:33:00Z"/>
          <w:rFonts w:ascii="Century Schoolbook" w:hAnsi="Century Schoolbook"/>
        </w:rPr>
      </w:pPr>
    </w:p>
    <w:p w:rsidR="007D35CF" w:rsidDel="00374D59" w:rsidRDefault="007D35CF" w:rsidP="007D35CF">
      <w:pPr>
        <w:rPr>
          <w:del w:id="1184" w:author="Yangcl" w:date="2020-03-25T10:33:00Z"/>
          <w:rFonts w:ascii="Century Schoolbook" w:hAnsi="Century Schoolbook"/>
        </w:rPr>
      </w:pPr>
    </w:p>
    <w:p w:rsidR="007D35CF" w:rsidDel="00374D59" w:rsidRDefault="007D35CF" w:rsidP="007D35CF">
      <w:pPr>
        <w:rPr>
          <w:del w:id="1185" w:author="Yangcl" w:date="2020-03-25T10:33:00Z"/>
          <w:rFonts w:ascii="Century Schoolbook" w:hAnsi="Century Schoolbook"/>
        </w:rPr>
      </w:pPr>
    </w:p>
    <w:p w:rsidR="007D35CF" w:rsidDel="00374D59" w:rsidRDefault="007D35CF" w:rsidP="007D35CF">
      <w:pPr>
        <w:rPr>
          <w:del w:id="1186" w:author="Yangcl" w:date="2020-03-25T10:33:00Z"/>
          <w:rFonts w:ascii="Century Schoolbook" w:hAnsi="Century Schoolbook"/>
        </w:rPr>
      </w:pPr>
    </w:p>
    <w:p w:rsidR="007D35CF" w:rsidDel="00374D59" w:rsidRDefault="007D35CF" w:rsidP="007D35CF">
      <w:pPr>
        <w:rPr>
          <w:del w:id="1187" w:author="Yangcl" w:date="2020-03-25T10:33:00Z"/>
          <w:rFonts w:ascii="Century Schoolbook" w:hAnsi="Century Schoolbook"/>
        </w:rPr>
      </w:pPr>
    </w:p>
    <w:p w:rsidR="007D35CF" w:rsidRPr="007C0623" w:rsidDel="00374D59" w:rsidRDefault="007D35CF" w:rsidP="007D35CF">
      <w:pPr>
        <w:rPr>
          <w:del w:id="1188" w:author="Yangcl" w:date="2020-03-25T10:33:00Z"/>
          <w:rFonts w:ascii="Century Schoolbook" w:hAnsi="Century Schoolbook"/>
        </w:rPr>
      </w:pPr>
    </w:p>
    <w:p w:rsidR="007D35CF" w:rsidRPr="00F8697E" w:rsidDel="00374D59" w:rsidRDefault="007D35CF" w:rsidP="007D35CF">
      <w:pPr>
        <w:rPr>
          <w:del w:id="1189" w:author="Yangcl" w:date="2020-03-25T10:33:00Z"/>
          <w:rFonts w:ascii="Century Schoolbook" w:hAnsi="Century Schoolbook"/>
        </w:rPr>
      </w:pPr>
    </w:p>
    <w:p w:rsidR="007D35CF" w:rsidDel="00374D59" w:rsidRDefault="007D35CF" w:rsidP="007D35CF">
      <w:pPr>
        <w:rPr>
          <w:del w:id="1190" w:author="Yangcl" w:date="2020-03-25T10:33:00Z"/>
          <w:rFonts w:ascii="Century Schoolbook" w:hAnsi="Century Schoolbook"/>
        </w:rPr>
      </w:pPr>
    </w:p>
    <w:p w:rsidR="007D35CF" w:rsidDel="00374D59" w:rsidRDefault="007D35CF" w:rsidP="007D35CF">
      <w:pPr>
        <w:rPr>
          <w:del w:id="1191" w:author="Yangcl" w:date="2020-03-25T10:33:00Z"/>
          <w:rFonts w:ascii="Century Schoolbook" w:hAnsi="Century Schoolbook"/>
        </w:rPr>
      </w:pPr>
    </w:p>
    <w:p w:rsidR="007D35CF" w:rsidDel="00374D59" w:rsidRDefault="007D35CF" w:rsidP="007D35CF">
      <w:pPr>
        <w:rPr>
          <w:del w:id="1192" w:author="Yangcl" w:date="2020-03-25T10:33:00Z"/>
          <w:rFonts w:ascii="Century Schoolbook" w:hAnsi="Century Schoolbook"/>
        </w:rPr>
      </w:pPr>
    </w:p>
    <w:p w:rsidR="007D35CF" w:rsidDel="00374D59" w:rsidRDefault="007D35CF" w:rsidP="007D35CF">
      <w:pPr>
        <w:rPr>
          <w:del w:id="1193" w:author="Yangcl" w:date="2020-03-25T10:33:00Z"/>
          <w:rFonts w:ascii="Century Schoolbook" w:hAnsi="Century Schoolbook"/>
        </w:rPr>
      </w:pPr>
    </w:p>
    <w:p w:rsidR="007D35CF" w:rsidDel="00374D59" w:rsidRDefault="007D35CF" w:rsidP="007D35CF">
      <w:pPr>
        <w:rPr>
          <w:del w:id="1194" w:author="Yangcl" w:date="2020-03-25T10:33:00Z"/>
          <w:rFonts w:ascii="Century Schoolbook" w:hAnsi="Century Schoolbook"/>
        </w:rPr>
      </w:pPr>
    </w:p>
    <w:p w:rsidR="007D35CF" w:rsidDel="00374D59" w:rsidRDefault="007D35CF" w:rsidP="007D35CF">
      <w:pPr>
        <w:rPr>
          <w:del w:id="1195" w:author="Yangcl" w:date="2020-03-25T10:33:00Z"/>
          <w:rFonts w:ascii="Century Schoolbook" w:hAnsi="Century Schoolbook"/>
        </w:rPr>
      </w:pPr>
    </w:p>
    <w:p w:rsidR="007D35CF" w:rsidDel="00374D59" w:rsidRDefault="007D35CF" w:rsidP="007D35CF">
      <w:pPr>
        <w:rPr>
          <w:del w:id="1196" w:author="Yangcl" w:date="2020-03-25T10:33:00Z"/>
          <w:rFonts w:ascii="Century Schoolbook" w:hAnsi="Century Schoolbook"/>
        </w:rPr>
      </w:pPr>
    </w:p>
    <w:p w:rsidR="007D35CF" w:rsidDel="00374D59" w:rsidRDefault="007D35CF" w:rsidP="007D35CF">
      <w:pPr>
        <w:rPr>
          <w:del w:id="1197" w:author="Yangcl" w:date="2020-03-25T10:33:00Z"/>
          <w:rFonts w:ascii="Century Schoolbook" w:hAnsi="Century Schoolbook"/>
        </w:rPr>
      </w:pPr>
    </w:p>
    <w:p w:rsidR="007D35CF" w:rsidDel="00374D59" w:rsidRDefault="007D35CF" w:rsidP="007D35CF">
      <w:pPr>
        <w:rPr>
          <w:del w:id="1198" w:author="Yangcl" w:date="2020-03-25T10:33:00Z"/>
          <w:rFonts w:ascii="Century Schoolbook" w:hAnsi="Century Schoolbook"/>
        </w:rPr>
      </w:pPr>
    </w:p>
    <w:p w:rsidR="007D35CF" w:rsidDel="00374D59" w:rsidRDefault="007D35CF" w:rsidP="007D35CF">
      <w:pPr>
        <w:rPr>
          <w:del w:id="1199" w:author="Yangcl" w:date="2020-03-25T10:33:00Z"/>
          <w:rFonts w:ascii="Century Schoolbook" w:hAnsi="Century Schoolbook"/>
        </w:rPr>
      </w:pPr>
    </w:p>
    <w:p w:rsidR="007D35CF" w:rsidDel="00374D59" w:rsidRDefault="007D35CF" w:rsidP="007D35CF">
      <w:pPr>
        <w:rPr>
          <w:del w:id="1200" w:author="Yangcl" w:date="2020-03-25T10:33:00Z"/>
          <w:rFonts w:ascii="Century Schoolbook" w:hAnsi="Century Schoolbook"/>
        </w:rPr>
      </w:pPr>
    </w:p>
    <w:p w:rsidR="007D35CF" w:rsidDel="00374D59" w:rsidRDefault="007D35CF" w:rsidP="007D35CF">
      <w:pPr>
        <w:rPr>
          <w:del w:id="1201" w:author="Yangcl" w:date="2020-03-25T10:33:00Z"/>
          <w:rFonts w:ascii="Century Schoolbook" w:hAnsi="Century Schoolbook"/>
        </w:rPr>
      </w:pPr>
    </w:p>
    <w:p w:rsidR="007D35CF" w:rsidDel="00374D59" w:rsidRDefault="007D35CF" w:rsidP="007D35CF">
      <w:pPr>
        <w:rPr>
          <w:del w:id="1202" w:author="Yangcl" w:date="2020-03-25T10:33:00Z"/>
          <w:rFonts w:ascii="Century Schoolbook" w:hAnsi="Century Schoolbook"/>
        </w:rPr>
      </w:pPr>
    </w:p>
    <w:p w:rsidR="007D35CF" w:rsidDel="00374D59" w:rsidRDefault="007D35CF" w:rsidP="007D35CF">
      <w:pPr>
        <w:rPr>
          <w:del w:id="1203" w:author="Yangcl" w:date="2020-03-25T10:33:00Z"/>
          <w:rFonts w:ascii="Century Schoolbook" w:hAnsi="Century Schoolbook"/>
        </w:rPr>
      </w:pPr>
    </w:p>
    <w:p w:rsidR="007D35CF" w:rsidDel="00374D59" w:rsidRDefault="007D35CF" w:rsidP="007D35CF">
      <w:pPr>
        <w:rPr>
          <w:del w:id="1204" w:author="Yangcl" w:date="2020-03-25T10:33:00Z"/>
          <w:rFonts w:ascii="Century Schoolbook" w:hAnsi="Century Schoolbook"/>
        </w:rPr>
      </w:pPr>
    </w:p>
    <w:p w:rsidR="007D35CF" w:rsidDel="00374D59" w:rsidRDefault="007D35CF" w:rsidP="007D35CF">
      <w:pPr>
        <w:rPr>
          <w:del w:id="1205" w:author="Yangcl" w:date="2020-03-25T10:33:00Z"/>
          <w:rFonts w:ascii="Century Schoolbook" w:hAnsi="Century Schoolbook"/>
        </w:rPr>
      </w:pPr>
    </w:p>
    <w:p w:rsidR="007D35CF" w:rsidDel="00374D59" w:rsidRDefault="007D35CF" w:rsidP="007D35CF">
      <w:pPr>
        <w:rPr>
          <w:del w:id="1206" w:author="Yangcl" w:date="2020-03-25T10:33:00Z"/>
          <w:rFonts w:ascii="Century Schoolbook" w:hAnsi="Century Schoolbook"/>
        </w:rPr>
      </w:pPr>
    </w:p>
    <w:p w:rsidR="007D35CF" w:rsidDel="00374D59" w:rsidRDefault="007D35CF" w:rsidP="007D35CF">
      <w:pPr>
        <w:rPr>
          <w:del w:id="1207" w:author="Yangcl" w:date="2020-03-25T10:33:00Z"/>
          <w:rFonts w:ascii="Century Schoolbook" w:hAnsi="Century Schoolbook"/>
        </w:rPr>
      </w:pPr>
    </w:p>
    <w:p w:rsidR="007D35CF" w:rsidDel="00374D59" w:rsidRDefault="007D35CF" w:rsidP="007D35CF">
      <w:pPr>
        <w:rPr>
          <w:del w:id="1208" w:author="Yangcl" w:date="2020-03-25T10:33:00Z"/>
          <w:rFonts w:ascii="Century Schoolbook" w:hAnsi="Century Schoolbook"/>
        </w:rPr>
      </w:pPr>
    </w:p>
    <w:p w:rsidR="007D35CF" w:rsidDel="00374D59" w:rsidRDefault="007D35CF" w:rsidP="007D35CF">
      <w:pPr>
        <w:rPr>
          <w:del w:id="1209" w:author="Yangcl" w:date="2020-03-25T10:33:00Z"/>
          <w:rFonts w:ascii="Century Schoolbook" w:hAnsi="Century Schoolbook"/>
        </w:rPr>
      </w:pPr>
    </w:p>
    <w:p w:rsidR="007D35CF" w:rsidDel="00374D59" w:rsidRDefault="007D35CF" w:rsidP="007D35CF">
      <w:pPr>
        <w:rPr>
          <w:del w:id="1210" w:author="Yangcl" w:date="2020-03-25T10:33:00Z"/>
          <w:rFonts w:ascii="Century Schoolbook" w:hAnsi="Century Schoolbook"/>
        </w:rPr>
      </w:pPr>
    </w:p>
    <w:p w:rsidR="007D35CF" w:rsidDel="00374D59" w:rsidRDefault="007D35CF" w:rsidP="007D35CF">
      <w:pPr>
        <w:rPr>
          <w:del w:id="1211" w:author="Yangcl" w:date="2020-03-25T10:33:00Z"/>
          <w:rFonts w:ascii="Century Schoolbook" w:hAnsi="Century Schoolbook"/>
        </w:rPr>
      </w:pPr>
    </w:p>
    <w:p w:rsidR="007D35CF" w:rsidDel="00374D59" w:rsidRDefault="007D35CF" w:rsidP="007D35CF">
      <w:pPr>
        <w:rPr>
          <w:del w:id="1212" w:author="Yangcl" w:date="2020-03-25T10:33:00Z"/>
          <w:rFonts w:ascii="Century Schoolbook" w:hAnsi="Century Schoolbook"/>
        </w:rPr>
      </w:pPr>
    </w:p>
    <w:p w:rsidR="007D35CF" w:rsidDel="00374D59" w:rsidRDefault="007D35CF" w:rsidP="007D35CF">
      <w:pPr>
        <w:rPr>
          <w:del w:id="1213" w:author="Yangcl" w:date="2020-03-25T10:33:00Z"/>
          <w:rFonts w:ascii="Century Schoolbook" w:hAnsi="Century Schoolbook"/>
        </w:rPr>
      </w:pPr>
    </w:p>
    <w:p w:rsidR="007D35CF" w:rsidDel="00374D59" w:rsidRDefault="007D35CF" w:rsidP="007D35CF">
      <w:pPr>
        <w:rPr>
          <w:del w:id="1214" w:author="Yangcl" w:date="2020-03-25T10:33:00Z"/>
          <w:rFonts w:ascii="Century Schoolbook" w:hAnsi="Century Schoolbook"/>
        </w:rPr>
      </w:pPr>
    </w:p>
    <w:p w:rsidR="007D35CF" w:rsidDel="00374D59" w:rsidRDefault="007D35CF" w:rsidP="007D35CF">
      <w:pPr>
        <w:rPr>
          <w:del w:id="1215" w:author="Yangcl" w:date="2020-03-25T10:33:00Z"/>
          <w:rFonts w:ascii="Century Schoolbook" w:hAnsi="Century Schoolbook"/>
        </w:rPr>
      </w:pPr>
    </w:p>
    <w:p w:rsidR="007D35CF" w:rsidDel="00374D59" w:rsidRDefault="007D35CF" w:rsidP="007D35CF">
      <w:pPr>
        <w:rPr>
          <w:del w:id="1216" w:author="Yangcl" w:date="2020-03-25T10:33:00Z"/>
          <w:rFonts w:ascii="Century Schoolbook" w:hAnsi="Century Schoolbook"/>
        </w:rPr>
      </w:pPr>
    </w:p>
    <w:p w:rsidR="007D35CF" w:rsidDel="00374D59" w:rsidRDefault="007D35CF" w:rsidP="007D35CF">
      <w:pPr>
        <w:rPr>
          <w:del w:id="1217" w:author="Yangcl" w:date="2020-03-25T10:33:00Z"/>
          <w:rFonts w:ascii="Century Schoolbook" w:hAnsi="Century Schoolbook"/>
        </w:rPr>
      </w:pPr>
    </w:p>
    <w:p w:rsidR="007D35CF" w:rsidDel="00374D59" w:rsidRDefault="007D35CF" w:rsidP="007D35CF">
      <w:pPr>
        <w:rPr>
          <w:del w:id="1218" w:author="Yangcl" w:date="2020-03-25T10:33:00Z"/>
          <w:rFonts w:ascii="Century Schoolbook" w:hAnsi="Century Schoolbook"/>
        </w:rPr>
      </w:pPr>
    </w:p>
    <w:p w:rsidR="007D35CF" w:rsidDel="00374D59" w:rsidRDefault="007D35CF" w:rsidP="007D35CF">
      <w:pPr>
        <w:rPr>
          <w:del w:id="1219" w:author="Yangcl" w:date="2020-03-25T10:33:00Z"/>
          <w:rFonts w:ascii="Century Schoolbook" w:hAnsi="Century Schoolbook"/>
        </w:rPr>
      </w:pPr>
    </w:p>
    <w:p w:rsidR="007D35CF" w:rsidDel="00374D59" w:rsidRDefault="007D35CF" w:rsidP="007D35CF">
      <w:pPr>
        <w:rPr>
          <w:del w:id="1220" w:author="Yangcl" w:date="2020-03-25T10:33:00Z"/>
          <w:rFonts w:ascii="Century Schoolbook" w:hAnsi="Century Schoolbook"/>
        </w:rPr>
      </w:pPr>
    </w:p>
    <w:p w:rsidR="007D35CF" w:rsidDel="00374D59" w:rsidRDefault="007D35CF" w:rsidP="007D35CF">
      <w:pPr>
        <w:rPr>
          <w:del w:id="1221" w:author="Yangcl" w:date="2020-03-25T10:33:00Z"/>
          <w:rFonts w:ascii="Century Schoolbook" w:hAnsi="Century Schoolbook"/>
        </w:rPr>
      </w:pPr>
    </w:p>
    <w:p w:rsidR="007D35CF" w:rsidDel="00374D59" w:rsidRDefault="007D35CF" w:rsidP="007D35CF">
      <w:pPr>
        <w:rPr>
          <w:del w:id="1222" w:author="Yangcl" w:date="2020-03-25T10:33:00Z"/>
          <w:rFonts w:ascii="Century Schoolbook" w:hAnsi="Century Schoolbook"/>
        </w:rPr>
      </w:pPr>
    </w:p>
    <w:p w:rsidR="007D35CF" w:rsidDel="00374D59" w:rsidRDefault="007D35CF" w:rsidP="007D35CF">
      <w:pPr>
        <w:rPr>
          <w:del w:id="1223" w:author="Yangcl" w:date="2020-03-25T10:33:00Z"/>
          <w:rFonts w:ascii="Century Schoolbook" w:hAnsi="Century Schoolbook"/>
        </w:rPr>
      </w:pPr>
    </w:p>
    <w:p w:rsidR="007D35CF" w:rsidDel="00374D59" w:rsidRDefault="007D35CF" w:rsidP="007D35CF">
      <w:pPr>
        <w:rPr>
          <w:del w:id="1224" w:author="Yangcl" w:date="2020-03-25T10:33:00Z"/>
          <w:rFonts w:ascii="Century Schoolbook" w:hAnsi="Century Schoolbook"/>
        </w:rPr>
      </w:pPr>
    </w:p>
    <w:p w:rsidR="007D35CF" w:rsidDel="00374D59" w:rsidRDefault="007D35CF" w:rsidP="007D35CF">
      <w:pPr>
        <w:rPr>
          <w:del w:id="1225" w:author="Yangcl" w:date="2020-03-25T10:33:00Z"/>
          <w:rFonts w:ascii="Century Schoolbook" w:hAnsi="Century Schoolbook"/>
        </w:rPr>
      </w:pPr>
    </w:p>
    <w:p w:rsidR="007D35CF" w:rsidDel="00374D59" w:rsidRDefault="007D35CF" w:rsidP="007D35CF">
      <w:pPr>
        <w:rPr>
          <w:del w:id="1226" w:author="Yangcl" w:date="2020-03-25T10:33:00Z"/>
          <w:rFonts w:ascii="Century Schoolbook" w:hAnsi="Century Schoolbook"/>
        </w:rPr>
      </w:pPr>
    </w:p>
    <w:p w:rsidR="007D35CF" w:rsidDel="00374D59" w:rsidRDefault="007D35CF" w:rsidP="007D35CF">
      <w:pPr>
        <w:rPr>
          <w:del w:id="1227" w:author="Yangcl" w:date="2020-03-25T10:33:00Z"/>
          <w:rFonts w:ascii="Century Schoolbook" w:hAnsi="Century Schoolbook"/>
        </w:rPr>
      </w:pPr>
    </w:p>
    <w:p w:rsidR="007D35CF" w:rsidDel="00374D59" w:rsidRDefault="007D35CF" w:rsidP="007D35CF">
      <w:pPr>
        <w:rPr>
          <w:del w:id="1228" w:author="Yangcl" w:date="2020-03-25T10:33:00Z"/>
          <w:rFonts w:ascii="Century Schoolbook" w:hAnsi="Century Schoolbook"/>
        </w:rPr>
      </w:pPr>
    </w:p>
    <w:p w:rsidR="007D35CF" w:rsidDel="00374D59" w:rsidRDefault="007D35CF" w:rsidP="007D35CF">
      <w:pPr>
        <w:rPr>
          <w:del w:id="1229" w:author="Yangcl" w:date="2020-03-25T10:33:00Z"/>
          <w:rFonts w:ascii="Century Schoolbook" w:hAnsi="Century Schoolbook"/>
        </w:rPr>
      </w:pPr>
    </w:p>
    <w:p w:rsidR="007D35CF" w:rsidDel="00374D59" w:rsidRDefault="007D35CF" w:rsidP="007D35CF">
      <w:pPr>
        <w:rPr>
          <w:del w:id="1230" w:author="Yangcl" w:date="2020-03-25T10:33:00Z"/>
          <w:rFonts w:ascii="Century Schoolbook" w:hAnsi="Century Schoolbook"/>
        </w:rPr>
      </w:pPr>
    </w:p>
    <w:p w:rsidR="007D35CF" w:rsidDel="00374D59" w:rsidRDefault="007D35CF" w:rsidP="007D35CF">
      <w:pPr>
        <w:rPr>
          <w:del w:id="1231" w:author="Yangcl" w:date="2020-03-25T10:33:00Z"/>
          <w:rFonts w:ascii="Century Schoolbook" w:hAnsi="Century Schoolbook"/>
        </w:rPr>
      </w:pPr>
    </w:p>
    <w:p w:rsidR="007D35CF" w:rsidDel="00374D59" w:rsidRDefault="007D35CF" w:rsidP="007D35CF">
      <w:pPr>
        <w:rPr>
          <w:del w:id="1232" w:author="Yangcl" w:date="2020-03-25T10:33:00Z"/>
          <w:rFonts w:ascii="Century Schoolbook" w:hAnsi="Century Schoolbook"/>
        </w:rPr>
      </w:pPr>
    </w:p>
    <w:p w:rsidR="007D35CF" w:rsidDel="00374D59" w:rsidRDefault="007D35CF" w:rsidP="007D35CF">
      <w:pPr>
        <w:rPr>
          <w:del w:id="1233" w:author="Yangcl" w:date="2020-03-25T10:33:00Z"/>
          <w:rFonts w:ascii="Century Schoolbook" w:hAnsi="Century Schoolbook"/>
        </w:rPr>
      </w:pPr>
    </w:p>
    <w:p w:rsidR="007D35CF" w:rsidDel="00374D59" w:rsidRDefault="007D35CF" w:rsidP="007D35CF">
      <w:pPr>
        <w:rPr>
          <w:del w:id="1234" w:author="Yangcl" w:date="2020-03-25T10:33:00Z"/>
          <w:rFonts w:ascii="Century Schoolbook" w:hAnsi="Century Schoolbook"/>
        </w:rPr>
      </w:pPr>
    </w:p>
    <w:p w:rsidR="007D35CF" w:rsidDel="00374D59" w:rsidRDefault="007D35CF" w:rsidP="007D35CF">
      <w:pPr>
        <w:rPr>
          <w:del w:id="1235" w:author="Yangcl" w:date="2020-03-25T10:33:00Z"/>
          <w:rFonts w:ascii="Century Schoolbook" w:hAnsi="Century Schoolbook"/>
        </w:rPr>
      </w:pPr>
    </w:p>
    <w:p w:rsidR="007D35CF" w:rsidDel="00374D59" w:rsidRDefault="007D35CF" w:rsidP="007D35CF">
      <w:pPr>
        <w:rPr>
          <w:del w:id="1236" w:author="Yangcl" w:date="2020-03-25T10:33:00Z"/>
          <w:rFonts w:ascii="Century Schoolbook" w:hAnsi="Century Schoolbook"/>
        </w:rPr>
      </w:pPr>
    </w:p>
    <w:p w:rsidR="007D35CF" w:rsidDel="00374D59" w:rsidRDefault="007D35CF" w:rsidP="007D35CF">
      <w:pPr>
        <w:rPr>
          <w:del w:id="1237" w:author="Yangcl" w:date="2020-03-25T10:33:00Z"/>
          <w:rFonts w:ascii="Century Schoolbook" w:hAnsi="Century Schoolbook"/>
        </w:rPr>
      </w:pPr>
    </w:p>
    <w:p w:rsidR="007D35CF" w:rsidDel="00374D59" w:rsidRDefault="007D35CF" w:rsidP="007D35CF">
      <w:pPr>
        <w:rPr>
          <w:del w:id="1238" w:author="Yangcl" w:date="2020-03-25T10:33:00Z"/>
          <w:rFonts w:ascii="Century Schoolbook" w:hAnsi="Century Schoolbook"/>
        </w:rPr>
      </w:pPr>
    </w:p>
    <w:p w:rsidR="007D35CF" w:rsidDel="00374D59" w:rsidRDefault="007D35CF" w:rsidP="007D35CF">
      <w:pPr>
        <w:rPr>
          <w:del w:id="1239" w:author="Yangcl" w:date="2020-03-25T10:33:00Z"/>
          <w:rFonts w:ascii="Century Schoolbook" w:hAnsi="Century Schoolbook"/>
        </w:rPr>
      </w:pPr>
    </w:p>
    <w:p w:rsidR="007D35CF" w:rsidDel="00374D59" w:rsidRDefault="007D35CF" w:rsidP="007D35CF">
      <w:pPr>
        <w:rPr>
          <w:del w:id="1240" w:author="Yangcl" w:date="2020-03-25T10:33:00Z"/>
          <w:rFonts w:ascii="Century Schoolbook" w:hAnsi="Century Schoolbook"/>
        </w:rPr>
      </w:pPr>
    </w:p>
    <w:p w:rsidR="007D35CF" w:rsidDel="00374D59" w:rsidRDefault="007D35CF" w:rsidP="007D35CF">
      <w:pPr>
        <w:rPr>
          <w:del w:id="1241" w:author="Yangcl" w:date="2020-03-25T10:33:00Z"/>
          <w:rFonts w:ascii="Century Schoolbook" w:hAnsi="Century Schoolbook"/>
        </w:rPr>
      </w:pPr>
    </w:p>
    <w:p w:rsidR="007D35CF" w:rsidDel="00374D59" w:rsidRDefault="007D35CF" w:rsidP="007D35CF">
      <w:pPr>
        <w:rPr>
          <w:del w:id="1242" w:author="Yangcl" w:date="2020-03-25T10:33:00Z"/>
          <w:rFonts w:ascii="Century Schoolbook" w:hAnsi="Century Schoolbook"/>
        </w:rPr>
      </w:pPr>
    </w:p>
    <w:p w:rsidR="007D35CF" w:rsidDel="00374D59" w:rsidRDefault="007D35CF" w:rsidP="007D35CF">
      <w:pPr>
        <w:rPr>
          <w:del w:id="1243" w:author="Yangcl" w:date="2020-03-25T10:33:00Z"/>
          <w:rFonts w:ascii="Century Schoolbook" w:hAnsi="Century Schoolbook"/>
        </w:rPr>
      </w:pPr>
    </w:p>
    <w:p w:rsidR="007D35CF" w:rsidDel="00374D59" w:rsidRDefault="007D35CF" w:rsidP="007D35CF">
      <w:pPr>
        <w:rPr>
          <w:del w:id="1244" w:author="Yangcl" w:date="2020-03-25T10:33:00Z"/>
          <w:rFonts w:ascii="Century Schoolbook" w:hAnsi="Century Schoolbook"/>
        </w:rPr>
      </w:pPr>
    </w:p>
    <w:p w:rsidR="007D35CF" w:rsidDel="00374D59" w:rsidRDefault="007D35CF" w:rsidP="007D35CF">
      <w:pPr>
        <w:rPr>
          <w:del w:id="1245" w:author="Yangcl" w:date="2020-03-25T10:33:00Z"/>
          <w:rFonts w:ascii="Century Schoolbook" w:hAnsi="Century Schoolbook"/>
        </w:rPr>
      </w:pPr>
    </w:p>
    <w:p w:rsidR="007D35CF" w:rsidDel="00374D59" w:rsidRDefault="007D35CF" w:rsidP="007D35CF">
      <w:pPr>
        <w:rPr>
          <w:del w:id="1246" w:author="Yangcl" w:date="2020-03-25T10:33:00Z"/>
          <w:rFonts w:ascii="Century Schoolbook" w:hAnsi="Century Schoolbook"/>
        </w:rPr>
      </w:pPr>
    </w:p>
    <w:p w:rsidR="007D35CF" w:rsidDel="00374D59" w:rsidRDefault="007D35CF" w:rsidP="007D35CF">
      <w:pPr>
        <w:rPr>
          <w:del w:id="1247" w:author="Yangcl" w:date="2020-03-25T10:33:00Z"/>
          <w:rFonts w:ascii="Century Schoolbook" w:hAnsi="Century Schoolbook"/>
        </w:rPr>
      </w:pPr>
    </w:p>
    <w:p w:rsidR="007D35CF" w:rsidDel="00374D59" w:rsidRDefault="007D35CF" w:rsidP="007D35CF">
      <w:pPr>
        <w:rPr>
          <w:del w:id="1248" w:author="Yangcl" w:date="2020-03-25T10:33:00Z"/>
          <w:rFonts w:ascii="Century Schoolbook" w:hAnsi="Century Schoolbook"/>
        </w:rPr>
      </w:pPr>
    </w:p>
    <w:p w:rsidR="007D35CF" w:rsidDel="00374D59" w:rsidRDefault="007D35CF" w:rsidP="007D35CF">
      <w:pPr>
        <w:rPr>
          <w:del w:id="1249" w:author="Yangcl" w:date="2020-03-25T10:33:00Z"/>
          <w:rFonts w:ascii="Century Schoolbook" w:hAnsi="Century Schoolbook"/>
        </w:rPr>
      </w:pPr>
    </w:p>
    <w:p w:rsidR="007D35CF" w:rsidDel="00374D59" w:rsidRDefault="007D35CF" w:rsidP="007D35CF">
      <w:pPr>
        <w:rPr>
          <w:del w:id="1250" w:author="Yangcl" w:date="2020-03-25T10:33:00Z"/>
          <w:rFonts w:ascii="Century Schoolbook" w:hAnsi="Century Schoolbook"/>
        </w:rPr>
      </w:pPr>
    </w:p>
    <w:p w:rsidR="007D35CF" w:rsidDel="00374D59" w:rsidRDefault="007D35CF" w:rsidP="007D35CF">
      <w:pPr>
        <w:rPr>
          <w:del w:id="1251" w:author="Yangcl" w:date="2020-03-25T10:33:00Z"/>
          <w:rFonts w:ascii="Century Schoolbook" w:hAnsi="Century Schoolbook"/>
        </w:rPr>
      </w:pPr>
    </w:p>
    <w:p w:rsidR="007D35CF" w:rsidDel="00374D59" w:rsidRDefault="007D35CF" w:rsidP="007D35CF">
      <w:pPr>
        <w:rPr>
          <w:del w:id="1252" w:author="Yangcl" w:date="2020-03-25T10:33:00Z"/>
          <w:rFonts w:ascii="Century Schoolbook" w:hAnsi="Century Schoolbook"/>
        </w:rPr>
      </w:pPr>
    </w:p>
    <w:p w:rsidR="007D35CF" w:rsidDel="00374D59" w:rsidRDefault="007D35CF" w:rsidP="007D35CF">
      <w:pPr>
        <w:rPr>
          <w:del w:id="1253" w:author="Yangcl" w:date="2020-03-25T10:33:00Z"/>
          <w:rFonts w:ascii="Century Schoolbook" w:hAnsi="Century Schoolbook"/>
        </w:rPr>
      </w:pPr>
    </w:p>
    <w:p w:rsidR="007D35CF" w:rsidDel="00374D59" w:rsidRDefault="007D35CF" w:rsidP="007D35CF">
      <w:pPr>
        <w:rPr>
          <w:del w:id="1254" w:author="Yangcl" w:date="2020-03-25T10:33:00Z"/>
          <w:rFonts w:ascii="Century Schoolbook" w:hAnsi="Century Schoolbook"/>
        </w:rPr>
      </w:pPr>
    </w:p>
    <w:p w:rsidR="007D35CF" w:rsidDel="00374D59" w:rsidRDefault="007D35CF" w:rsidP="007D35CF">
      <w:pPr>
        <w:rPr>
          <w:del w:id="1255" w:author="Yangcl" w:date="2020-03-25T10:33:00Z"/>
          <w:rFonts w:ascii="Century Schoolbook" w:hAnsi="Century Schoolbook"/>
        </w:rPr>
      </w:pPr>
    </w:p>
    <w:p w:rsidR="007D35CF" w:rsidDel="00374D59" w:rsidRDefault="007D35CF" w:rsidP="007D35CF">
      <w:pPr>
        <w:rPr>
          <w:del w:id="1256" w:author="Yangcl" w:date="2020-03-25T10:33:00Z"/>
          <w:rFonts w:ascii="Century Schoolbook" w:hAnsi="Century Schoolbook"/>
        </w:rPr>
      </w:pPr>
    </w:p>
    <w:p w:rsidR="007D35CF" w:rsidDel="00374D59" w:rsidRDefault="007D35CF" w:rsidP="007D35CF">
      <w:pPr>
        <w:rPr>
          <w:del w:id="1257" w:author="Yangcl" w:date="2020-03-25T10:33:00Z"/>
          <w:rFonts w:ascii="Century Schoolbook" w:hAnsi="Century Schoolbook"/>
        </w:rPr>
      </w:pPr>
    </w:p>
    <w:p w:rsidR="007D35CF" w:rsidDel="00374D59" w:rsidRDefault="007D35CF" w:rsidP="007D35CF">
      <w:pPr>
        <w:rPr>
          <w:del w:id="1258" w:author="Yangcl" w:date="2020-03-25T10:33:00Z"/>
          <w:rFonts w:ascii="Century Schoolbook" w:hAnsi="Century Schoolbook"/>
        </w:rPr>
      </w:pPr>
    </w:p>
    <w:p w:rsidR="007D35CF" w:rsidDel="00374D59" w:rsidRDefault="007D35CF" w:rsidP="007D35CF">
      <w:pPr>
        <w:rPr>
          <w:del w:id="1259" w:author="Yangcl" w:date="2020-03-25T10:33:00Z"/>
          <w:rFonts w:ascii="Century Schoolbook" w:hAnsi="Century Schoolbook"/>
        </w:rPr>
      </w:pPr>
    </w:p>
    <w:p w:rsidR="007D35CF" w:rsidDel="00374D59" w:rsidRDefault="007D35CF" w:rsidP="007D35CF">
      <w:pPr>
        <w:rPr>
          <w:del w:id="1260" w:author="Yangcl" w:date="2020-03-25T10:33:00Z"/>
          <w:rFonts w:ascii="Century Schoolbook" w:hAnsi="Century Schoolbook"/>
        </w:rPr>
      </w:pPr>
    </w:p>
    <w:p w:rsidR="007D35CF" w:rsidDel="00374D59" w:rsidRDefault="007D35CF" w:rsidP="007D35CF">
      <w:pPr>
        <w:rPr>
          <w:del w:id="1261" w:author="Yangcl" w:date="2020-03-25T10:33:00Z"/>
          <w:rFonts w:ascii="Century Schoolbook" w:hAnsi="Century Schoolbook"/>
        </w:rPr>
      </w:pPr>
    </w:p>
    <w:p w:rsidR="007D35CF" w:rsidDel="00374D59" w:rsidRDefault="007D35CF" w:rsidP="007D35CF">
      <w:pPr>
        <w:rPr>
          <w:del w:id="1262" w:author="Yangcl" w:date="2020-03-25T10:33:00Z"/>
          <w:rFonts w:ascii="Century Schoolbook" w:hAnsi="Century Schoolbook"/>
        </w:rPr>
      </w:pPr>
    </w:p>
    <w:p w:rsidR="007D35CF" w:rsidDel="00374D59" w:rsidRDefault="007D35CF" w:rsidP="007D35CF">
      <w:pPr>
        <w:rPr>
          <w:del w:id="1263" w:author="Yangcl" w:date="2020-03-25T10:33:00Z"/>
          <w:rFonts w:ascii="Century Schoolbook" w:hAnsi="Century Schoolbook"/>
        </w:rPr>
      </w:pPr>
    </w:p>
    <w:p w:rsidR="007D35CF" w:rsidDel="00374D59" w:rsidRDefault="007D35CF" w:rsidP="007D35CF">
      <w:pPr>
        <w:rPr>
          <w:del w:id="1264" w:author="Yangcl" w:date="2020-03-25T10:33:00Z"/>
          <w:rFonts w:ascii="Century Schoolbook" w:hAnsi="Century Schoolbook"/>
        </w:rPr>
      </w:pPr>
    </w:p>
    <w:p w:rsidR="007D35CF" w:rsidDel="00374D59" w:rsidRDefault="007D35CF" w:rsidP="007D35CF">
      <w:pPr>
        <w:rPr>
          <w:del w:id="1265" w:author="Yangcl" w:date="2020-03-25T10:33:00Z"/>
          <w:rFonts w:ascii="Century Schoolbook" w:hAnsi="Century Schoolbook"/>
        </w:rPr>
      </w:pPr>
    </w:p>
    <w:p w:rsidR="007D35CF" w:rsidDel="00374D59" w:rsidRDefault="007D35CF" w:rsidP="007D35CF">
      <w:pPr>
        <w:rPr>
          <w:del w:id="1266" w:author="Yangcl" w:date="2020-03-25T10:33:00Z"/>
          <w:rFonts w:ascii="Century Schoolbook" w:hAnsi="Century Schoolbook"/>
        </w:rPr>
      </w:pPr>
    </w:p>
    <w:p w:rsidR="007D35CF" w:rsidDel="00374D59" w:rsidRDefault="007D35CF" w:rsidP="007D35CF">
      <w:pPr>
        <w:rPr>
          <w:del w:id="1267" w:author="Yangcl" w:date="2020-03-25T10:33:00Z"/>
          <w:rFonts w:ascii="Century Schoolbook" w:hAnsi="Century Schoolbook"/>
        </w:rPr>
      </w:pPr>
    </w:p>
    <w:p w:rsidR="007D35CF" w:rsidDel="00374D59" w:rsidRDefault="007D35CF" w:rsidP="007D35CF">
      <w:pPr>
        <w:rPr>
          <w:del w:id="1268" w:author="Yangcl" w:date="2020-03-25T10:33:00Z"/>
          <w:rFonts w:ascii="Century Schoolbook" w:hAnsi="Century Schoolbook"/>
        </w:rPr>
      </w:pPr>
    </w:p>
    <w:p w:rsidR="007D35CF" w:rsidDel="00374D59" w:rsidRDefault="007D35CF" w:rsidP="007D35CF">
      <w:pPr>
        <w:rPr>
          <w:del w:id="1269" w:author="Yangcl" w:date="2020-03-25T10:33:00Z"/>
          <w:rFonts w:ascii="Century Schoolbook" w:hAnsi="Century Schoolbook"/>
        </w:rPr>
      </w:pPr>
    </w:p>
    <w:p w:rsidR="007D35CF" w:rsidDel="00374D59" w:rsidRDefault="007D35CF" w:rsidP="007D35CF">
      <w:pPr>
        <w:rPr>
          <w:del w:id="1270" w:author="Yangcl" w:date="2020-03-25T10:33:00Z"/>
          <w:rFonts w:ascii="Century Schoolbook" w:hAnsi="Century Schoolbook"/>
        </w:rPr>
      </w:pPr>
    </w:p>
    <w:p w:rsidR="007D35CF" w:rsidDel="00374D59" w:rsidRDefault="007D35CF" w:rsidP="007D35CF">
      <w:pPr>
        <w:rPr>
          <w:del w:id="1271" w:author="Yangcl" w:date="2020-03-25T10:33:00Z"/>
          <w:rFonts w:ascii="Century Schoolbook" w:hAnsi="Century Schoolbook"/>
        </w:rPr>
      </w:pPr>
    </w:p>
    <w:p w:rsidR="007D35CF" w:rsidDel="00374D59" w:rsidRDefault="007D35CF" w:rsidP="007D35CF">
      <w:pPr>
        <w:rPr>
          <w:del w:id="1272" w:author="Yangcl" w:date="2020-03-25T10:33:00Z"/>
          <w:rFonts w:ascii="Century Schoolbook" w:hAnsi="Century Schoolbook"/>
        </w:rPr>
      </w:pPr>
    </w:p>
    <w:p w:rsidR="007D35CF" w:rsidDel="00374D59" w:rsidRDefault="007D35CF" w:rsidP="007D35CF">
      <w:pPr>
        <w:rPr>
          <w:del w:id="1273" w:author="Yangcl" w:date="2020-03-25T10:33:00Z"/>
          <w:rFonts w:ascii="Century Schoolbook" w:hAnsi="Century Schoolbook"/>
        </w:rPr>
      </w:pPr>
    </w:p>
    <w:p w:rsidR="007D35CF" w:rsidDel="00374D59" w:rsidRDefault="007D35CF" w:rsidP="007D35CF">
      <w:pPr>
        <w:rPr>
          <w:del w:id="1274" w:author="Yangcl" w:date="2020-03-25T10:33:00Z"/>
          <w:rFonts w:ascii="Century Schoolbook" w:hAnsi="Century Schoolbook"/>
        </w:rPr>
      </w:pPr>
    </w:p>
    <w:p w:rsidR="007D35CF" w:rsidDel="00374D59" w:rsidRDefault="007D35CF" w:rsidP="007D35CF">
      <w:pPr>
        <w:rPr>
          <w:del w:id="1275" w:author="Yangcl" w:date="2020-03-25T10:33:00Z"/>
          <w:rFonts w:ascii="Century Schoolbook" w:hAnsi="Century Schoolbook"/>
        </w:rPr>
      </w:pPr>
    </w:p>
    <w:p w:rsidR="007D35CF" w:rsidDel="00374D59" w:rsidRDefault="007D35CF" w:rsidP="007D35CF">
      <w:pPr>
        <w:rPr>
          <w:del w:id="1276" w:author="Yangcl" w:date="2020-03-25T10:33:00Z"/>
          <w:rFonts w:ascii="Century Schoolbook" w:hAnsi="Century Schoolbook"/>
        </w:rPr>
      </w:pPr>
    </w:p>
    <w:p w:rsidR="007D35CF" w:rsidDel="00374D59" w:rsidRDefault="007D35CF" w:rsidP="007D35CF">
      <w:pPr>
        <w:rPr>
          <w:del w:id="1277" w:author="Yangcl" w:date="2020-03-25T10:33:00Z"/>
          <w:rFonts w:ascii="Century Schoolbook" w:hAnsi="Century Schoolbook"/>
        </w:rPr>
      </w:pPr>
    </w:p>
    <w:p w:rsidR="007D35CF" w:rsidDel="00374D59" w:rsidRDefault="007D35CF" w:rsidP="007D35CF">
      <w:pPr>
        <w:rPr>
          <w:del w:id="1278" w:author="Yangcl" w:date="2020-03-25T10:33:00Z"/>
          <w:rFonts w:ascii="Century Schoolbook" w:hAnsi="Century Schoolbook"/>
        </w:rPr>
      </w:pPr>
    </w:p>
    <w:p w:rsidR="007D35CF" w:rsidDel="00374D59" w:rsidRDefault="007D35CF" w:rsidP="007D35CF">
      <w:pPr>
        <w:rPr>
          <w:del w:id="1279" w:author="Yangcl" w:date="2020-03-25T10:33:00Z"/>
          <w:rFonts w:ascii="Century Schoolbook" w:hAnsi="Century Schoolbook"/>
        </w:rPr>
      </w:pPr>
    </w:p>
    <w:p w:rsidR="007D35CF" w:rsidDel="00374D59" w:rsidRDefault="007D35CF" w:rsidP="007D35CF">
      <w:pPr>
        <w:rPr>
          <w:del w:id="1280" w:author="Yangcl" w:date="2020-03-25T10:33:00Z"/>
          <w:rFonts w:ascii="Century Schoolbook" w:hAnsi="Century Schoolbook"/>
        </w:rPr>
      </w:pPr>
    </w:p>
    <w:p w:rsidR="007D35CF" w:rsidDel="00374D59" w:rsidRDefault="007D35CF" w:rsidP="007D35CF">
      <w:pPr>
        <w:rPr>
          <w:del w:id="1281" w:author="Yangcl" w:date="2020-03-25T10:33:00Z"/>
          <w:rFonts w:ascii="Century Schoolbook" w:hAnsi="Century Schoolbook"/>
        </w:rPr>
      </w:pPr>
    </w:p>
    <w:p w:rsidR="007D35CF" w:rsidDel="00374D59" w:rsidRDefault="007D35CF" w:rsidP="007D35CF">
      <w:pPr>
        <w:rPr>
          <w:del w:id="1282" w:author="Yangcl" w:date="2020-03-25T10:33:00Z"/>
          <w:rFonts w:ascii="Century Schoolbook" w:hAnsi="Century Schoolbook"/>
        </w:rPr>
      </w:pPr>
    </w:p>
    <w:p w:rsidR="007D35CF" w:rsidDel="00374D59" w:rsidRDefault="007D35CF" w:rsidP="007D35CF">
      <w:pPr>
        <w:rPr>
          <w:del w:id="1283" w:author="Yangcl" w:date="2020-03-25T10:33:00Z"/>
          <w:rFonts w:ascii="Century Schoolbook" w:hAnsi="Century Schoolbook"/>
        </w:rPr>
      </w:pPr>
    </w:p>
    <w:p w:rsidR="007D35CF" w:rsidDel="00374D59" w:rsidRDefault="007D35CF" w:rsidP="007D35CF">
      <w:pPr>
        <w:rPr>
          <w:del w:id="1284" w:author="Yangcl" w:date="2020-03-25T10:33:00Z"/>
          <w:rFonts w:ascii="Century Schoolbook" w:hAnsi="Century Schoolbook"/>
        </w:rPr>
      </w:pPr>
    </w:p>
    <w:p w:rsidR="007D35CF" w:rsidDel="00374D59" w:rsidRDefault="007D35CF" w:rsidP="007D35CF">
      <w:pPr>
        <w:rPr>
          <w:del w:id="1285" w:author="Yangcl" w:date="2020-03-25T10:33:00Z"/>
          <w:rFonts w:ascii="Century Schoolbook" w:hAnsi="Century Schoolbook"/>
        </w:rPr>
      </w:pPr>
    </w:p>
    <w:p w:rsidR="007D35CF" w:rsidDel="00374D59" w:rsidRDefault="007D35CF" w:rsidP="007D35CF">
      <w:pPr>
        <w:rPr>
          <w:del w:id="1286" w:author="Yangcl" w:date="2020-03-25T10:33:00Z"/>
          <w:rFonts w:ascii="Century Schoolbook" w:hAnsi="Century Schoolbook"/>
        </w:rPr>
      </w:pPr>
    </w:p>
    <w:p w:rsidR="007D35CF" w:rsidDel="00374D59" w:rsidRDefault="007D35CF" w:rsidP="007D35CF">
      <w:pPr>
        <w:rPr>
          <w:del w:id="1287" w:author="Yangcl" w:date="2020-03-25T10:33:00Z"/>
          <w:rFonts w:ascii="Century Schoolbook" w:hAnsi="Century Schoolbook"/>
        </w:rPr>
      </w:pPr>
    </w:p>
    <w:p w:rsidR="007D35CF" w:rsidDel="00374D59" w:rsidRDefault="007D35CF" w:rsidP="007D35CF">
      <w:pPr>
        <w:rPr>
          <w:del w:id="1288" w:author="Yangcl" w:date="2020-03-25T10:33:00Z"/>
          <w:rFonts w:ascii="Century Schoolbook" w:hAnsi="Century Schoolbook"/>
        </w:rPr>
      </w:pPr>
    </w:p>
    <w:p w:rsidR="007D35CF" w:rsidDel="00374D59" w:rsidRDefault="007D35CF" w:rsidP="007D35CF">
      <w:pPr>
        <w:rPr>
          <w:del w:id="1289" w:author="Yangcl" w:date="2020-03-25T10:33:00Z"/>
          <w:rFonts w:ascii="Century Schoolbook" w:hAnsi="Century Schoolbook"/>
        </w:rPr>
      </w:pPr>
    </w:p>
    <w:p w:rsidR="007D35CF" w:rsidDel="00374D59" w:rsidRDefault="007D35CF" w:rsidP="007D35CF">
      <w:pPr>
        <w:rPr>
          <w:del w:id="1290" w:author="Yangcl" w:date="2020-03-25T10:33:00Z"/>
          <w:rFonts w:ascii="Century Schoolbook" w:hAnsi="Century Schoolbook"/>
        </w:rPr>
      </w:pPr>
    </w:p>
    <w:p w:rsidR="007D35CF" w:rsidDel="00374D59" w:rsidRDefault="007D35CF" w:rsidP="007D35CF">
      <w:pPr>
        <w:rPr>
          <w:del w:id="1291" w:author="Yangcl" w:date="2020-03-25T10:33:00Z"/>
          <w:rFonts w:ascii="Century Schoolbook" w:hAnsi="Century Schoolbook"/>
        </w:rPr>
      </w:pPr>
    </w:p>
    <w:p w:rsidR="007D35CF" w:rsidDel="00374D59" w:rsidRDefault="007D35CF" w:rsidP="007D35CF">
      <w:pPr>
        <w:rPr>
          <w:del w:id="1292" w:author="Yangcl" w:date="2020-03-25T10:33:00Z"/>
          <w:rFonts w:ascii="Century Schoolbook" w:hAnsi="Century Schoolbook"/>
        </w:rPr>
      </w:pPr>
    </w:p>
    <w:p w:rsidR="007D35CF" w:rsidDel="00374D59" w:rsidRDefault="007D35CF" w:rsidP="007D35CF">
      <w:pPr>
        <w:rPr>
          <w:del w:id="1293" w:author="Yangcl" w:date="2020-03-25T10:33:00Z"/>
          <w:rFonts w:ascii="Century Schoolbook" w:hAnsi="Century Schoolbook"/>
        </w:rPr>
      </w:pPr>
    </w:p>
    <w:p w:rsidR="007D35CF" w:rsidDel="00374D59" w:rsidRDefault="007D35CF" w:rsidP="007D35CF">
      <w:pPr>
        <w:rPr>
          <w:del w:id="1294" w:author="Yangcl" w:date="2020-03-25T10:33:00Z"/>
          <w:rFonts w:ascii="Century Schoolbook" w:hAnsi="Century Schoolbook"/>
        </w:rPr>
      </w:pPr>
    </w:p>
    <w:p w:rsidR="007D35CF" w:rsidDel="00374D59" w:rsidRDefault="007D35CF" w:rsidP="007D35CF">
      <w:pPr>
        <w:rPr>
          <w:del w:id="1295" w:author="Yangcl" w:date="2020-03-25T10:33:00Z"/>
          <w:rFonts w:ascii="Century Schoolbook" w:hAnsi="Century Schoolbook"/>
        </w:rPr>
      </w:pPr>
    </w:p>
    <w:p w:rsidR="007D35CF" w:rsidDel="00374D59" w:rsidRDefault="007D35CF" w:rsidP="007D35CF">
      <w:pPr>
        <w:rPr>
          <w:del w:id="1296" w:author="Yangcl" w:date="2020-03-25T10:33:00Z"/>
          <w:rFonts w:ascii="Century Schoolbook" w:hAnsi="Century Schoolbook"/>
        </w:rPr>
      </w:pPr>
    </w:p>
    <w:p w:rsidR="007D35CF" w:rsidDel="00374D59" w:rsidRDefault="007D35CF" w:rsidP="007D35CF">
      <w:pPr>
        <w:rPr>
          <w:del w:id="1297" w:author="Yangcl" w:date="2020-03-25T10:33:00Z"/>
          <w:rFonts w:ascii="Century Schoolbook" w:hAnsi="Century Schoolbook"/>
        </w:rPr>
      </w:pPr>
    </w:p>
    <w:p w:rsidR="007D35CF" w:rsidDel="00374D59" w:rsidRDefault="007D35CF" w:rsidP="007D35CF">
      <w:pPr>
        <w:rPr>
          <w:del w:id="1298" w:author="Yangcl" w:date="2020-03-25T10:33:00Z"/>
          <w:rFonts w:ascii="Century Schoolbook" w:hAnsi="Century Schoolbook"/>
        </w:rPr>
      </w:pPr>
    </w:p>
    <w:p w:rsidR="007D35CF" w:rsidDel="00374D59" w:rsidRDefault="007D35CF" w:rsidP="007D35CF">
      <w:pPr>
        <w:rPr>
          <w:del w:id="1299" w:author="Yangcl" w:date="2020-03-25T10:33:00Z"/>
          <w:rFonts w:ascii="Century Schoolbook" w:hAnsi="Century Schoolbook"/>
        </w:rPr>
      </w:pPr>
    </w:p>
    <w:p w:rsidR="007D35CF" w:rsidDel="00374D59" w:rsidRDefault="007D35CF" w:rsidP="007D35CF">
      <w:pPr>
        <w:rPr>
          <w:del w:id="1300" w:author="Yangcl" w:date="2020-03-25T10:33:00Z"/>
          <w:rFonts w:ascii="Century Schoolbook" w:hAnsi="Century Schoolbook"/>
        </w:rPr>
      </w:pPr>
    </w:p>
    <w:p w:rsidR="007D35CF" w:rsidDel="00374D59" w:rsidRDefault="007D35CF" w:rsidP="007D35CF">
      <w:pPr>
        <w:rPr>
          <w:del w:id="1301" w:author="Yangcl" w:date="2020-03-25T10:33:00Z"/>
          <w:rFonts w:ascii="Century Schoolbook" w:hAnsi="Century Schoolbook"/>
        </w:rPr>
      </w:pPr>
    </w:p>
    <w:p w:rsidR="007D35CF" w:rsidDel="00374D59" w:rsidRDefault="007D35CF" w:rsidP="007D35CF">
      <w:pPr>
        <w:rPr>
          <w:del w:id="1302" w:author="Yangcl" w:date="2020-03-25T10:33:00Z"/>
          <w:rFonts w:ascii="Century Schoolbook" w:hAnsi="Century Schoolbook"/>
        </w:rPr>
      </w:pPr>
    </w:p>
    <w:p w:rsidR="007D35CF" w:rsidDel="00374D59" w:rsidRDefault="007D35CF" w:rsidP="007D35CF">
      <w:pPr>
        <w:rPr>
          <w:del w:id="1303" w:author="Yangcl" w:date="2020-03-25T10:33:00Z"/>
          <w:rFonts w:ascii="Century Schoolbook" w:hAnsi="Century Schoolbook"/>
        </w:rPr>
      </w:pPr>
    </w:p>
    <w:p w:rsidR="007D35CF" w:rsidDel="00374D59" w:rsidRDefault="007D35CF" w:rsidP="007D35CF">
      <w:pPr>
        <w:rPr>
          <w:del w:id="1304" w:author="Yangcl" w:date="2020-03-25T10:33:00Z"/>
          <w:rFonts w:ascii="Century Schoolbook" w:hAnsi="Century Schoolbook"/>
        </w:rPr>
      </w:pPr>
    </w:p>
    <w:p w:rsidR="007D35CF" w:rsidDel="00374D59" w:rsidRDefault="007D35CF" w:rsidP="007D35CF">
      <w:pPr>
        <w:rPr>
          <w:del w:id="1305" w:author="Yangcl" w:date="2020-03-25T10:33:00Z"/>
          <w:rFonts w:ascii="Century Schoolbook" w:hAnsi="Century Schoolbook"/>
        </w:rPr>
      </w:pPr>
    </w:p>
    <w:p w:rsidR="007D35CF" w:rsidDel="00374D59" w:rsidRDefault="007D35CF" w:rsidP="007D35CF">
      <w:pPr>
        <w:rPr>
          <w:del w:id="1306" w:author="Yangcl" w:date="2020-03-25T10:33:00Z"/>
          <w:rFonts w:ascii="Century Schoolbook" w:hAnsi="Century Schoolbook"/>
        </w:rPr>
      </w:pPr>
    </w:p>
    <w:p w:rsidR="007D35CF" w:rsidDel="00374D59" w:rsidRDefault="007D35CF" w:rsidP="007D35CF">
      <w:pPr>
        <w:rPr>
          <w:del w:id="1307" w:author="Yangcl" w:date="2020-03-25T10:33:00Z"/>
          <w:rFonts w:ascii="Century Schoolbook" w:hAnsi="Century Schoolbook"/>
        </w:rPr>
      </w:pPr>
    </w:p>
    <w:p w:rsidR="007D35CF" w:rsidRPr="007C0623" w:rsidDel="00374D59" w:rsidRDefault="007D35CF" w:rsidP="007D35CF">
      <w:pPr>
        <w:rPr>
          <w:del w:id="1308" w:author="Yangcl" w:date="2020-03-25T10:33:00Z"/>
          <w:rFonts w:ascii="Century Schoolbook" w:hAnsi="Century Schoolbook"/>
        </w:rPr>
      </w:pPr>
    </w:p>
    <w:p w:rsidR="007D35CF" w:rsidRPr="00F8697E" w:rsidDel="00374D59" w:rsidRDefault="007D35CF" w:rsidP="007D35CF">
      <w:pPr>
        <w:rPr>
          <w:del w:id="1309" w:author="Yangcl" w:date="2020-03-25T10:33:00Z"/>
          <w:rFonts w:ascii="Century Schoolbook" w:hAnsi="Century Schoolbook"/>
        </w:rPr>
      </w:pPr>
    </w:p>
    <w:p w:rsidR="007D35CF" w:rsidDel="00374D59" w:rsidRDefault="007D35CF" w:rsidP="007D35CF">
      <w:pPr>
        <w:rPr>
          <w:del w:id="1310" w:author="Yangcl" w:date="2020-03-25T10:33:00Z"/>
          <w:rFonts w:ascii="Century Schoolbook" w:hAnsi="Century Schoolbook"/>
        </w:rPr>
      </w:pPr>
    </w:p>
    <w:p w:rsidR="007D35CF" w:rsidDel="00374D59" w:rsidRDefault="007D35CF" w:rsidP="007D35CF">
      <w:pPr>
        <w:rPr>
          <w:del w:id="1311" w:author="Yangcl" w:date="2020-03-25T10:33:00Z"/>
          <w:rFonts w:ascii="Century Schoolbook" w:hAnsi="Century Schoolbook"/>
        </w:rPr>
      </w:pPr>
    </w:p>
    <w:p w:rsidR="007D35CF" w:rsidDel="00374D59" w:rsidRDefault="007D35CF" w:rsidP="007D35CF">
      <w:pPr>
        <w:rPr>
          <w:del w:id="1312" w:author="Yangcl" w:date="2020-03-25T10:33:00Z"/>
          <w:rFonts w:ascii="Century Schoolbook" w:hAnsi="Century Schoolbook"/>
        </w:rPr>
      </w:pPr>
    </w:p>
    <w:p w:rsidR="007D35CF" w:rsidDel="00374D59" w:rsidRDefault="007D35CF" w:rsidP="007D35CF">
      <w:pPr>
        <w:rPr>
          <w:del w:id="1313" w:author="Yangcl" w:date="2020-03-25T10:33:00Z"/>
          <w:rFonts w:ascii="Century Schoolbook" w:hAnsi="Century Schoolbook"/>
        </w:rPr>
      </w:pPr>
    </w:p>
    <w:p w:rsidR="007D35CF" w:rsidDel="00374D59" w:rsidRDefault="007D35CF" w:rsidP="007D35CF">
      <w:pPr>
        <w:rPr>
          <w:del w:id="1314" w:author="Yangcl" w:date="2020-03-25T10:33:00Z"/>
          <w:rFonts w:ascii="Century Schoolbook" w:hAnsi="Century Schoolbook"/>
        </w:rPr>
      </w:pPr>
    </w:p>
    <w:p w:rsidR="007D35CF" w:rsidDel="00374D59" w:rsidRDefault="007D35CF" w:rsidP="007D35CF">
      <w:pPr>
        <w:rPr>
          <w:del w:id="1315" w:author="Yangcl" w:date="2020-03-25T10:33:00Z"/>
          <w:rFonts w:ascii="Century Schoolbook" w:hAnsi="Century Schoolbook"/>
        </w:rPr>
      </w:pPr>
    </w:p>
    <w:p w:rsidR="007D35CF" w:rsidDel="00374D59" w:rsidRDefault="007D35CF" w:rsidP="007D35CF">
      <w:pPr>
        <w:rPr>
          <w:del w:id="1316" w:author="Yangcl" w:date="2020-03-25T10:33:00Z"/>
          <w:rFonts w:ascii="Century Schoolbook" w:hAnsi="Century Schoolbook"/>
        </w:rPr>
      </w:pPr>
    </w:p>
    <w:p w:rsidR="007D35CF" w:rsidDel="00374D59" w:rsidRDefault="007D35CF" w:rsidP="007D35CF">
      <w:pPr>
        <w:rPr>
          <w:del w:id="1317" w:author="Yangcl" w:date="2020-03-25T10:33:00Z"/>
          <w:rFonts w:ascii="Century Schoolbook" w:hAnsi="Century Schoolbook"/>
        </w:rPr>
      </w:pPr>
    </w:p>
    <w:p w:rsidR="007D35CF" w:rsidDel="00374D59" w:rsidRDefault="007D35CF" w:rsidP="007D35CF">
      <w:pPr>
        <w:rPr>
          <w:del w:id="1318" w:author="Yangcl" w:date="2020-03-25T10:33:00Z"/>
          <w:rFonts w:ascii="Century Schoolbook" w:hAnsi="Century Schoolbook"/>
        </w:rPr>
      </w:pPr>
    </w:p>
    <w:p w:rsidR="007D35CF" w:rsidDel="00374D59" w:rsidRDefault="007D35CF" w:rsidP="007D35CF">
      <w:pPr>
        <w:rPr>
          <w:del w:id="1319" w:author="Yangcl" w:date="2020-03-25T10:33:00Z"/>
          <w:rFonts w:ascii="Century Schoolbook" w:hAnsi="Century Schoolbook"/>
        </w:rPr>
      </w:pPr>
    </w:p>
    <w:p w:rsidR="007D35CF" w:rsidDel="00374D59" w:rsidRDefault="007D35CF" w:rsidP="007D35CF">
      <w:pPr>
        <w:rPr>
          <w:del w:id="1320" w:author="Yangcl" w:date="2020-03-25T10:33:00Z"/>
          <w:rFonts w:ascii="Century Schoolbook" w:hAnsi="Century Schoolbook"/>
        </w:rPr>
      </w:pPr>
    </w:p>
    <w:p w:rsidR="007D35CF" w:rsidDel="00374D59" w:rsidRDefault="007D35CF" w:rsidP="007D35CF">
      <w:pPr>
        <w:rPr>
          <w:del w:id="1321" w:author="Yangcl" w:date="2020-03-25T10:33:00Z"/>
          <w:rFonts w:ascii="Century Schoolbook" w:hAnsi="Century Schoolbook"/>
        </w:rPr>
      </w:pPr>
    </w:p>
    <w:p w:rsidR="007D35CF" w:rsidDel="00374D59" w:rsidRDefault="007D35CF" w:rsidP="007D35CF">
      <w:pPr>
        <w:rPr>
          <w:del w:id="1322" w:author="Yangcl" w:date="2020-03-25T10:33:00Z"/>
          <w:rFonts w:ascii="Century Schoolbook" w:hAnsi="Century Schoolbook"/>
        </w:rPr>
      </w:pPr>
    </w:p>
    <w:p w:rsidR="007D35CF" w:rsidDel="00374D59" w:rsidRDefault="007D35CF" w:rsidP="007D35CF">
      <w:pPr>
        <w:rPr>
          <w:del w:id="1323" w:author="Yangcl" w:date="2020-03-25T10:33:00Z"/>
          <w:rFonts w:ascii="Century Schoolbook" w:hAnsi="Century Schoolbook"/>
        </w:rPr>
      </w:pPr>
    </w:p>
    <w:p w:rsidR="007D35CF" w:rsidDel="00374D59" w:rsidRDefault="007D35CF" w:rsidP="007D35CF">
      <w:pPr>
        <w:rPr>
          <w:del w:id="1324" w:author="Yangcl" w:date="2020-03-25T10:33:00Z"/>
          <w:rFonts w:ascii="Century Schoolbook" w:hAnsi="Century Schoolbook"/>
        </w:rPr>
      </w:pPr>
    </w:p>
    <w:p w:rsidR="007D35CF" w:rsidDel="00374D59" w:rsidRDefault="007D35CF" w:rsidP="007D35CF">
      <w:pPr>
        <w:rPr>
          <w:del w:id="1325" w:author="Yangcl" w:date="2020-03-25T10:33:00Z"/>
          <w:rFonts w:ascii="Century Schoolbook" w:hAnsi="Century Schoolbook"/>
        </w:rPr>
      </w:pPr>
    </w:p>
    <w:p w:rsidR="007D35CF" w:rsidDel="00374D59" w:rsidRDefault="007D35CF" w:rsidP="007D35CF">
      <w:pPr>
        <w:rPr>
          <w:del w:id="1326" w:author="Yangcl" w:date="2020-03-25T10:33:00Z"/>
          <w:rFonts w:ascii="Century Schoolbook" w:hAnsi="Century Schoolbook"/>
        </w:rPr>
      </w:pPr>
    </w:p>
    <w:p w:rsidR="007D35CF" w:rsidDel="00374D59" w:rsidRDefault="007D35CF" w:rsidP="007D35CF">
      <w:pPr>
        <w:rPr>
          <w:del w:id="1327" w:author="Yangcl" w:date="2020-03-25T10:33:00Z"/>
          <w:rFonts w:ascii="Century Schoolbook" w:hAnsi="Century Schoolbook"/>
        </w:rPr>
      </w:pPr>
    </w:p>
    <w:p w:rsidR="007D35CF" w:rsidDel="00374D59" w:rsidRDefault="007D35CF" w:rsidP="007D35CF">
      <w:pPr>
        <w:rPr>
          <w:del w:id="1328" w:author="Yangcl" w:date="2020-03-25T10:33:00Z"/>
          <w:rFonts w:ascii="Century Schoolbook" w:hAnsi="Century Schoolbook"/>
        </w:rPr>
      </w:pPr>
    </w:p>
    <w:p w:rsidR="007D35CF" w:rsidDel="00374D59" w:rsidRDefault="007D35CF" w:rsidP="007D35CF">
      <w:pPr>
        <w:rPr>
          <w:del w:id="1329" w:author="Yangcl" w:date="2020-03-25T10:33:00Z"/>
          <w:rFonts w:ascii="Century Schoolbook" w:hAnsi="Century Schoolbook"/>
        </w:rPr>
      </w:pPr>
    </w:p>
    <w:p w:rsidR="007D35CF" w:rsidDel="00374D59" w:rsidRDefault="007D35CF" w:rsidP="007D35CF">
      <w:pPr>
        <w:rPr>
          <w:del w:id="1330" w:author="Yangcl" w:date="2020-03-25T10:33:00Z"/>
          <w:rFonts w:ascii="Century Schoolbook" w:hAnsi="Century Schoolbook"/>
        </w:rPr>
      </w:pPr>
    </w:p>
    <w:p w:rsidR="007D35CF" w:rsidDel="00374D59" w:rsidRDefault="007D35CF" w:rsidP="007D35CF">
      <w:pPr>
        <w:rPr>
          <w:del w:id="1331" w:author="Yangcl" w:date="2020-03-25T10:33:00Z"/>
          <w:rFonts w:ascii="Century Schoolbook" w:hAnsi="Century Schoolbook"/>
        </w:rPr>
      </w:pPr>
    </w:p>
    <w:p w:rsidR="007D35CF" w:rsidDel="00374D59" w:rsidRDefault="007D35CF" w:rsidP="007D35CF">
      <w:pPr>
        <w:rPr>
          <w:del w:id="1332" w:author="Yangcl" w:date="2020-03-25T10:33:00Z"/>
          <w:rFonts w:ascii="Century Schoolbook" w:hAnsi="Century Schoolbook"/>
        </w:rPr>
      </w:pPr>
    </w:p>
    <w:p w:rsidR="007D35CF" w:rsidDel="00374D59" w:rsidRDefault="007D35CF" w:rsidP="007D35CF">
      <w:pPr>
        <w:rPr>
          <w:del w:id="1333" w:author="Yangcl" w:date="2020-03-25T10:33:00Z"/>
          <w:rFonts w:ascii="Century Schoolbook" w:hAnsi="Century Schoolbook"/>
        </w:rPr>
      </w:pPr>
    </w:p>
    <w:p w:rsidR="007D35CF" w:rsidDel="00374D59" w:rsidRDefault="007D35CF" w:rsidP="007D35CF">
      <w:pPr>
        <w:rPr>
          <w:del w:id="1334" w:author="Yangcl" w:date="2020-03-25T10:33:00Z"/>
          <w:rFonts w:ascii="Century Schoolbook" w:hAnsi="Century Schoolbook"/>
        </w:rPr>
      </w:pPr>
    </w:p>
    <w:p w:rsidR="007D35CF" w:rsidDel="00374D59" w:rsidRDefault="007D35CF" w:rsidP="007D35CF">
      <w:pPr>
        <w:rPr>
          <w:del w:id="1335" w:author="Yangcl" w:date="2020-03-25T10:33:00Z"/>
          <w:rFonts w:ascii="Century Schoolbook" w:hAnsi="Century Schoolbook"/>
        </w:rPr>
      </w:pPr>
    </w:p>
    <w:p w:rsidR="007D35CF" w:rsidDel="00374D59" w:rsidRDefault="007D35CF" w:rsidP="007D35CF">
      <w:pPr>
        <w:rPr>
          <w:del w:id="1336" w:author="Yangcl" w:date="2020-03-25T10:33:00Z"/>
          <w:rFonts w:ascii="Century Schoolbook" w:hAnsi="Century Schoolbook"/>
        </w:rPr>
      </w:pPr>
    </w:p>
    <w:p w:rsidR="007D35CF" w:rsidDel="00374D59" w:rsidRDefault="007D35CF" w:rsidP="007D35CF">
      <w:pPr>
        <w:rPr>
          <w:del w:id="1337" w:author="Yangcl" w:date="2020-03-25T10:33:00Z"/>
          <w:rFonts w:ascii="Century Schoolbook" w:hAnsi="Century Schoolbook"/>
        </w:rPr>
      </w:pPr>
    </w:p>
    <w:p w:rsidR="007D35CF" w:rsidDel="00374D59" w:rsidRDefault="007D35CF" w:rsidP="007D35CF">
      <w:pPr>
        <w:rPr>
          <w:del w:id="1338" w:author="Yangcl" w:date="2020-03-25T10:33:00Z"/>
          <w:rFonts w:ascii="Century Schoolbook" w:hAnsi="Century Schoolbook"/>
        </w:rPr>
      </w:pPr>
    </w:p>
    <w:p w:rsidR="007D35CF" w:rsidDel="00374D59" w:rsidRDefault="007D35CF" w:rsidP="007D35CF">
      <w:pPr>
        <w:rPr>
          <w:del w:id="1339" w:author="Yangcl" w:date="2020-03-25T10:33:00Z"/>
          <w:rFonts w:ascii="Century Schoolbook" w:hAnsi="Century Schoolbook"/>
        </w:rPr>
      </w:pPr>
    </w:p>
    <w:p w:rsidR="007D35CF" w:rsidDel="00374D59" w:rsidRDefault="007D35CF" w:rsidP="007D35CF">
      <w:pPr>
        <w:rPr>
          <w:del w:id="1340" w:author="Yangcl" w:date="2020-03-25T10:33:00Z"/>
          <w:rFonts w:ascii="Century Schoolbook" w:hAnsi="Century Schoolbook"/>
        </w:rPr>
      </w:pPr>
    </w:p>
    <w:p w:rsidR="007D35CF" w:rsidDel="00374D59" w:rsidRDefault="007D35CF" w:rsidP="007D35CF">
      <w:pPr>
        <w:rPr>
          <w:del w:id="1341" w:author="Yangcl" w:date="2020-03-25T10:33:00Z"/>
          <w:rFonts w:ascii="Century Schoolbook" w:hAnsi="Century Schoolbook"/>
        </w:rPr>
      </w:pPr>
    </w:p>
    <w:p w:rsidR="007D35CF" w:rsidDel="00374D59" w:rsidRDefault="007D35CF" w:rsidP="007D35CF">
      <w:pPr>
        <w:rPr>
          <w:del w:id="1342" w:author="Yangcl" w:date="2020-03-25T10:33:00Z"/>
          <w:rFonts w:ascii="Century Schoolbook" w:hAnsi="Century Schoolbook"/>
        </w:rPr>
      </w:pPr>
    </w:p>
    <w:p w:rsidR="007D35CF" w:rsidDel="00374D59" w:rsidRDefault="007D35CF" w:rsidP="007D35CF">
      <w:pPr>
        <w:rPr>
          <w:del w:id="1343" w:author="Yangcl" w:date="2020-03-25T10:33:00Z"/>
          <w:rFonts w:ascii="Century Schoolbook" w:hAnsi="Century Schoolbook"/>
        </w:rPr>
      </w:pPr>
    </w:p>
    <w:p w:rsidR="007D35CF" w:rsidDel="00374D59" w:rsidRDefault="007D35CF" w:rsidP="007D35CF">
      <w:pPr>
        <w:rPr>
          <w:del w:id="1344" w:author="Yangcl" w:date="2020-03-25T10:33:00Z"/>
          <w:rFonts w:ascii="Century Schoolbook" w:hAnsi="Century Schoolbook"/>
        </w:rPr>
      </w:pPr>
    </w:p>
    <w:p w:rsidR="007D35CF" w:rsidDel="00374D59" w:rsidRDefault="007D35CF" w:rsidP="007D35CF">
      <w:pPr>
        <w:rPr>
          <w:del w:id="1345" w:author="Yangcl" w:date="2020-03-25T10:33:00Z"/>
          <w:rFonts w:ascii="Century Schoolbook" w:hAnsi="Century Schoolbook"/>
        </w:rPr>
      </w:pPr>
    </w:p>
    <w:p w:rsidR="007D35CF" w:rsidDel="00374D59" w:rsidRDefault="007D35CF" w:rsidP="007D35CF">
      <w:pPr>
        <w:rPr>
          <w:del w:id="1346" w:author="Yangcl" w:date="2020-03-25T10:33:00Z"/>
          <w:rFonts w:ascii="Century Schoolbook" w:hAnsi="Century Schoolbook"/>
        </w:rPr>
      </w:pPr>
    </w:p>
    <w:p w:rsidR="007D35CF" w:rsidDel="00374D59" w:rsidRDefault="007D35CF" w:rsidP="007D35CF">
      <w:pPr>
        <w:rPr>
          <w:del w:id="1347" w:author="Yangcl" w:date="2020-03-25T10:33:00Z"/>
          <w:rFonts w:ascii="Century Schoolbook" w:hAnsi="Century Schoolbook"/>
        </w:rPr>
      </w:pPr>
    </w:p>
    <w:p w:rsidR="007D35CF" w:rsidDel="00374D59" w:rsidRDefault="007D35CF" w:rsidP="007D35CF">
      <w:pPr>
        <w:rPr>
          <w:del w:id="1348" w:author="Yangcl" w:date="2020-03-25T10:33:00Z"/>
          <w:rFonts w:ascii="Century Schoolbook" w:hAnsi="Century Schoolbook"/>
        </w:rPr>
      </w:pPr>
    </w:p>
    <w:p w:rsidR="007D35CF" w:rsidDel="00374D59" w:rsidRDefault="007D35CF" w:rsidP="007D35CF">
      <w:pPr>
        <w:rPr>
          <w:del w:id="1349" w:author="Yangcl" w:date="2020-03-25T10:33:00Z"/>
          <w:rFonts w:ascii="Century Schoolbook" w:hAnsi="Century Schoolbook"/>
        </w:rPr>
      </w:pPr>
    </w:p>
    <w:p w:rsidR="007D35CF" w:rsidDel="00374D59" w:rsidRDefault="007D35CF" w:rsidP="007D35CF">
      <w:pPr>
        <w:rPr>
          <w:del w:id="1350" w:author="Yangcl" w:date="2020-03-25T10:33:00Z"/>
          <w:rFonts w:ascii="Century Schoolbook" w:hAnsi="Century Schoolbook"/>
        </w:rPr>
      </w:pPr>
    </w:p>
    <w:p w:rsidR="007D35CF" w:rsidDel="00374D59" w:rsidRDefault="007D35CF" w:rsidP="007D35CF">
      <w:pPr>
        <w:rPr>
          <w:del w:id="1351" w:author="Yangcl" w:date="2020-03-25T10:33:00Z"/>
          <w:rFonts w:ascii="Century Schoolbook" w:hAnsi="Century Schoolbook"/>
        </w:rPr>
      </w:pPr>
    </w:p>
    <w:p w:rsidR="007D35CF" w:rsidDel="00374D59" w:rsidRDefault="007D35CF" w:rsidP="007D35CF">
      <w:pPr>
        <w:rPr>
          <w:del w:id="1352" w:author="Yangcl" w:date="2020-03-25T10:33:00Z"/>
          <w:rFonts w:ascii="Century Schoolbook" w:hAnsi="Century Schoolbook"/>
        </w:rPr>
      </w:pPr>
    </w:p>
    <w:p w:rsidR="007D35CF" w:rsidDel="00374D59" w:rsidRDefault="007D35CF" w:rsidP="007D35CF">
      <w:pPr>
        <w:rPr>
          <w:del w:id="1353" w:author="Yangcl" w:date="2020-03-25T10:33:00Z"/>
          <w:rFonts w:ascii="Century Schoolbook" w:hAnsi="Century Schoolbook"/>
        </w:rPr>
      </w:pPr>
    </w:p>
    <w:p w:rsidR="007D35CF" w:rsidDel="00374D59" w:rsidRDefault="007D35CF" w:rsidP="007D35CF">
      <w:pPr>
        <w:rPr>
          <w:del w:id="1354" w:author="Yangcl" w:date="2020-03-25T10:33:00Z"/>
          <w:rFonts w:ascii="Century Schoolbook" w:hAnsi="Century Schoolbook"/>
        </w:rPr>
      </w:pPr>
    </w:p>
    <w:p w:rsidR="007D35CF" w:rsidDel="00374D59" w:rsidRDefault="007D35CF" w:rsidP="007D35CF">
      <w:pPr>
        <w:rPr>
          <w:del w:id="1355" w:author="Yangcl" w:date="2020-03-25T10:33:00Z"/>
          <w:rFonts w:ascii="Century Schoolbook" w:hAnsi="Century Schoolbook"/>
        </w:rPr>
      </w:pPr>
    </w:p>
    <w:p w:rsidR="007D35CF" w:rsidDel="00374D59" w:rsidRDefault="007D35CF" w:rsidP="007D35CF">
      <w:pPr>
        <w:rPr>
          <w:del w:id="1356" w:author="Yangcl" w:date="2020-03-25T10:33:00Z"/>
          <w:rFonts w:ascii="Century Schoolbook" w:hAnsi="Century Schoolbook"/>
        </w:rPr>
      </w:pPr>
    </w:p>
    <w:p w:rsidR="007D35CF" w:rsidDel="00374D59" w:rsidRDefault="007D35CF" w:rsidP="007D35CF">
      <w:pPr>
        <w:rPr>
          <w:del w:id="1357" w:author="Yangcl" w:date="2020-03-25T10:33:00Z"/>
          <w:rFonts w:ascii="Century Schoolbook" w:hAnsi="Century Schoolbook"/>
        </w:rPr>
      </w:pPr>
    </w:p>
    <w:p w:rsidR="007D35CF" w:rsidDel="00374D59" w:rsidRDefault="007D35CF" w:rsidP="007D35CF">
      <w:pPr>
        <w:rPr>
          <w:del w:id="1358" w:author="Yangcl" w:date="2020-03-25T10:33:00Z"/>
          <w:rFonts w:ascii="Century Schoolbook" w:hAnsi="Century Schoolbook"/>
        </w:rPr>
      </w:pPr>
    </w:p>
    <w:p w:rsidR="007D35CF" w:rsidDel="00374D59" w:rsidRDefault="007D35CF" w:rsidP="007D35CF">
      <w:pPr>
        <w:rPr>
          <w:del w:id="1359" w:author="Yangcl" w:date="2020-03-25T10:33:00Z"/>
          <w:rFonts w:ascii="Century Schoolbook" w:hAnsi="Century Schoolbook"/>
        </w:rPr>
      </w:pPr>
    </w:p>
    <w:p w:rsidR="007D35CF" w:rsidDel="00374D59" w:rsidRDefault="007D35CF" w:rsidP="007D35CF">
      <w:pPr>
        <w:rPr>
          <w:del w:id="1360" w:author="Yangcl" w:date="2020-03-25T10:33:00Z"/>
          <w:rFonts w:ascii="Century Schoolbook" w:hAnsi="Century Schoolbook"/>
        </w:rPr>
      </w:pPr>
    </w:p>
    <w:p w:rsidR="007D35CF" w:rsidDel="00374D59" w:rsidRDefault="007D35CF" w:rsidP="007D35CF">
      <w:pPr>
        <w:rPr>
          <w:del w:id="1361" w:author="Yangcl" w:date="2020-03-25T10:33:00Z"/>
          <w:rFonts w:ascii="Century Schoolbook" w:hAnsi="Century Schoolbook"/>
        </w:rPr>
      </w:pPr>
    </w:p>
    <w:p w:rsidR="007D35CF" w:rsidDel="00374D59" w:rsidRDefault="007D35CF" w:rsidP="007D35CF">
      <w:pPr>
        <w:rPr>
          <w:del w:id="1362" w:author="Yangcl" w:date="2020-03-25T10:33:00Z"/>
          <w:rFonts w:ascii="Century Schoolbook" w:hAnsi="Century Schoolbook"/>
        </w:rPr>
      </w:pPr>
    </w:p>
    <w:p w:rsidR="007D35CF" w:rsidDel="00374D59" w:rsidRDefault="007D35CF" w:rsidP="007D35CF">
      <w:pPr>
        <w:rPr>
          <w:del w:id="1363" w:author="Yangcl" w:date="2020-03-25T10:33:00Z"/>
          <w:rFonts w:ascii="Century Schoolbook" w:hAnsi="Century Schoolbook"/>
        </w:rPr>
      </w:pPr>
    </w:p>
    <w:p w:rsidR="007D35CF" w:rsidDel="00374D59" w:rsidRDefault="007D35CF" w:rsidP="007D35CF">
      <w:pPr>
        <w:rPr>
          <w:del w:id="1364" w:author="Yangcl" w:date="2020-03-25T10:33:00Z"/>
          <w:rFonts w:ascii="Century Schoolbook" w:hAnsi="Century Schoolbook"/>
        </w:rPr>
      </w:pPr>
    </w:p>
    <w:p w:rsidR="007D35CF" w:rsidDel="00374D59" w:rsidRDefault="007D35CF" w:rsidP="007D35CF">
      <w:pPr>
        <w:rPr>
          <w:del w:id="1365" w:author="Yangcl" w:date="2020-03-25T10:33:00Z"/>
          <w:rFonts w:ascii="Century Schoolbook" w:hAnsi="Century Schoolbook"/>
        </w:rPr>
      </w:pPr>
    </w:p>
    <w:p w:rsidR="007D35CF" w:rsidDel="00374D59" w:rsidRDefault="007D35CF" w:rsidP="007D35CF">
      <w:pPr>
        <w:rPr>
          <w:del w:id="1366" w:author="Yangcl" w:date="2020-03-25T10:33:00Z"/>
          <w:rFonts w:ascii="Century Schoolbook" w:hAnsi="Century Schoolbook"/>
        </w:rPr>
      </w:pPr>
    </w:p>
    <w:p w:rsidR="007D35CF" w:rsidDel="00374D59" w:rsidRDefault="007D35CF" w:rsidP="007D35CF">
      <w:pPr>
        <w:rPr>
          <w:del w:id="1367" w:author="Yangcl" w:date="2020-03-25T10:33:00Z"/>
          <w:rFonts w:ascii="Century Schoolbook" w:hAnsi="Century Schoolbook"/>
        </w:rPr>
      </w:pPr>
    </w:p>
    <w:p w:rsidR="007D35CF" w:rsidDel="00374D59" w:rsidRDefault="007D35CF" w:rsidP="007D35CF">
      <w:pPr>
        <w:rPr>
          <w:del w:id="1368" w:author="Yangcl" w:date="2020-03-25T10:33:00Z"/>
          <w:rFonts w:ascii="Century Schoolbook" w:hAnsi="Century Schoolbook"/>
        </w:rPr>
      </w:pPr>
    </w:p>
    <w:p w:rsidR="007D35CF" w:rsidDel="00374D59" w:rsidRDefault="007D35CF" w:rsidP="007D35CF">
      <w:pPr>
        <w:rPr>
          <w:del w:id="1369" w:author="Yangcl" w:date="2020-03-25T10:33:00Z"/>
          <w:rFonts w:ascii="Century Schoolbook" w:hAnsi="Century Schoolbook"/>
        </w:rPr>
      </w:pPr>
    </w:p>
    <w:p w:rsidR="007D35CF" w:rsidDel="00374D59" w:rsidRDefault="007D35CF" w:rsidP="007D35CF">
      <w:pPr>
        <w:rPr>
          <w:del w:id="1370" w:author="Yangcl" w:date="2020-03-25T10:33:00Z"/>
          <w:rFonts w:ascii="Century Schoolbook" w:hAnsi="Century Schoolbook"/>
        </w:rPr>
      </w:pPr>
    </w:p>
    <w:p w:rsidR="007D35CF" w:rsidDel="00374D59" w:rsidRDefault="007D35CF" w:rsidP="007D35CF">
      <w:pPr>
        <w:rPr>
          <w:del w:id="1371" w:author="Yangcl" w:date="2020-03-25T10:33:00Z"/>
          <w:rFonts w:ascii="Century Schoolbook" w:hAnsi="Century Schoolbook"/>
        </w:rPr>
      </w:pPr>
    </w:p>
    <w:p w:rsidR="007D35CF" w:rsidDel="00374D59" w:rsidRDefault="007D35CF" w:rsidP="007D35CF">
      <w:pPr>
        <w:rPr>
          <w:del w:id="1372" w:author="Yangcl" w:date="2020-03-25T10:33:00Z"/>
          <w:rFonts w:ascii="Century Schoolbook" w:hAnsi="Century Schoolbook"/>
        </w:rPr>
      </w:pPr>
    </w:p>
    <w:p w:rsidR="007D35CF" w:rsidDel="00374D59" w:rsidRDefault="007D35CF" w:rsidP="007D35CF">
      <w:pPr>
        <w:rPr>
          <w:del w:id="1373" w:author="Yangcl" w:date="2020-03-25T10:33:00Z"/>
          <w:rFonts w:ascii="Century Schoolbook" w:hAnsi="Century Schoolbook"/>
        </w:rPr>
      </w:pPr>
    </w:p>
    <w:p w:rsidR="007D35CF" w:rsidDel="00374D59" w:rsidRDefault="007D35CF" w:rsidP="007D35CF">
      <w:pPr>
        <w:rPr>
          <w:del w:id="1374" w:author="Yangcl" w:date="2020-03-25T10:33:00Z"/>
          <w:rFonts w:ascii="Century Schoolbook" w:hAnsi="Century Schoolbook"/>
        </w:rPr>
      </w:pPr>
    </w:p>
    <w:p w:rsidR="007D35CF" w:rsidDel="00374D59" w:rsidRDefault="007D35CF" w:rsidP="007D35CF">
      <w:pPr>
        <w:rPr>
          <w:del w:id="1375" w:author="Yangcl" w:date="2020-03-25T10:33:00Z"/>
          <w:rFonts w:ascii="Century Schoolbook" w:hAnsi="Century Schoolbook"/>
        </w:rPr>
      </w:pPr>
    </w:p>
    <w:p w:rsidR="007D35CF" w:rsidDel="00374D59" w:rsidRDefault="007D35CF" w:rsidP="007D35CF">
      <w:pPr>
        <w:rPr>
          <w:del w:id="1376" w:author="Yangcl" w:date="2020-03-25T10:33:00Z"/>
          <w:rFonts w:ascii="Century Schoolbook" w:hAnsi="Century Schoolbook"/>
        </w:rPr>
      </w:pPr>
    </w:p>
    <w:p w:rsidR="007D35CF" w:rsidDel="00374D59" w:rsidRDefault="007D35CF" w:rsidP="007D35CF">
      <w:pPr>
        <w:rPr>
          <w:del w:id="1377" w:author="Yangcl" w:date="2020-03-25T10:33:00Z"/>
          <w:rFonts w:ascii="Century Schoolbook" w:hAnsi="Century Schoolbook"/>
        </w:rPr>
      </w:pPr>
    </w:p>
    <w:p w:rsidR="007D35CF" w:rsidDel="00374D59" w:rsidRDefault="007D35CF" w:rsidP="007D35CF">
      <w:pPr>
        <w:rPr>
          <w:del w:id="1378" w:author="Yangcl" w:date="2020-03-25T10:33:00Z"/>
          <w:rFonts w:ascii="Century Schoolbook" w:hAnsi="Century Schoolbook"/>
        </w:rPr>
      </w:pPr>
    </w:p>
    <w:p w:rsidR="007D35CF" w:rsidDel="00374D59" w:rsidRDefault="007D35CF" w:rsidP="007D35CF">
      <w:pPr>
        <w:rPr>
          <w:del w:id="1379" w:author="Yangcl" w:date="2020-03-25T10:33:00Z"/>
          <w:rFonts w:ascii="Century Schoolbook" w:hAnsi="Century Schoolbook"/>
        </w:rPr>
      </w:pPr>
    </w:p>
    <w:p w:rsidR="007D35CF" w:rsidDel="00374D59" w:rsidRDefault="007D35CF" w:rsidP="007D35CF">
      <w:pPr>
        <w:rPr>
          <w:del w:id="1380" w:author="Yangcl" w:date="2020-03-25T10:33:00Z"/>
          <w:rFonts w:ascii="Century Schoolbook" w:hAnsi="Century Schoolbook"/>
        </w:rPr>
      </w:pPr>
    </w:p>
    <w:p w:rsidR="007D35CF" w:rsidDel="00374D59" w:rsidRDefault="007D35CF" w:rsidP="007D35CF">
      <w:pPr>
        <w:rPr>
          <w:del w:id="1381" w:author="Yangcl" w:date="2020-03-25T10:33:00Z"/>
          <w:rFonts w:ascii="Century Schoolbook" w:hAnsi="Century Schoolbook"/>
        </w:rPr>
      </w:pPr>
    </w:p>
    <w:p w:rsidR="007D35CF" w:rsidDel="00374D59" w:rsidRDefault="007D35CF" w:rsidP="007D35CF">
      <w:pPr>
        <w:rPr>
          <w:del w:id="1382" w:author="Yangcl" w:date="2020-03-25T10:33:00Z"/>
          <w:rFonts w:ascii="Century Schoolbook" w:hAnsi="Century Schoolbook"/>
        </w:rPr>
      </w:pPr>
    </w:p>
    <w:p w:rsidR="007D35CF" w:rsidDel="00374D59" w:rsidRDefault="007D35CF" w:rsidP="007D35CF">
      <w:pPr>
        <w:rPr>
          <w:del w:id="1383" w:author="Yangcl" w:date="2020-03-25T10:33:00Z"/>
          <w:rFonts w:ascii="Century Schoolbook" w:hAnsi="Century Schoolbook"/>
        </w:rPr>
      </w:pPr>
    </w:p>
    <w:p w:rsidR="007D35CF" w:rsidDel="00374D59" w:rsidRDefault="007D35CF" w:rsidP="007D35CF">
      <w:pPr>
        <w:rPr>
          <w:del w:id="1384" w:author="Yangcl" w:date="2020-03-25T10:33:00Z"/>
          <w:rFonts w:ascii="Century Schoolbook" w:hAnsi="Century Schoolbook"/>
        </w:rPr>
      </w:pPr>
    </w:p>
    <w:p w:rsidR="007D35CF" w:rsidDel="00374D59" w:rsidRDefault="007D35CF" w:rsidP="007D35CF">
      <w:pPr>
        <w:rPr>
          <w:del w:id="1385" w:author="Yangcl" w:date="2020-03-25T10:33:00Z"/>
          <w:rFonts w:ascii="Century Schoolbook" w:hAnsi="Century Schoolbook"/>
        </w:rPr>
      </w:pPr>
    </w:p>
    <w:p w:rsidR="007D35CF" w:rsidDel="00374D59" w:rsidRDefault="007D35CF" w:rsidP="007D35CF">
      <w:pPr>
        <w:rPr>
          <w:del w:id="1386" w:author="Yangcl" w:date="2020-03-25T10:33:00Z"/>
          <w:rFonts w:ascii="Century Schoolbook" w:hAnsi="Century Schoolbook"/>
        </w:rPr>
      </w:pPr>
    </w:p>
    <w:p w:rsidR="007D35CF" w:rsidDel="00374D59" w:rsidRDefault="007D35CF" w:rsidP="007D35CF">
      <w:pPr>
        <w:rPr>
          <w:del w:id="1387" w:author="Yangcl" w:date="2020-03-25T10:33:00Z"/>
          <w:rFonts w:ascii="Century Schoolbook" w:hAnsi="Century Schoolbook"/>
        </w:rPr>
      </w:pPr>
    </w:p>
    <w:p w:rsidR="007D35CF" w:rsidDel="00374D59" w:rsidRDefault="007D35CF" w:rsidP="007D35CF">
      <w:pPr>
        <w:rPr>
          <w:del w:id="1388" w:author="Yangcl" w:date="2020-03-25T10:33:00Z"/>
          <w:rFonts w:ascii="Century Schoolbook" w:hAnsi="Century Schoolbook"/>
        </w:rPr>
      </w:pPr>
    </w:p>
    <w:p w:rsidR="007D35CF" w:rsidDel="00374D59" w:rsidRDefault="007D35CF" w:rsidP="007D35CF">
      <w:pPr>
        <w:rPr>
          <w:del w:id="1389" w:author="Yangcl" w:date="2020-03-25T10:33:00Z"/>
          <w:rFonts w:ascii="Century Schoolbook" w:hAnsi="Century Schoolbook"/>
        </w:rPr>
      </w:pPr>
    </w:p>
    <w:p w:rsidR="007D35CF" w:rsidDel="00374D59" w:rsidRDefault="007D35CF" w:rsidP="007D35CF">
      <w:pPr>
        <w:rPr>
          <w:del w:id="1390" w:author="Yangcl" w:date="2020-03-25T10:33:00Z"/>
          <w:rFonts w:ascii="Century Schoolbook" w:hAnsi="Century Schoolbook"/>
        </w:rPr>
      </w:pPr>
    </w:p>
    <w:p w:rsidR="007D35CF" w:rsidDel="00374D59" w:rsidRDefault="007D35CF" w:rsidP="007D35CF">
      <w:pPr>
        <w:rPr>
          <w:del w:id="1391" w:author="Yangcl" w:date="2020-03-25T10:33:00Z"/>
          <w:rFonts w:ascii="Century Schoolbook" w:hAnsi="Century Schoolbook"/>
        </w:rPr>
      </w:pPr>
    </w:p>
    <w:p w:rsidR="007D35CF" w:rsidDel="00374D59" w:rsidRDefault="007D35CF" w:rsidP="007D35CF">
      <w:pPr>
        <w:rPr>
          <w:del w:id="1392" w:author="Yangcl" w:date="2020-03-25T10:33:00Z"/>
          <w:rFonts w:ascii="Century Schoolbook" w:hAnsi="Century Schoolbook"/>
        </w:rPr>
      </w:pPr>
    </w:p>
    <w:p w:rsidR="007D35CF" w:rsidDel="00374D59" w:rsidRDefault="007D35CF" w:rsidP="007D35CF">
      <w:pPr>
        <w:rPr>
          <w:del w:id="1393" w:author="Yangcl" w:date="2020-03-25T10:33:00Z"/>
          <w:rFonts w:ascii="Century Schoolbook" w:hAnsi="Century Schoolbook"/>
        </w:rPr>
      </w:pPr>
    </w:p>
    <w:p w:rsidR="007D35CF" w:rsidDel="00374D59" w:rsidRDefault="007D35CF" w:rsidP="007D35CF">
      <w:pPr>
        <w:rPr>
          <w:del w:id="1394" w:author="Yangcl" w:date="2020-03-25T10:33:00Z"/>
          <w:rFonts w:ascii="Century Schoolbook" w:hAnsi="Century Schoolbook"/>
        </w:rPr>
      </w:pPr>
    </w:p>
    <w:p w:rsidR="007D35CF" w:rsidDel="00374D59" w:rsidRDefault="007D35CF" w:rsidP="007D35CF">
      <w:pPr>
        <w:rPr>
          <w:del w:id="1395" w:author="Yangcl" w:date="2020-03-25T10:33:00Z"/>
          <w:rFonts w:ascii="Century Schoolbook" w:hAnsi="Century Schoolbook"/>
        </w:rPr>
      </w:pPr>
    </w:p>
    <w:p w:rsidR="007D35CF" w:rsidDel="00374D59" w:rsidRDefault="007D35CF" w:rsidP="007D35CF">
      <w:pPr>
        <w:rPr>
          <w:del w:id="1396" w:author="Yangcl" w:date="2020-03-25T10:33:00Z"/>
          <w:rFonts w:ascii="Century Schoolbook" w:hAnsi="Century Schoolbook"/>
        </w:rPr>
      </w:pPr>
    </w:p>
    <w:p w:rsidR="007D35CF" w:rsidDel="00374D59" w:rsidRDefault="007D35CF" w:rsidP="007D35CF">
      <w:pPr>
        <w:rPr>
          <w:del w:id="1397" w:author="Yangcl" w:date="2020-03-25T10:33:00Z"/>
          <w:rFonts w:ascii="Century Schoolbook" w:hAnsi="Century Schoolbook"/>
        </w:rPr>
      </w:pPr>
    </w:p>
    <w:p w:rsidR="007D35CF" w:rsidDel="00374D59" w:rsidRDefault="007D35CF" w:rsidP="007D35CF">
      <w:pPr>
        <w:rPr>
          <w:del w:id="1398" w:author="Yangcl" w:date="2020-03-25T10:33:00Z"/>
          <w:rFonts w:ascii="Century Schoolbook" w:hAnsi="Century Schoolbook"/>
        </w:rPr>
      </w:pPr>
    </w:p>
    <w:p w:rsidR="007D35CF" w:rsidDel="00374D59" w:rsidRDefault="007D35CF" w:rsidP="007D35CF">
      <w:pPr>
        <w:rPr>
          <w:del w:id="1399" w:author="Yangcl" w:date="2020-03-25T10:33:00Z"/>
          <w:rFonts w:ascii="Century Schoolbook" w:hAnsi="Century Schoolbook"/>
        </w:rPr>
      </w:pPr>
    </w:p>
    <w:p w:rsidR="007D35CF" w:rsidDel="00374D59" w:rsidRDefault="007D35CF" w:rsidP="007D35CF">
      <w:pPr>
        <w:rPr>
          <w:del w:id="1400" w:author="Yangcl" w:date="2020-03-25T10:33:00Z"/>
          <w:rFonts w:ascii="Century Schoolbook" w:hAnsi="Century Schoolbook"/>
        </w:rPr>
      </w:pPr>
    </w:p>
    <w:p w:rsidR="007D35CF" w:rsidDel="00374D59" w:rsidRDefault="007D35CF" w:rsidP="007D35CF">
      <w:pPr>
        <w:rPr>
          <w:del w:id="1401" w:author="Yangcl" w:date="2020-03-25T10:33:00Z"/>
          <w:rFonts w:ascii="Century Schoolbook" w:hAnsi="Century Schoolbook"/>
        </w:rPr>
      </w:pPr>
    </w:p>
    <w:p w:rsidR="007D35CF" w:rsidDel="00374D59" w:rsidRDefault="007D35CF" w:rsidP="007D35CF">
      <w:pPr>
        <w:rPr>
          <w:del w:id="1402" w:author="Yangcl" w:date="2020-03-25T10:33:00Z"/>
          <w:rFonts w:ascii="Century Schoolbook" w:hAnsi="Century Schoolbook"/>
        </w:rPr>
      </w:pPr>
    </w:p>
    <w:p w:rsidR="007D35CF" w:rsidDel="00374D59" w:rsidRDefault="007D35CF" w:rsidP="007D35CF">
      <w:pPr>
        <w:rPr>
          <w:del w:id="1403" w:author="Yangcl" w:date="2020-03-25T10:33:00Z"/>
          <w:rFonts w:ascii="Century Schoolbook" w:hAnsi="Century Schoolbook"/>
        </w:rPr>
      </w:pPr>
    </w:p>
    <w:p w:rsidR="007D35CF" w:rsidDel="00374D59" w:rsidRDefault="007D35CF" w:rsidP="007D35CF">
      <w:pPr>
        <w:rPr>
          <w:del w:id="1404" w:author="Yangcl" w:date="2020-03-25T10:33:00Z"/>
          <w:rFonts w:ascii="Century Schoolbook" w:hAnsi="Century Schoolbook"/>
        </w:rPr>
      </w:pPr>
    </w:p>
    <w:p w:rsidR="007D35CF" w:rsidDel="00374D59" w:rsidRDefault="007D35CF" w:rsidP="007D35CF">
      <w:pPr>
        <w:rPr>
          <w:del w:id="1405" w:author="Yangcl" w:date="2020-03-25T10:33:00Z"/>
          <w:rFonts w:ascii="Century Schoolbook" w:hAnsi="Century Schoolbook"/>
        </w:rPr>
      </w:pPr>
    </w:p>
    <w:p w:rsidR="007D35CF" w:rsidDel="00374D59" w:rsidRDefault="007D35CF" w:rsidP="007D35CF">
      <w:pPr>
        <w:rPr>
          <w:del w:id="1406" w:author="Yangcl" w:date="2020-03-25T10:33:00Z"/>
          <w:rFonts w:ascii="Century Schoolbook" w:hAnsi="Century Schoolbook"/>
        </w:rPr>
      </w:pPr>
    </w:p>
    <w:p w:rsidR="007D35CF" w:rsidDel="00374D59" w:rsidRDefault="007D35CF" w:rsidP="007D35CF">
      <w:pPr>
        <w:rPr>
          <w:del w:id="1407" w:author="Yangcl" w:date="2020-03-25T10:33:00Z"/>
          <w:rFonts w:ascii="Century Schoolbook" w:hAnsi="Century Schoolbook"/>
        </w:rPr>
      </w:pPr>
    </w:p>
    <w:p w:rsidR="007D35CF" w:rsidDel="00374D59" w:rsidRDefault="007D35CF" w:rsidP="007D35CF">
      <w:pPr>
        <w:rPr>
          <w:del w:id="1408" w:author="Yangcl" w:date="2020-03-25T10:33:00Z"/>
          <w:rFonts w:ascii="Century Schoolbook" w:hAnsi="Century Schoolbook"/>
        </w:rPr>
      </w:pPr>
    </w:p>
    <w:p w:rsidR="007D35CF" w:rsidDel="00374D59" w:rsidRDefault="007D35CF" w:rsidP="007D35CF">
      <w:pPr>
        <w:rPr>
          <w:del w:id="1409" w:author="Yangcl" w:date="2020-03-25T10:33:00Z"/>
          <w:rFonts w:ascii="Century Schoolbook" w:hAnsi="Century Schoolbook"/>
        </w:rPr>
      </w:pPr>
    </w:p>
    <w:p w:rsidR="007D35CF" w:rsidDel="00374D59" w:rsidRDefault="007D35CF" w:rsidP="007D35CF">
      <w:pPr>
        <w:rPr>
          <w:del w:id="1410" w:author="Yangcl" w:date="2020-03-25T10:33:00Z"/>
          <w:rFonts w:ascii="Century Schoolbook" w:hAnsi="Century Schoolbook"/>
        </w:rPr>
      </w:pPr>
    </w:p>
    <w:p w:rsidR="007D35CF" w:rsidDel="00374D59" w:rsidRDefault="007D35CF" w:rsidP="007D35CF">
      <w:pPr>
        <w:rPr>
          <w:del w:id="1411" w:author="Yangcl" w:date="2020-03-25T10:33:00Z"/>
          <w:rFonts w:ascii="Century Schoolbook" w:hAnsi="Century Schoolbook"/>
        </w:rPr>
      </w:pPr>
    </w:p>
    <w:p w:rsidR="007D35CF" w:rsidDel="00374D59" w:rsidRDefault="007D35CF" w:rsidP="007D35CF">
      <w:pPr>
        <w:rPr>
          <w:del w:id="1412" w:author="Yangcl" w:date="2020-03-25T10:33:00Z"/>
          <w:rFonts w:ascii="Century Schoolbook" w:hAnsi="Century Schoolbook"/>
        </w:rPr>
      </w:pPr>
    </w:p>
    <w:p w:rsidR="007D35CF" w:rsidDel="00374D59" w:rsidRDefault="007D35CF" w:rsidP="007D35CF">
      <w:pPr>
        <w:rPr>
          <w:del w:id="1413" w:author="Yangcl" w:date="2020-03-25T10:33:00Z"/>
          <w:rFonts w:ascii="Century Schoolbook" w:hAnsi="Century Schoolbook"/>
        </w:rPr>
      </w:pPr>
    </w:p>
    <w:p w:rsidR="007D35CF" w:rsidDel="00374D59" w:rsidRDefault="007D35CF" w:rsidP="007D35CF">
      <w:pPr>
        <w:rPr>
          <w:del w:id="1414" w:author="Yangcl" w:date="2020-03-25T10:33:00Z"/>
          <w:rFonts w:ascii="Century Schoolbook" w:hAnsi="Century Schoolbook"/>
        </w:rPr>
      </w:pPr>
    </w:p>
    <w:p w:rsidR="007D35CF" w:rsidDel="00374D59" w:rsidRDefault="007D35CF" w:rsidP="007D35CF">
      <w:pPr>
        <w:rPr>
          <w:del w:id="1415" w:author="Yangcl" w:date="2020-03-25T10:33:00Z"/>
          <w:rFonts w:ascii="Century Schoolbook" w:hAnsi="Century Schoolbook"/>
        </w:rPr>
      </w:pPr>
    </w:p>
    <w:p w:rsidR="007D35CF" w:rsidDel="00374D59" w:rsidRDefault="007D35CF" w:rsidP="007D35CF">
      <w:pPr>
        <w:rPr>
          <w:del w:id="1416" w:author="Yangcl" w:date="2020-03-25T10:33:00Z"/>
          <w:rFonts w:ascii="Century Schoolbook" w:hAnsi="Century Schoolbook"/>
        </w:rPr>
      </w:pPr>
    </w:p>
    <w:p w:rsidR="007D35CF" w:rsidDel="00374D59" w:rsidRDefault="007D35CF" w:rsidP="007D35CF">
      <w:pPr>
        <w:rPr>
          <w:del w:id="1417" w:author="Yangcl" w:date="2020-03-25T10:33:00Z"/>
          <w:rFonts w:ascii="Century Schoolbook" w:hAnsi="Century Schoolbook"/>
        </w:rPr>
      </w:pPr>
    </w:p>
    <w:p w:rsidR="007D35CF" w:rsidDel="00374D59" w:rsidRDefault="007D35CF" w:rsidP="007D35CF">
      <w:pPr>
        <w:rPr>
          <w:del w:id="1418" w:author="Yangcl" w:date="2020-03-25T10:33:00Z"/>
          <w:rFonts w:ascii="Century Schoolbook" w:hAnsi="Century Schoolbook"/>
        </w:rPr>
      </w:pPr>
    </w:p>
    <w:p w:rsidR="007D35CF" w:rsidDel="00374D59" w:rsidRDefault="007D35CF" w:rsidP="007D35CF">
      <w:pPr>
        <w:rPr>
          <w:del w:id="1419" w:author="Yangcl" w:date="2020-03-25T10:33:00Z"/>
          <w:rFonts w:ascii="Century Schoolbook" w:hAnsi="Century Schoolbook"/>
        </w:rPr>
      </w:pPr>
    </w:p>
    <w:p w:rsidR="007D35CF" w:rsidDel="00374D59" w:rsidRDefault="007D35CF" w:rsidP="007D35CF">
      <w:pPr>
        <w:rPr>
          <w:del w:id="1420" w:author="Yangcl" w:date="2020-03-25T10:33:00Z"/>
          <w:rFonts w:ascii="Century Schoolbook" w:hAnsi="Century Schoolbook"/>
        </w:rPr>
      </w:pPr>
    </w:p>
    <w:p w:rsidR="007D35CF" w:rsidDel="00374D59" w:rsidRDefault="007D35CF" w:rsidP="007D35CF">
      <w:pPr>
        <w:rPr>
          <w:del w:id="1421" w:author="Yangcl" w:date="2020-03-25T10:33:00Z"/>
          <w:rFonts w:ascii="Century Schoolbook" w:hAnsi="Century Schoolbook"/>
        </w:rPr>
      </w:pPr>
    </w:p>
    <w:p w:rsidR="007D35CF" w:rsidDel="00374D59" w:rsidRDefault="007D35CF" w:rsidP="007D35CF">
      <w:pPr>
        <w:rPr>
          <w:del w:id="1422" w:author="Yangcl" w:date="2020-03-25T10:33:00Z"/>
          <w:rFonts w:ascii="Century Schoolbook" w:hAnsi="Century Schoolbook"/>
        </w:rPr>
      </w:pPr>
    </w:p>
    <w:p w:rsidR="007D35CF" w:rsidDel="00374D59" w:rsidRDefault="007D35CF" w:rsidP="007D35CF">
      <w:pPr>
        <w:rPr>
          <w:del w:id="1423" w:author="Yangcl" w:date="2020-03-25T10:33:00Z"/>
          <w:rFonts w:ascii="Century Schoolbook" w:hAnsi="Century Schoolbook"/>
        </w:rPr>
      </w:pPr>
    </w:p>
    <w:p w:rsidR="007D35CF" w:rsidDel="00374D59" w:rsidRDefault="007D35CF" w:rsidP="007D35CF">
      <w:pPr>
        <w:rPr>
          <w:del w:id="1424" w:author="Yangcl" w:date="2020-03-25T10:33:00Z"/>
          <w:rFonts w:ascii="Century Schoolbook" w:hAnsi="Century Schoolbook"/>
        </w:rPr>
      </w:pPr>
    </w:p>
    <w:p w:rsidR="007D35CF" w:rsidDel="00374D59" w:rsidRDefault="007D35CF" w:rsidP="007D35CF">
      <w:pPr>
        <w:rPr>
          <w:del w:id="1425" w:author="Yangcl" w:date="2020-03-25T10:33:00Z"/>
          <w:rFonts w:ascii="Century Schoolbook" w:hAnsi="Century Schoolbook"/>
        </w:rPr>
      </w:pPr>
    </w:p>
    <w:p w:rsidR="007D35CF" w:rsidDel="00374D59" w:rsidRDefault="007D35CF" w:rsidP="007D35CF">
      <w:pPr>
        <w:rPr>
          <w:del w:id="1426" w:author="Yangcl" w:date="2020-03-25T10:33:00Z"/>
          <w:rFonts w:ascii="Century Schoolbook" w:hAnsi="Century Schoolbook"/>
        </w:rPr>
      </w:pPr>
    </w:p>
    <w:p w:rsidR="007D35CF" w:rsidDel="00374D59" w:rsidRDefault="007D35CF" w:rsidP="007D35CF">
      <w:pPr>
        <w:rPr>
          <w:del w:id="1427" w:author="Yangcl" w:date="2020-03-25T10:33:00Z"/>
          <w:rFonts w:ascii="Century Schoolbook" w:hAnsi="Century Schoolbook"/>
        </w:rPr>
      </w:pPr>
    </w:p>
    <w:p w:rsidR="007D35CF" w:rsidRPr="007C0623" w:rsidDel="00374D59" w:rsidRDefault="007D35CF" w:rsidP="007D35CF">
      <w:pPr>
        <w:rPr>
          <w:del w:id="1428" w:author="Yangcl" w:date="2020-03-25T10:33:00Z"/>
          <w:rFonts w:ascii="Century Schoolbook" w:hAnsi="Century Schoolbook"/>
        </w:rPr>
      </w:pPr>
    </w:p>
    <w:p w:rsidR="007D35CF" w:rsidRPr="00F8697E" w:rsidDel="00374D59" w:rsidRDefault="007D35CF" w:rsidP="007D35CF">
      <w:pPr>
        <w:rPr>
          <w:del w:id="1429" w:author="Yangcl" w:date="2020-03-25T10:33:00Z"/>
          <w:rFonts w:ascii="Century Schoolbook" w:hAnsi="Century Schoolbook"/>
        </w:rPr>
      </w:pPr>
    </w:p>
    <w:p w:rsidR="007D35CF" w:rsidDel="00374D59" w:rsidRDefault="007D35CF" w:rsidP="007D35CF">
      <w:pPr>
        <w:rPr>
          <w:del w:id="1430" w:author="Yangcl" w:date="2020-03-25T10:33:00Z"/>
          <w:rFonts w:ascii="Century Schoolbook" w:hAnsi="Century Schoolbook"/>
        </w:rPr>
      </w:pPr>
    </w:p>
    <w:p w:rsidR="007D35CF" w:rsidDel="00374D59" w:rsidRDefault="007D35CF" w:rsidP="007D35CF">
      <w:pPr>
        <w:rPr>
          <w:del w:id="1431" w:author="Yangcl" w:date="2020-03-25T10:33:00Z"/>
          <w:rFonts w:ascii="Century Schoolbook" w:hAnsi="Century Schoolbook"/>
        </w:rPr>
      </w:pPr>
    </w:p>
    <w:p w:rsidR="007D35CF" w:rsidDel="00374D59" w:rsidRDefault="007D35CF" w:rsidP="007D35CF">
      <w:pPr>
        <w:rPr>
          <w:del w:id="1432" w:author="Yangcl" w:date="2020-03-25T10:33:00Z"/>
          <w:rFonts w:ascii="Century Schoolbook" w:hAnsi="Century Schoolbook"/>
        </w:rPr>
      </w:pPr>
    </w:p>
    <w:p w:rsidR="007D35CF" w:rsidDel="00374D59" w:rsidRDefault="007D35CF" w:rsidP="007D35CF">
      <w:pPr>
        <w:rPr>
          <w:del w:id="1433" w:author="Yangcl" w:date="2020-03-25T10:33:00Z"/>
          <w:rFonts w:ascii="Century Schoolbook" w:hAnsi="Century Schoolbook"/>
        </w:rPr>
      </w:pPr>
    </w:p>
    <w:p w:rsidR="007D35CF" w:rsidDel="00374D59" w:rsidRDefault="007D35CF" w:rsidP="007D35CF">
      <w:pPr>
        <w:rPr>
          <w:del w:id="1434" w:author="Yangcl" w:date="2020-03-25T10:33:00Z"/>
          <w:rFonts w:ascii="Century Schoolbook" w:hAnsi="Century Schoolbook"/>
        </w:rPr>
      </w:pPr>
    </w:p>
    <w:p w:rsidR="007D35CF" w:rsidDel="00374D59" w:rsidRDefault="007D35CF" w:rsidP="007D35CF">
      <w:pPr>
        <w:rPr>
          <w:del w:id="1435" w:author="Yangcl" w:date="2020-03-25T10:33:00Z"/>
          <w:rFonts w:ascii="Century Schoolbook" w:hAnsi="Century Schoolbook"/>
        </w:rPr>
      </w:pPr>
    </w:p>
    <w:p w:rsidR="007D35CF" w:rsidDel="00374D59" w:rsidRDefault="007D35CF" w:rsidP="007D35CF">
      <w:pPr>
        <w:rPr>
          <w:del w:id="1436" w:author="Yangcl" w:date="2020-03-25T10:33:00Z"/>
          <w:rFonts w:ascii="Century Schoolbook" w:hAnsi="Century Schoolbook"/>
        </w:rPr>
      </w:pPr>
    </w:p>
    <w:p w:rsidR="007D35CF" w:rsidDel="00374D59" w:rsidRDefault="007D35CF" w:rsidP="007D35CF">
      <w:pPr>
        <w:rPr>
          <w:del w:id="1437" w:author="Yangcl" w:date="2020-03-25T10:33:00Z"/>
          <w:rFonts w:ascii="Century Schoolbook" w:hAnsi="Century Schoolbook"/>
        </w:rPr>
      </w:pPr>
    </w:p>
    <w:p w:rsidR="007D35CF" w:rsidDel="00374D59" w:rsidRDefault="007D35CF" w:rsidP="007D35CF">
      <w:pPr>
        <w:rPr>
          <w:del w:id="1438" w:author="Yangcl" w:date="2020-03-25T10:33:00Z"/>
          <w:rFonts w:ascii="Century Schoolbook" w:hAnsi="Century Schoolbook"/>
        </w:rPr>
      </w:pPr>
    </w:p>
    <w:p w:rsidR="007D35CF" w:rsidDel="00374D59" w:rsidRDefault="007D35CF" w:rsidP="007D35CF">
      <w:pPr>
        <w:rPr>
          <w:del w:id="1439" w:author="Yangcl" w:date="2020-03-25T10:33:00Z"/>
          <w:rFonts w:ascii="Century Schoolbook" w:hAnsi="Century Schoolbook"/>
        </w:rPr>
      </w:pPr>
    </w:p>
    <w:p w:rsidR="007D35CF" w:rsidDel="00374D59" w:rsidRDefault="007D35CF" w:rsidP="007D35CF">
      <w:pPr>
        <w:rPr>
          <w:del w:id="1440" w:author="Yangcl" w:date="2020-03-25T10:33:00Z"/>
          <w:rFonts w:ascii="Century Schoolbook" w:hAnsi="Century Schoolbook"/>
        </w:rPr>
      </w:pPr>
    </w:p>
    <w:p w:rsidR="007D35CF" w:rsidDel="00374D59" w:rsidRDefault="007D35CF" w:rsidP="007D35CF">
      <w:pPr>
        <w:rPr>
          <w:del w:id="1441" w:author="Yangcl" w:date="2020-03-25T10:33:00Z"/>
          <w:rFonts w:ascii="Century Schoolbook" w:hAnsi="Century Schoolbook"/>
        </w:rPr>
      </w:pPr>
    </w:p>
    <w:p w:rsidR="007D35CF" w:rsidDel="00374D59" w:rsidRDefault="007D35CF" w:rsidP="007D35CF">
      <w:pPr>
        <w:rPr>
          <w:del w:id="1442" w:author="Yangcl" w:date="2020-03-25T10:33:00Z"/>
          <w:rFonts w:ascii="Century Schoolbook" w:hAnsi="Century Schoolbook"/>
        </w:rPr>
      </w:pPr>
    </w:p>
    <w:p w:rsidR="007D35CF" w:rsidDel="00374D59" w:rsidRDefault="007D35CF" w:rsidP="007D35CF">
      <w:pPr>
        <w:rPr>
          <w:del w:id="1443" w:author="Yangcl" w:date="2020-03-25T10:33:00Z"/>
          <w:rFonts w:ascii="Century Schoolbook" w:hAnsi="Century Schoolbook"/>
        </w:rPr>
      </w:pPr>
    </w:p>
    <w:p w:rsidR="007D35CF" w:rsidDel="00374D59" w:rsidRDefault="007D35CF" w:rsidP="007D35CF">
      <w:pPr>
        <w:rPr>
          <w:del w:id="1444" w:author="Yangcl" w:date="2020-03-25T10:33:00Z"/>
          <w:rFonts w:ascii="Century Schoolbook" w:hAnsi="Century Schoolbook"/>
        </w:rPr>
      </w:pPr>
    </w:p>
    <w:p w:rsidR="007D35CF" w:rsidDel="00374D59" w:rsidRDefault="007D35CF" w:rsidP="007D35CF">
      <w:pPr>
        <w:rPr>
          <w:del w:id="1445" w:author="Yangcl" w:date="2020-03-25T10:33:00Z"/>
          <w:rFonts w:ascii="Century Schoolbook" w:hAnsi="Century Schoolbook"/>
        </w:rPr>
      </w:pPr>
    </w:p>
    <w:p w:rsidR="007D35CF" w:rsidDel="00374D59" w:rsidRDefault="007D35CF" w:rsidP="007D35CF">
      <w:pPr>
        <w:rPr>
          <w:del w:id="1446" w:author="Yangcl" w:date="2020-03-25T10:33:00Z"/>
          <w:rFonts w:ascii="Century Schoolbook" w:hAnsi="Century Schoolbook"/>
        </w:rPr>
      </w:pPr>
    </w:p>
    <w:p w:rsidR="007D35CF" w:rsidDel="00374D59" w:rsidRDefault="007D35CF" w:rsidP="007D35CF">
      <w:pPr>
        <w:rPr>
          <w:del w:id="1447" w:author="Yangcl" w:date="2020-03-25T10:33:00Z"/>
          <w:rFonts w:ascii="Century Schoolbook" w:hAnsi="Century Schoolbook"/>
        </w:rPr>
      </w:pPr>
    </w:p>
    <w:p w:rsidR="007D35CF" w:rsidDel="00374D59" w:rsidRDefault="007D35CF" w:rsidP="007D35CF">
      <w:pPr>
        <w:rPr>
          <w:del w:id="1448" w:author="Yangcl" w:date="2020-03-25T10:33:00Z"/>
          <w:rFonts w:ascii="Century Schoolbook" w:hAnsi="Century Schoolbook"/>
        </w:rPr>
      </w:pPr>
    </w:p>
    <w:p w:rsidR="007D35CF" w:rsidDel="00374D59" w:rsidRDefault="007D35CF" w:rsidP="007D35CF">
      <w:pPr>
        <w:rPr>
          <w:del w:id="1449" w:author="Yangcl" w:date="2020-03-25T10:33:00Z"/>
          <w:rFonts w:ascii="Century Schoolbook" w:hAnsi="Century Schoolbook"/>
        </w:rPr>
      </w:pPr>
    </w:p>
    <w:p w:rsidR="007D35CF" w:rsidDel="00374D59" w:rsidRDefault="007D35CF" w:rsidP="007D35CF">
      <w:pPr>
        <w:rPr>
          <w:del w:id="1450" w:author="Yangcl" w:date="2020-03-25T10:33:00Z"/>
          <w:rFonts w:ascii="Century Schoolbook" w:hAnsi="Century Schoolbook"/>
        </w:rPr>
      </w:pPr>
    </w:p>
    <w:p w:rsidR="007D35CF" w:rsidDel="00374D59" w:rsidRDefault="007D35CF" w:rsidP="007D35CF">
      <w:pPr>
        <w:rPr>
          <w:del w:id="1451" w:author="Yangcl" w:date="2020-03-25T10:33:00Z"/>
          <w:rFonts w:ascii="Century Schoolbook" w:hAnsi="Century Schoolbook"/>
        </w:rPr>
      </w:pPr>
    </w:p>
    <w:p w:rsidR="007D35CF" w:rsidDel="00374D59" w:rsidRDefault="007D35CF" w:rsidP="007D35CF">
      <w:pPr>
        <w:rPr>
          <w:del w:id="1452" w:author="Yangcl" w:date="2020-03-25T10:33:00Z"/>
          <w:rFonts w:ascii="Century Schoolbook" w:hAnsi="Century Schoolbook"/>
        </w:rPr>
      </w:pPr>
    </w:p>
    <w:p w:rsidR="007D35CF" w:rsidDel="00374D59" w:rsidRDefault="007D35CF" w:rsidP="007D35CF">
      <w:pPr>
        <w:rPr>
          <w:del w:id="1453" w:author="Yangcl" w:date="2020-03-25T10:33:00Z"/>
          <w:rFonts w:ascii="Century Schoolbook" w:hAnsi="Century Schoolbook"/>
        </w:rPr>
      </w:pPr>
    </w:p>
    <w:p w:rsidR="007D35CF" w:rsidDel="00374D59" w:rsidRDefault="007D35CF" w:rsidP="007D35CF">
      <w:pPr>
        <w:rPr>
          <w:del w:id="1454" w:author="Yangcl" w:date="2020-03-25T10:33:00Z"/>
          <w:rFonts w:ascii="Century Schoolbook" w:hAnsi="Century Schoolbook"/>
        </w:rPr>
      </w:pPr>
    </w:p>
    <w:p w:rsidR="007D35CF" w:rsidDel="00374D59" w:rsidRDefault="007D35CF" w:rsidP="007D35CF">
      <w:pPr>
        <w:rPr>
          <w:del w:id="1455" w:author="Yangcl" w:date="2020-03-25T10:33:00Z"/>
          <w:rFonts w:ascii="Century Schoolbook" w:hAnsi="Century Schoolbook"/>
        </w:rPr>
      </w:pPr>
    </w:p>
    <w:p w:rsidR="007D35CF" w:rsidDel="00374D59" w:rsidRDefault="007D35CF" w:rsidP="007D35CF">
      <w:pPr>
        <w:rPr>
          <w:del w:id="1456" w:author="Yangcl" w:date="2020-03-25T10:33:00Z"/>
          <w:rFonts w:ascii="Century Schoolbook" w:hAnsi="Century Schoolbook"/>
        </w:rPr>
      </w:pPr>
    </w:p>
    <w:p w:rsidR="007D35CF" w:rsidDel="00374D59" w:rsidRDefault="007D35CF" w:rsidP="007D35CF">
      <w:pPr>
        <w:rPr>
          <w:del w:id="1457" w:author="Yangcl" w:date="2020-03-25T10:33:00Z"/>
          <w:rFonts w:ascii="Century Schoolbook" w:hAnsi="Century Schoolbook"/>
        </w:rPr>
      </w:pPr>
    </w:p>
    <w:p w:rsidR="007D35CF" w:rsidDel="00374D59" w:rsidRDefault="007D35CF" w:rsidP="007D35CF">
      <w:pPr>
        <w:rPr>
          <w:del w:id="1458" w:author="Yangcl" w:date="2020-03-25T10:33:00Z"/>
          <w:rFonts w:ascii="Century Schoolbook" w:hAnsi="Century Schoolbook"/>
        </w:rPr>
      </w:pPr>
    </w:p>
    <w:p w:rsidR="007D35CF" w:rsidDel="00374D59" w:rsidRDefault="007D35CF" w:rsidP="007D35CF">
      <w:pPr>
        <w:rPr>
          <w:del w:id="1459" w:author="Yangcl" w:date="2020-03-25T10:33:00Z"/>
          <w:rFonts w:ascii="Century Schoolbook" w:hAnsi="Century Schoolbook"/>
        </w:rPr>
      </w:pPr>
    </w:p>
    <w:p w:rsidR="007D35CF" w:rsidDel="00374D59" w:rsidRDefault="007D35CF" w:rsidP="007D35CF">
      <w:pPr>
        <w:rPr>
          <w:del w:id="1460" w:author="Yangcl" w:date="2020-03-25T10:33:00Z"/>
          <w:rFonts w:ascii="Century Schoolbook" w:hAnsi="Century Schoolbook"/>
        </w:rPr>
      </w:pPr>
    </w:p>
    <w:p w:rsidR="007D35CF" w:rsidDel="00374D59" w:rsidRDefault="007D35CF" w:rsidP="007D35CF">
      <w:pPr>
        <w:rPr>
          <w:del w:id="1461" w:author="Yangcl" w:date="2020-03-25T10:33:00Z"/>
          <w:rFonts w:ascii="Century Schoolbook" w:hAnsi="Century Schoolbook"/>
        </w:rPr>
      </w:pPr>
    </w:p>
    <w:p w:rsidR="007D35CF" w:rsidDel="00374D59" w:rsidRDefault="007D35CF" w:rsidP="007D35CF">
      <w:pPr>
        <w:rPr>
          <w:del w:id="1462" w:author="Yangcl" w:date="2020-03-25T10:33:00Z"/>
          <w:rFonts w:ascii="Century Schoolbook" w:hAnsi="Century Schoolbook"/>
        </w:rPr>
      </w:pPr>
    </w:p>
    <w:p w:rsidR="007D35CF" w:rsidDel="00374D59" w:rsidRDefault="007D35CF" w:rsidP="007D35CF">
      <w:pPr>
        <w:rPr>
          <w:del w:id="1463" w:author="Yangcl" w:date="2020-03-25T10:33:00Z"/>
          <w:rFonts w:ascii="Century Schoolbook" w:hAnsi="Century Schoolbook"/>
        </w:rPr>
      </w:pPr>
    </w:p>
    <w:p w:rsidR="007D35CF" w:rsidDel="00374D59" w:rsidRDefault="007D35CF" w:rsidP="007D35CF">
      <w:pPr>
        <w:rPr>
          <w:del w:id="1464" w:author="Yangcl" w:date="2020-03-25T10:33:00Z"/>
          <w:rFonts w:ascii="Century Schoolbook" w:hAnsi="Century Schoolbook"/>
        </w:rPr>
      </w:pPr>
    </w:p>
    <w:p w:rsidR="007D35CF" w:rsidDel="00374D59" w:rsidRDefault="007D35CF" w:rsidP="007D35CF">
      <w:pPr>
        <w:rPr>
          <w:del w:id="1465" w:author="Yangcl" w:date="2020-03-25T10:33:00Z"/>
          <w:rFonts w:ascii="Century Schoolbook" w:hAnsi="Century Schoolbook"/>
        </w:rPr>
      </w:pPr>
    </w:p>
    <w:p w:rsidR="007D35CF" w:rsidDel="00374D59" w:rsidRDefault="007D35CF" w:rsidP="007D35CF">
      <w:pPr>
        <w:rPr>
          <w:del w:id="1466" w:author="Yangcl" w:date="2020-03-25T10:33:00Z"/>
          <w:rFonts w:ascii="Century Schoolbook" w:hAnsi="Century Schoolbook"/>
        </w:rPr>
      </w:pPr>
    </w:p>
    <w:p w:rsidR="007D35CF" w:rsidDel="00374D59" w:rsidRDefault="007D35CF" w:rsidP="007D35CF">
      <w:pPr>
        <w:rPr>
          <w:del w:id="1467" w:author="Yangcl" w:date="2020-03-25T10:33:00Z"/>
          <w:rFonts w:ascii="Century Schoolbook" w:hAnsi="Century Schoolbook"/>
        </w:rPr>
      </w:pPr>
    </w:p>
    <w:p w:rsidR="007D35CF" w:rsidDel="00374D59" w:rsidRDefault="007D35CF" w:rsidP="007D35CF">
      <w:pPr>
        <w:rPr>
          <w:del w:id="1468" w:author="Yangcl" w:date="2020-03-25T10:33:00Z"/>
          <w:rFonts w:ascii="Century Schoolbook" w:hAnsi="Century Schoolbook"/>
        </w:rPr>
      </w:pPr>
    </w:p>
    <w:p w:rsidR="007D35CF" w:rsidDel="00374D59" w:rsidRDefault="007D35CF" w:rsidP="007D35CF">
      <w:pPr>
        <w:rPr>
          <w:del w:id="1469" w:author="Yangcl" w:date="2020-03-25T10:33:00Z"/>
          <w:rFonts w:ascii="Century Schoolbook" w:hAnsi="Century Schoolbook"/>
        </w:rPr>
      </w:pPr>
    </w:p>
    <w:p w:rsidR="007D35CF" w:rsidDel="00374D59" w:rsidRDefault="007D35CF" w:rsidP="007D35CF">
      <w:pPr>
        <w:rPr>
          <w:del w:id="1470" w:author="Yangcl" w:date="2020-03-25T10:33:00Z"/>
          <w:rFonts w:ascii="Century Schoolbook" w:hAnsi="Century Schoolbook"/>
        </w:rPr>
      </w:pPr>
    </w:p>
    <w:p w:rsidR="007D35CF" w:rsidDel="00374D59" w:rsidRDefault="007D35CF" w:rsidP="007D35CF">
      <w:pPr>
        <w:rPr>
          <w:del w:id="1471" w:author="Yangcl" w:date="2020-03-25T10:33:00Z"/>
          <w:rFonts w:ascii="Century Schoolbook" w:hAnsi="Century Schoolbook"/>
        </w:rPr>
      </w:pPr>
    </w:p>
    <w:p w:rsidR="007D35CF" w:rsidDel="00374D59" w:rsidRDefault="007D35CF" w:rsidP="007D35CF">
      <w:pPr>
        <w:rPr>
          <w:del w:id="1472" w:author="Yangcl" w:date="2020-03-25T10:33:00Z"/>
          <w:rFonts w:ascii="Century Schoolbook" w:hAnsi="Century Schoolbook"/>
        </w:rPr>
      </w:pPr>
    </w:p>
    <w:p w:rsidR="007D35CF" w:rsidDel="00374D59" w:rsidRDefault="007D35CF" w:rsidP="007D35CF">
      <w:pPr>
        <w:rPr>
          <w:del w:id="1473" w:author="Yangcl" w:date="2020-03-25T10:33:00Z"/>
          <w:rFonts w:ascii="Century Schoolbook" w:hAnsi="Century Schoolbook"/>
        </w:rPr>
      </w:pPr>
    </w:p>
    <w:p w:rsidR="007D35CF" w:rsidDel="00374D59" w:rsidRDefault="007D35CF" w:rsidP="007D35CF">
      <w:pPr>
        <w:rPr>
          <w:del w:id="1474" w:author="Yangcl" w:date="2020-03-25T10:33:00Z"/>
          <w:rFonts w:ascii="Century Schoolbook" w:hAnsi="Century Schoolbook"/>
        </w:rPr>
      </w:pPr>
    </w:p>
    <w:p w:rsidR="007D35CF" w:rsidDel="00374D59" w:rsidRDefault="007D35CF" w:rsidP="007D35CF">
      <w:pPr>
        <w:rPr>
          <w:del w:id="1475" w:author="Yangcl" w:date="2020-03-25T10:33:00Z"/>
          <w:rFonts w:ascii="Century Schoolbook" w:hAnsi="Century Schoolbook"/>
        </w:rPr>
      </w:pPr>
    </w:p>
    <w:p w:rsidR="007D35CF" w:rsidDel="00374D59" w:rsidRDefault="007D35CF" w:rsidP="007D35CF">
      <w:pPr>
        <w:rPr>
          <w:del w:id="1476" w:author="Yangcl" w:date="2020-03-25T10:33:00Z"/>
          <w:rFonts w:ascii="Century Schoolbook" w:hAnsi="Century Schoolbook"/>
        </w:rPr>
      </w:pPr>
    </w:p>
    <w:p w:rsidR="007D35CF" w:rsidDel="00374D59" w:rsidRDefault="007D35CF" w:rsidP="007D35CF">
      <w:pPr>
        <w:rPr>
          <w:del w:id="1477" w:author="Yangcl" w:date="2020-03-25T10:33:00Z"/>
          <w:rFonts w:ascii="Century Schoolbook" w:hAnsi="Century Schoolbook"/>
        </w:rPr>
      </w:pPr>
    </w:p>
    <w:p w:rsidR="007D35CF" w:rsidDel="00374D59" w:rsidRDefault="007D35CF" w:rsidP="007D35CF">
      <w:pPr>
        <w:rPr>
          <w:del w:id="1478" w:author="Yangcl" w:date="2020-03-25T10:33:00Z"/>
          <w:rFonts w:ascii="Century Schoolbook" w:hAnsi="Century Schoolbook"/>
        </w:rPr>
      </w:pPr>
    </w:p>
    <w:p w:rsidR="007D35CF" w:rsidDel="00374D59" w:rsidRDefault="007D35CF" w:rsidP="007D35CF">
      <w:pPr>
        <w:rPr>
          <w:del w:id="1479" w:author="Yangcl" w:date="2020-03-25T10:33:00Z"/>
          <w:rFonts w:ascii="Century Schoolbook" w:hAnsi="Century Schoolbook"/>
        </w:rPr>
      </w:pPr>
    </w:p>
    <w:p w:rsidR="007D35CF" w:rsidDel="00374D59" w:rsidRDefault="007D35CF" w:rsidP="007D35CF">
      <w:pPr>
        <w:rPr>
          <w:del w:id="1480" w:author="Yangcl" w:date="2020-03-25T10:33:00Z"/>
          <w:rFonts w:ascii="Century Schoolbook" w:hAnsi="Century Schoolbook"/>
        </w:rPr>
      </w:pPr>
    </w:p>
    <w:p w:rsidR="007D35CF" w:rsidDel="00374D59" w:rsidRDefault="007D35CF" w:rsidP="007D35CF">
      <w:pPr>
        <w:rPr>
          <w:del w:id="1481" w:author="Yangcl" w:date="2020-03-25T10:33:00Z"/>
          <w:rFonts w:ascii="Century Schoolbook" w:hAnsi="Century Schoolbook"/>
        </w:rPr>
      </w:pPr>
    </w:p>
    <w:p w:rsidR="007D35CF" w:rsidDel="00374D59" w:rsidRDefault="007D35CF" w:rsidP="007D35CF">
      <w:pPr>
        <w:rPr>
          <w:del w:id="1482" w:author="Yangcl" w:date="2020-03-25T10:33:00Z"/>
          <w:rFonts w:ascii="Century Schoolbook" w:hAnsi="Century Schoolbook"/>
        </w:rPr>
      </w:pPr>
    </w:p>
    <w:p w:rsidR="007D35CF" w:rsidDel="00374D59" w:rsidRDefault="007D35CF" w:rsidP="007D35CF">
      <w:pPr>
        <w:rPr>
          <w:del w:id="1483" w:author="Yangcl" w:date="2020-03-25T10:33:00Z"/>
          <w:rFonts w:ascii="Century Schoolbook" w:hAnsi="Century Schoolbook"/>
        </w:rPr>
      </w:pPr>
    </w:p>
    <w:p w:rsidR="007D35CF" w:rsidDel="00374D59" w:rsidRDefault="007D35CF" w:rsidP="007D35CF">
      <w:pPr>
        <w:rPr>
          <w:del w:id="1484" w:author="Yangcl" w:date="2020-03-25T10:33:00Z"/>
          <w:rFonts w:ascii="Century Schoolbook" w:hAnsi="Century Schoolbook"/>
        </w:rPr>
      </w:pPr>
    </w:p>
    <w:p w:rsidR="007D35CF" w:rsidDel="00374D59" w:rsidRDefault="007D35CF" w:rsidP="007D35CF">
      <w:pPr>
        <w:rPr>
          <w:del w:id="1485" w:author="Yangcl" w:date="2020-03-25T10:33:00Z"/>
          <w:rFonts w:ascii="Century Schoolbook" w:hAnsi="Century Schoolbook"/>
        </w:rPr>
      </w:pPr>
    </w:p>
    <w:p w:rsidR="007D35CF" w:rsidDel="00374D59" w:rsidRDefault="007D35CF" w:rsidP="007D35CF">
      <w:pPr>
        <w:rPr>
          <w:del w:id="1486" w:author="Yangcl" w:date="2020-03-25T10:33:00Z"/>
          <w:rFonts w:ascii="Century Schoolbook" w:hAnsi="Century Schoolbook"/>
        </w:rPr>
      </w:pPr>
    </w:p>
    <w:p w:rsidR="007D35CF" w:rsidDel="00374D59" w:rsidRDefault="007D35CF" w:rsidP="007D35CF">
      <w:pPr>
        <w:rPr>
          <w:del w:id="1487" w:author="Yangcl" w:date="2020-03-25T10:33:00Z"/>
          <w:rFonts w:ascii="Century Schoolbook" w:hAnsi="Century Schoolbook"/>
        </w:rPr>
      </w:pPr>
    </w:p>
    <w:p w:rsidR="007D35CF" w:rsidDel="00374D59" w:rsidRDefault="007D35CF" w:rsidP="007D35CF">
      <w:pPr>
        <w:rPr>
          <w:del w:id="1488" w:author="Yangcl" w:date="2020-03-25T10:33:00Z"/>
          <w:rFonts w:ascii="Century Schoolbook" w:hAnsi="Century Schoolbook"/>
        </w:rPr>
      </w:pPr>
    </w:p>
    <w:p w:rsidR="007D35CF" w:rsidDel="00374D59" w:rsidRDefault="007D35CF" w:rsidP="007D35CF">
      <w:pPr>
        <w:rPr>
          <w:del w:id="1489" w:author="Yangcl" w:date="2020-03-25T10:33:00Z"/>
          <w:rFonts w:ascii="Century Schoolbook" w:hAnsi="Century Schoolbook"/>
        </w:rPr>
      </w:pPr>
    </w:p>
    <w:p w:rsidR="007D35CF" w:rsidDel="00374D59" w:rsidRDefault="007D35CF" w:rsidP="007D35CF">
      <w:pPr>
        <w:rPr>
          <w:del w:id="1490" w:author="Yangcl" w:date="2020-03-25T10:33:00Z"/>
          <w:rFonts w:ascii="Century Schoolbook" w:hAnsi="Century Schoolbook"/>
        </w:rPr>
      </w:pPr>
    </w:p>
    <w:p w:rsidR="007D35CF" w:rsidDel="00374D59" w:rsidRDefault="007D35CF" w:rsidP="007D35CF">
      <w:pPr>
        <w:rPr>
          <w:del w:id="1491" w:author="Yangcl" w:date="2020-03-25T10:33:00Z"/>
          <w:rFonts w:ascii="Century Schoolbook" w:hAnsi="Century Schoolbook"/>
        </w:rPr>
      </w:pPr>
    </w:p>
    <w:p w:rsidR="007D35CF" w:rsidDel="00374D59" w:rsidRDefault="007D35CF" w:rsidP="007D35CF">
      <w:pPr>
        <w:rPr>
          <w:del w:id="1492" w:author="Yangcl" w:date="2020-03-25T10:33:00Z"/>
          <w:rFonts w:ascii="Century Schoolbook" w:hAnsi="Century Schoolbook"/>
        </w:rPr>
      </w:pPr>
    </w:p>
    <w:p w:rsidR="007D35CF" w:rsidDel="00374D59" w:rsidRDefault="007D35CF" w:rsidP="007D35CF">
      <w:pPr>
        <w:rPr>
          <w:del w:id="1493" w:author="Yangcl" w:date="2020-03-25T10:33:00Z"/>
          <w:rFonts w:ascii="Century Schoolbook" w:hAnsi="Century Schoolbook"/>
        </w:rPr>
      </w:pPr>
    </w:p>
    <w:p w:rsidR="007D35CF" w:rsidDel="00374D59" w:rsidRDefault="007D35CF" w:rsidP="007D35CF">
      <w:pPr>
        <w:rPr>
          <w:del w:id="1494" w:author="Yangcl" w:date="2020-03-25T10:33:00Z"/>
          <w:rFonts w:ascii="Century Schoolbook" w:hAnsi="Century Schoolbook"/>
        </w:rPr>
      </w:pPr>
    </w:p>
    <w:p w:rsidR="007D35CF" w:rsidDel="00374D59" w:rsidRDefault="007D35CF" w:rsidP="007D35CF">
      <w:pPr>
        <w:rPr>
          <w:del w:id="1495" w:author="Yangcl" w:date="2020-03-25T10:33:00Z"/>
          <w:rFonts w:ascii="Century Schoolbook" w:hAnsi="Century Schoolbook"/>
        </w:rPr>
      </w:pPr>
    </w:p>
    <w:p w:rsidR="007D35CF" w:rsidDel="00374D59" w:rsidRDefault="007D35CF" w:rsidP="007D35CF">
      <w:pPr>
        <w:rPr>
          <w:del w:id="1496" w:author="Yangcl" w:date="2020-03-25T10:33:00Z"/>
          <w:rFonts w:ascii="Century Schoolbook" w:hAnsi="Century Schoolbook"/>
        </w:rPr>
      </w:pPr>
    </w:p>
    <w:p w:rsidR="007D35CF" w:rsidDel="00374D59" w:rsidRDefault="007D35CF" w:rsidP="007D35CF">
      <w:pPr>
        <w:rPr>
          <w:del w:id="1497" w:author="Yangcl" w:date="2020-03-25T10:33:00Z"/>
          <w:rFonts w:ascii="Century Schoolbook" w:hAnsi="Century Schoolbook"/>
        </w:rPr>
      </w:pPr>
    </w:p>
    <w:p w:rsidR="007D35CF" w:rsidDel="00374D59" w:rsidRDefault="007D35CF" w:rsidP="007D35CF">
      <w:pPr>
        <w:rPr>
          <w:del w:id="1498" w:author="Yangcl" w:date="2020-03-25T10:33:00Z"/>
          <w:rFonts w:ascii="Century Schoolbook" w:hAnsi="Century Schoolbook"/>
        </w:rPr>
      </w:pPr>
    </w:p>
    <w:p w:rsidR="007D35CF" w:rsidDel="00374D59" w:rsidRDefault="007D35CF" w:rsidP="007D35CF">
      <w:pPr>
        <w:rPr>
          <w:del w:id="1499" w:author="Yangcl" w:date="2020-03-25T10:33:00Z"/>
          <w:rFonts w:ascii="Century Schoolbook" w:hAnsi="Century Schoolbook"/>
        </w:rPr>
      </w:pPr>
    </w:p>
    <w:p w:rsidR="007D35CF" w:rsidDel="00374D59" w:rsidRDefault="007D35CF" w:rsidP="007D35CF">
      <w:pPr>
        <w:rPr>
          <w:del w:id="1500" w:author="Yangcl" w:date="2020-03-25T10:33:00Z"/>
          <w:rFonts w:ascii="Century Schoolbook" w:hAnsi="Century Schoolbook"/>
        </w:rPr>
      </w:pPr>
    </w:p>
    <w:p w:rsidR="007D35CF" w:rsidDel="00374D59" w:rsidRDefault="007D35CF" w:rsidP="007D35CF">
      <w:pPr>
        <w:rPr>
          <w:del w:id="1501" w:author="Yangcl" w:date="2020-03-25T10:33:00Z"/>
          <w:rFonts w:ascii="Century Schoolbook" w:hAnsi="Century Schoolbook"/>
        </w:rPr>
      </w:pPr>
    </w:p>
    <w:p w:rsidR="007D35CF" w:rsidDel="00374D59" w:rsidRDefault="007D35CF" w:rsidP="007D35CF">
      <w:pPr>
        <w:rPr>
          <w:del w:id="1502" w:author="Yangcl" w:date="2020-03-25T10:33:00Z"/>
          <w:rFonts w:ascii="Century Schoolbook" w:hAnsi="Century Schoolbook"/>
        </w:rPr>
      </w:pPr>
    </w:p>
    <w:p w:rsidR="007D35CF" w:rsidDel="00374D59" w:rsidRDefault="007D35CF" w:rsidP="007D35CF">
      <w:pPr>
        <w:rPr>
          <w:del w:id="1503" w:author="Yangcl" w:date="2020-03-25T10:33:00Z"/>
          <w:rFonts w:ascii="Century Schoolbook" w:hAnsi="Century Schoolbook"/>
        </w:rPr>
      </w:pPr>
    </w:p>
    <w:p w:rsidR="007D35CF" w:rsidDel="00374D59" w:rsidRDefault="007D35CF" w:rsidP="007D35CF">
      <w:pPr>
        <w:rPr>
          <w:del w:id="1504" w:author="Yangcl" w:date="2020-03-25T10:33:00Z"/>
          <w:rFonts w:ascii="Century Schoolbook" w:hAnsi="Century Schoolbook"/>
        </w:rPr>
      </w:pPr>
    </w:p>
    <w:p w:rsidR="007D35CF" w:rsidDel="00374D59" w:rsidRDefault="007D35CF" w:rsidP="007D35CF">
      <w:pPr>
        <w:rPr>
          <w:del w:id="1505" w:author="Yangcl" w:date="2020-03-25T10:33:00Z"/>
          <w:rFonts w:ascii="Century Schoolbook" w:hAnsi="Century Schoolbook"/>
        </w:rPr>
      </w:pPr>
    </w:p>
    <w:p w:rsidR="007D35CF" w:rsidDel="00374D59" w:rsidRDefault="007D35CF" w:rsidP="007D35CF">
      <w:pPr>
        <w:rPr>
          <w:del w:id="1506" w:author="Yangcl" w:date="2020-03-25T10:33:00Z"/>
          <w:rFonts w:ascii="Century Schoolbook" w:hAnsi="Century Schoolbook"/>
        </w:rPr>
      </w:pPr>
    </w:p>
    <w:p w:rsidR="007D35CF" w:rsidDel="00374D59" w:rsidRDefault="007D35CF" w:rsidP="007D35CF">
      <w:pPr>
        <w:rPr>
          <w:del w:id="1507" w:author="Yangcl" w:date="2020-03-25T10:33:00Z"/>
          <w:rFonts w:ascii="Century Schoolbook" w:hAnsi="Century Schoolbook"/>
        </w:rPr>
      </w:pPr>
    </w:p>
    <w:p w:rsidR="007D35CF" w:rsidDel="00374D59" w:rsidRDefault="007D35CF" w:rsidP="007D35CF">
      <w:pPr>
        <w:rPr>
          <w:del w:id="1508" w:author="Yangcl" w:date="2020-03-25T10:33:00Z"/>
          <w:rFonts w:ascii="Century Schoolbook" w:hAnsi="Century Schoolbook"/>
        </w:rPr>
      </w:pPr>
    </w:p>
    <w:p w:rsidR="007D35CF" w:rsidDel="00374D59" w:rsidRDefault="007D35CF" w:rsidP="007D35CF">
      <w:pPr>
        <w:rPr>
          <w:del w:id="1509" w:author="Yangcl" w:date="2020-03-25T10:33:00Z"/>
          <w:rFonts w:ascii="Century Schoolbook" w:hAnsi="Century Schoolbook"/>
        </w:rPr>
      </w:pPr>
    </w:p>
    <w:p w:rsidR="007D35CF" w:rsidDel="00374D59" w:rsidRDefault="007D35CF" w:rsidP="007D35CF">
      <w:pPr>
        <w:rPr>
          <w:del w:id="1510" w:author="Yangcl" w:date="2020-03-25T10:33:00Z"/>
          <w:rFonts w:ascii="Century Schoolbook" w:hAnsi="Century Schoolbook"/>
        </w:rPr>
      </w:pPr>
    </w:p>
    <w:p w:rsidR="007D35CF" w:rsidDel="00374D59" w:rsidRDefault="007D35CF" w:rsidP="007D35CF">
      <w:pPr>
        <w:rPr>
          <w:del w:id="1511" w:author="Yangcl" w:date="2020-03-25T10:33:00Z"/>
          <w:rFonts w:ascii="Century Schoolbook" w:hAnsi="Century Schoolbook"/>
        </w:rPr>
      </w:pPr>
    </w:p>
    <w:p w:rsidR="007D35CF" w:rsidDel="00374D59" w:rsidRDefault="007D35CF" w:rsidP="007D35CF">
      <w:pPr>
        <w:rPr>
          <w:del w:id="1512" w:author="Yangcl" w:date="2020-03-25T10:33:00Z"/>
          <w:rFonts w:ascii="Century Schoolbook" w:hAnsi="Century Schoolbook"/>
        </w:rPr>
      </w:pPr>
    </w:p>
    <w:p w:rsidR="007D35CF" w:rsidDel="00374D59" w:rsidRDefault="007D35CF" w:rsidP="007D35CF">
      <w:pPr>
        <w:rPr>
          <w:del w:id="1513" w:author="Yangcl" w:date="2020-03-25T10:33:00Z"/>
          <w:rFonts w:ascii="Century Schoolbook" w:hAnsi="Century Schoolbook"/>
        </w:rPr>
      </w:pPr>
    </w:p>
    <w:p w:rsidR="007D35CF" w:rsidDel="00374D59" w:rsidRDefault="007D35CF" w:rsidP="007D35CF">
      <w:pPr>
        <w:rPr>
          <w:del w:id="1514" w:author="Yangcl" w:date="2020-03-25T10:33:00Z"/>
          <w:rFonts w:ascii="Century Schoolbook" w:hAnsi="Century Schoolbook"/>
        </w:rPr>
      </w:pPr>
    </w:p>
    <w:p w:rsidR="007D35CF" w:rsidDel="00374D59" w:rsidRDefault="007D35CF" w:rsidP="007D35CF">
      <w:pPr>
        <w:rPr>
          <w:del w:id="1515" w:author="Yangcl" w:date="2020-03-25T10:33:00Z"/>
          <w:rFonts w:ascii="Century Schoolbook" w:hAnsi="Century Schoolbook"/>
        </w:rPr>
      </w:pPr>
    </w:p>
    <w:p w:rsidR="007D35CF" w:rsidDel="00374D59" w:rsidRDefault="007D35CF" w:rsidP="007D35CF">
      <w:pPr>
        <w:rPr>
          <w:del w:id="1516" w:author="Yangcl" w:date="2020-03-25T10:33:00Z"/>
          <w:rFonts w:ascii="Century Schoolbook" w:hAnsi="Century Schoolbook"/>
        </w:rPr>
      </w:pPr>
    </w:p>
    <w:p w:rsidR="007D35CF" w:rsidDel="00374D59" w:rsidRDefault="007D35CF" w:rsidP="007D35CF">
      <w:pPr>
        <w:rPr>
          <w:del w:id="1517" w:author="Yangcl" w:date="2020-03-25T10:33:00Z"/>
          <w:rFonts w:ascii="Century Schoolbook" w:hAnsi="Century Schoolbook"/>
        </w:rPr>
      </w:pPr>
    </w:p>
    <w:p w:rsidR="007D35CF" w:rsidDel="00374D59" w:rsidRDefault="007D35CF" w:rsidP="007D35CF">
      <w:pPr>
        <w:rPr>
          <w:del w:id="1518" w:author="Yangcl" w:date="2020-03-25T10:33:00Z"/>
          <w:rFonts w:ascii="Century Schoolbook" w:hAnsi="Century Schoolbook"/>
        </w:rPr>
      </w:pPr>
    </w:p>
    <w:p w:rsidR="007D35CF" w:rsidDel="00374D59" w:rsidRDefault="007D35CF" w:rsidP="007D35CF">
      <w:pPr>
        <w:rPr>
          <w:del w:id="1519" w:author="Yangcl" w:date="2020-03-25T10:33:00Z"/>
          <w:rFonts w:ascii="Century Schoolbook" w:hAnsi="Century Schoolbook"/>
        </w:rPr>
      </w:pPr>
    </w:p>
    <w:p w:rsidR="007D35CF" w:rsidDel="00374D59" w:rsidRDefault="007D35CF" w:rsidP="007D35CF">
      <w:pPr>
        <w:rPr>
          <w:del w:id="1520" w:author="Yangcl" w:date="2020-03-25T10:33:00Z"/>
          <w:rFonts w:ascii="Century Schoolbook" w:hAnsi="Century Schoolbook"/>
        </w:rPr>
      </w:pPr>
    </w:p>
    <w:p w:rsidR="007D35CF" w:rsidDel="00374D59" w:rsidRDefault="007D35CF" w:rsidP="007D35CF">
      <w:pPr>
        <w:rPr>
          <w:del w:id="1521" w:author="Yangcl" w:date="2020-03-25T10:33:00Z"/>
          <w:rFonts w:ascii="Century Schoolbook" w:hAnsi="Century Schoolbook"/>
        </w:rPr>
      </w:pPr>
    </w:p>
    <w:p w:rsidR="007D35CF" w:rsidDel="00374D59" w:rsidRDefault="007D35CF" w:rsidP="007D35CF">
      <w:pPr>
        <w:rPr>
          <w:del w:id="1522" w:author="Yangcl" w:date="2020-03-25T10:33:00Z"/>
          <w:rFonts w:ascii="Century Schoolbook" w:hAnsi="Century Schoolbook"/>
        </w:rPr>
      </w:pPr>
    </w:p>
    <w:p w:rsidR="007D35CF" w:rsidDel="00374D59" w:rsidRDefault="007D35CF" w:rsidP="007D35CF">
      <w:pPr>
        <w:rPr>
          <w:del w:id="1523" w:author="Yangcl" w:date="2020-03-25T10:33:00Z"/>
          <w:rFonts w:ascii="Century Schoolbook" w:hAnsi="Century Schoolbook"/>
        </w:rPr>
      </w:pPr>
    </w:p>
    <w:p w:rsidR="007D35CF" w:rsidDel="00374D59" w:rsidRDefault="007D35CF" w:rsidP="007D35CF">
      <w:pPr>
        <w:rPr>
          <w:del w:id="1524" w:author="Yangcl" w:date="2020-03-25T10:33:00Z"/>
          <w:rFonts w:ascii="Century Schoolbook" w:hAnsi="Century Schoolbook"/>
        </w:rPr>
      </w:pPr>
    </w:p>
    <w:p w:rsidR="007D35CF" w:rsidDel="00374D59" w:rsidRDefault="007D35CF" w:rsidP="007D35CF">
      <w:pPr>
        <w:rPr>
          <w:del w:id="1525" w:author="Yangcl" w:date="2020-03-25T10:33:00Z"/>
          <w:rFonts w:ascii="Century Schoolbook" w:hAnsi="Century Schoolbook"/>
        </w:rPr>
      </w:pPr>
    </w:p>
    <w:p w:rsidR="007D35CF" w:rsidDel="00374D59" w:rsidRDefault="007D35CF" w:rsidP="007D35CF">
      <w:pPr>
        <w:rPr>
          <w:del w:id="1526" w:author="Yangcl" w:date="2020-03-25T10:33:00Z"/>
          <w:rFonts w:ascii="Century Schoolbook" w:hAnsi="Century Schoolbook"/>
        </w:rPr>
      </w:pPr>
    </w:p>
    <w:p w:rsidR="007D35CF" w:rsidDel="00374D59" w:rsidRDefault="007D35CF" w:rsidP="007D35CF">
      <w:pPr>
        <w:rPr>
          <w:del w:id="1527" w:author="Yangcl" w:date="2020-03-25T10:33:00Z"/>
          <w:rFonts w:ascii="Century Schoolbook" w:hAnsi="Century Schoolbook"/>
        </w:rPr>
      </w:pPr>
    </w:p>
    <w:p w:rsidR="007D35CF" w:rsidDel="00374D59" w:rsidRDefault="007D35CF" w:rsidP="007D35CF">
      <w:pPr>
        <w:rPr>
          <w:del w:id="1528" w:author="Yangcl" w:date="2020-03-25T10:33:00Z"/>
          <w:rFonts w:ascii="Century Schoolbook" w:hAnsi="Century Schoolbook"/>
        </w:rPr>
      </w:pPr>
    </w:p>
    <w:p w:rsidR="007D35CF" w:rsidDel="00374D59" w:rsidRDefault="007D35CF" w:rsidP="007D35CF">
      <w:pPr>
        <w:rPr>
          <w:del w:id="1529" w:author="Yangcl" w:date="2020-03-25T10:33:00Z"/>
          <w:rFonts w:ascii="Century Schoolbook" w:hAnsi="Century Schoolbook"/>
        </w:rPr>
      </w:pPr>
    </w:p>
    <w:p w:rsidR="007D35CF" w:rsidDel="00374D59" w:rsidRDefault="007D35CF" w:rsidP="007D35CF">
      <w:pPr>
        <w:rPr>
          <w:del w:id="1530" w:author="Yangcl" w:date="2020-03-25T10:33:00Z"/>
          <w:rFonts w:ascii="Century Schoolbook" w:hAnsi="Century Schoolbook"/>
        </w:rPr>
      </w:pPr>
    </w:p>
    <w:p w:rsidR="007D35CF" w:rsidDel="00374D59" w:rsidRDefault="007D35CF" w:rsidP="007D35CF">
      <w:pPr>
        <w:rPr>
          <w:del w:id="1531" w:author="Yangcl" w:date="2020-03-25T10:33:00Z"/>
          <w:rFonts w:ascii="Century Schoolbook" w:hAnsi="Century Schoolbook"/>
        </w:rPr>
      </w:pPr>
    </w:p>
    <w:p w:rsidR="007D35CF" w:rsidDel="00374D59" w:rsidRDefault="007D35CF" w:rsidP="007D35CF">
      <w:pPr>
        <w:rPr>
          <w:del w:id="1532" w:author="Yangcl" w:date="2020-03-25T10:33:00Z"/>
          <w:rFonts w:ascii="Century Schoolbook" w:hAnsi="Century Schoolbook"/>
        </w:rPr>
      </w:pPr>
    </w:p>
    <w:p w:rsidR="007D35CF" w:rsidDel="00374D59" w:rsidRDefault="007D35CF" w:rsidP="007D35CF">
      <w:pPr>
        <w:rPr>
          <w:del w:id="1533" w:author="Yangcl" w:date="2020-03-25T10:33:00Z"/>
          <w:rFonts w:ascii="Century Schoolbook" w:hAnsi="Century Schoolbook"/>
        </w:rPr>
      </w:pPr>
    </w:p>
    <w:p w:rsidR="007D35CF" w:rsidDel="00374D59" w:rsidRDefault="007D35CF" w:rsidP="007D35CF">
      <w:pPr>
        <w:rPr>
          <w:del w:id="1534" w:author="Yangcl" w:date="2020-03-25T10:33:00Z"/>
          <w:rFonts w:ascii="Century Schoolbook" w:hAnsi="Century Schoolbook"/>
        </w:rPr>
      </w:pPr>
    </w:p>
    <w:p w:rsidR="007D35CF" w:rsidDel="00374D59" w:rsidRDefault="007D35CF" w:rsidP="007D35CF">
      <w:pPr>
        <w:rPr>
          <w:del w:id="1535" w:author="Yangcl" w:date="2020-03-25T10:33:00Z"/>
          <w:rFonts w:ascii="Century Schoolbook" w:hAnsi="Century Schoolbook"/>
        </w:rPr>
      </w:pPr>
    </w:p>
    <w:p w:rsidR="007D35CF" w:rsidDel="00374D59" w:rsidRDefault="007D35CF" w:rsidP="007D35CF">
      <w:pPr>
        <w:rPr>
          <w:del w:id="1536" w:author="Yangcl" w:date="2020-03-25T10:33:00Z"/>
          <w:rFonts w:ascii="Century Schoolbook" w:hAnsi="Century Schoolbook"/>
        </w:rPr>
      </w:pPr>
    </w:p>
    <w:p w:rsidR="007D35CF" w:rsidDel="00374D59" w:rsidRDefault="007D35CF" w:rsidP="007D35CF">
      <w:pPr>
        <w:rPr>
          <w:del w:id="1537" w:author="Yangcl" w:date="2020-03-25T10:33:00Z"/>
          <w:rFonts w:ascii="Century Schoolbook" w:hAnsi="Century Schoolbook"/>
        </w:rPr>
      </w:pPr>
    </w:p>
    <w:p w:rsidR="007D35CF" w:rsidDel="00374D59" w:rsidRDefault="007D35CF" w:rsidP="007D35CF">
      <w:pPr>
        <w:rPr>
          <w:del w:id="1538" w:author="Yangcl" w:date="2020-03-25T10:33:00Z"/>
          <w:rFonts w:ascii="Century Schoolbook" w:hAnsi="Century Schoolbook"/>
        </w:rPr>
      </w:pPr>
    </w:p>
    <w:p w:rsidR="007D35CF" w:rsidDel="00374D59" w:rsidRDefault="007D35CF" w:rsidP="007D35CF">
      <w:pPr>
        <w:rPr>
          <w:del w:id="1539" w:author="Yangcl" w:date="2020-03-25T10:33:00Z"/>
          <w:rFonts w:ascii="Century Schoolbook" w:hAnsi="Century Schoolbook"/>
        </w:rPr>
      </w:pPr>
    </w:p>
    <w:p w:rsidR="007D35CF" w:rsidDel="00374D59" w:rsidRDefault="007D35CF" w:rsidP="007D35CF">
      <w:pPr>
        <w:rPr>
          <w:del w:id="1540" w:author="Yangcl" w:date="2020-03-25T10:33:00Z"/>
          <w:rFonts w:ascii="Century Schoolbook" w:hAnsi="Century Schoolbook"/>
        </w:rPr>
      </w:pPr>
    </w:p>
    <w:p w:rsidR="007D35CF" w:rsidDel="00374D59" w:rsidRDefault="007D35CF" w:rsidP="007D35CF">
      <w:pPr>
        <w:rPr>
          <w:del w:id="1541" w:author="Yangcl" w:date="2020-03-25T10:33:00Z"/>
          <w:rFonts w:ascii="Century Schoolbook" w:hAnsi="Century Schoolbook"/>
        </w:rPr>
      </w:pPr>
    </w:p>
    <w:p w:rsidR="007D35CF" w:rsidDel="00374D59" w:rsidRDefault="007D35CF" w:rsidP="007D35CF">
      <w:pPr>
        <w:rPr>
          <w:del w:id="1542" w:author="Yangcl" w:date="2020-03-25T10:33:00Z"/>
          <w:rFonts w:ascii="Century Schoolbook" w:hAnsi="Century Schoolbook"/>
        </w:rPr>
      </w:pPr>
    </w:p>
    <w:p w:rsidR="007D35CF" w:rsidDel="00374D59" w:rsidRDefault="007D35CF" w:rsidP="007D35CF">
      <w:pPr>
        <w:rPr>
          <w:del w:id="1543" w:author="Yangcl" w:date="2020-03-25T10:33:00Z"/>
          <w:rFonts w:ascii="Century Schoolbook" w:hAnsi="Century Schoolbook"/>
        </w:rPr>
      </w:pPr>
    </w:p>
    <w:p w:rsidR="007D35CF" w:rsidDel="00374D59" w:rsidRDefault="007D35CF" w:rsidP="007D35CF">
      <w:pPr>
        <w:rPr>
          <w:del w:id="1544" w:author="Yangcl" w:date="2020-03-25T10:33:00Z"/>
          <w:rFonts w:ascii="Century Schoolbook" w:hAnsi="Century Schoolbook"/>
        </w:rPr>
      </w:pPr>
    </w:p>
    <w:p w:rsidR="007D35CF" w:rsidDel="00374D59" w:rsidRDefault="007D35CF" w:rsidP="007D35CF">
      <w:pPr>
        <w:rPr>
          <w:del w:id="1545" w:author="Yangcl" w:date="2020-03-25T10:33:00Z"/>
          <w:rFonts w:ascii="Century Schoolbook" w:hAnsi="Century Schoolbook"/>
        </w:rPr>
      </w:pPr>
    </w:p>
    <w:p w:rsidR="007D35CF" w:rsidDel="00374D59" w:rsidRDefault="007D35CF" w:rsidP="007D35CF">
      <w:pPr>
        <w:rPr>
          <w:del w:id="1546" w:author="Yangcl" w:date="2020-03-25T10:33:00Z"/>
          <w:rFonts w:ascii="Century Schoolbook" w:hAnsi="Century Schoolbook"/>
        </w:rPr>
      </w:pPr>
    </w:p>
    <w:p w:rsidR="007D35CF" w:rsidDel="00374D59" w:rsidRDefault="007D35CF" w:rsidP="007D35CF">
      <w:pPr>
        <w:rPr>
          <w:del w:id="1547" w:author="Yangcl" w:date="2020-03-25T10:33:00Z"/>
          <w:rFonts w:ascii="Century Schoolbook" w:hAnsi="Century Schoolbook"/>
        </w:rPr>
      </w:pPr>
    </w:p>
    <w:p w:rsidR="007D35CF" w:rsidRPr="007C0623" w:rsidDel="00374D59" w:rsidRDefault="007D35CF" w:rsidP="007D35CF">
      <w:pPr>
        <w:rPr>
          <w:del w:id="1548" w:author="Yangcl" w:date="2020-03-25T10:33:00Z"/>
          <w:rFonts w:ascii="Century Schoolbook" w:hAnsi="Century Schoolbook"/>
        </w:rPr>
      </w:pPr>
    </w:p>
    <w:p w:rsidR="007D35CF" w:rsidRPr="00F8697E" w:rsidDel="00374D59" w:rsidRDefault="007D35CF" w:rsidP="007D35CF">
      <w:pPr>
        <w:rPr>
          <w:del w:id="1549" w:author="Yangcl" w:date="2020-03-25T10:33:00Z"/>
          <w:rFonts w:ascii="Century Schoolbook" w:hAnsi="Century Schoolbook"/>
        </w:rPr>
      </w:pPr>
    </w:p>
    <w:p w:rsidR="007D35CF" w:rsidDel="00374D59" w:rsidRDefault="007D35CF" w:rsidP="007D35CF">
      <w:pPr>
        <w:rPr>
          <w:del w:id="1550" w:author="Yangcl" w:date="2020-03-25T10:33:00Z"/>
          <w:rFonts w:ascii="Century Schoolbook" w:hAnsi="Century Schoolbook"/>
        </w:rPr>
      </w:pPr>
    </w:p>
    <w:p w:rsidR="007D35CF" w:rsidDel="00374D59" w:rsidRDefault="007D35CF" w:rsidP="007D35CF">
      <w:pPr>
        <w:rPr>
          <w:del w:id="1551" w:author="Yangcl" w:date="2020-03-25T10:33:00Z"/>
          <w:rFonts w:ascii="Century Schoolbook" w:hAnsi="Century Schoolbook"/>
        </w:rPr>
      </w:pPr>
    </w:p>
    <w:p w:rsidR="007D35CF" w:rsidDel="00374D59" w:rsidRDefault="007D35CF" w:rsidP="007D35CF">
      <w:pPr>
        <w:rPr>
          <w:del w:id="1552" w:author="Yangcl" w:date="2020-03-25T10:33:00Z"/>
          <w:rFonts w:ascii="Century Schoolbook" w:hAnsi="Century Schoolbook"/>
        </w:rPr>
      </w:pPr>
    </w:p>
    <w:p w:rsidR="007D35CF" w:rsidDel="00374D59" w:rsidRDefault="007D35CF" w:rsidP="007D35CF">
      <w:pPr>
        <w:rPr>
          <w:del w:id="1553" w:author="Yangcl" w:date="2020-03-25T10:33:00Z"/>
          <w:rFonts w:ascii="Century Schoolbook" w:hAnsi="Century Schoolbook"/>
        </w:rPr>
      </w:pPr>
    </w:p>
    <w:p w:rsidR="007D35CF" w:rsidDel="00374D59" w:rsidRDefault="007D35CF" w:rsidP="007D35CF">
      <w:pPr>
        <w:rPr>
          <w:del w:id="1554" w:author="Yangcl" w:date="2020-03-25T10:33:00Z"/>
          <w:rFonts w:ascii="Century Schoolbook" w:hAnsi="Century Schoolbook"/>
        </w:rPr>
      </w:pPr>
    </w:p>
    <w:p w:rsidR="007D35CF" w:rsidDel="00374D59" w:rsidRDefault="007D35CF" w:rsidP="007D35CF">
      <w:pPr>
        <w:rPr>
          <w:del w:id="1555" w:author="Yangcl" w:date="2020-03-25T10:33:00Z"/>
          <w:rFonts w:ascii="Century Schoolbook" w:hAnsi="Century Schoolbook"/>
        </w:rPr>
      </w:pPr>
    </w:p>
    <w:p w:rsidR="007D35CF" w:rsidDel="00374D59" w:rsidRDefault="007D35CF" w:rsidP="007D35CF">
      <w:pPr>
        <w:rPr>
          <w:del w:id="1556" w:author="Yangcl" w:date="2020-03-25T10:33:00Z"/>
          <w:rFonts w:ascii="Century Schoolbook" w:hAnsi="Century Schoolbook"/>
        </w:rPr>
      </w:pPr>
    </w:p>
    <w:p w:rsidR="007D35CF" w:rsidDel="00374D59" w:rsidRDefault="007D35CF" w:rsidP="007D35CF">
      <w:pPr>
        <w:rPr>
          <w:del w:id="1557" w:author="Yangcl" w:date="2020-03-25T10:33:00Z"/>
          <w:rFonts w:ascii="Century Schoolbook" w:hAnsi="Century Schoolbook"/>
        </w:rPr>
      </w:pPr>
    </w:p>
    <w:p w:rsidR="007D35CF" w:rsidDel="00374D59" w:rsidRDefault="007D35CF" w:rsidP="007D35CF">
      <w:pPr>
        <w:rPr>
          <w:del w:id="1558" w:author="Yangcl" w:date="2020-03-25T10:33:00Z"/>
          <w:rFonts w:ascii="Century Schoolbook" w:hAnsi="Century Schoolbook"/>
        </w:rPr>
      </w:pPr>
    </w:p>
    <w:p w:rsidR="007D35CF" w:rsidDel="00374D59" w:rsidRDefault="007D35CF" w:rsidP="007D35CF">
      <w:pPr>
        <w:rPr>
          <w:del w:id="1559" w:author="Yangcl" w:date="2020-03-25T10:33:00Z"/>
          <w:rFonts w:ascii="Century Schoolbook" w:hAnsi="Century Schoolbook"/>
        </w:rPr>
      </w:pPr>
    </w:p>
    <w:p w:rsidR="007D35CF" w:rsidDel="00374D59" w:rsidRDefault="007D35CF" w:rsidP="007D35CF">
      <w:pPr>
        <w:rPr>
          <w:del w:id="1560" w:author="Yangcl" w:date="2020-03-25T10:33:00Z"/>
          <w:rFonts w:ascii="Century Schoolbook" w:hAnsi="Century Schoolbook"/>
        </w:rPr>
      </w:pPr>
    </w:p>
    <w:p w:rsidR="007D35CF" w:rsidDel="00374D59" w:rsidRDefault="007D35CF" w:rsidP="007D35CF">
      <w:pPr>
        <w:rPr>
          <w:del w:id="1561" w:author="Yangcl" w:date="2020-03-25T10:33:00Z"/>
          <w:rFonts w:ascii="Century Schoolbook" w:hAnsi="Century Schoolbook"/>
        </w:rPr>
      </w:pPr>
    </w:p>
    <w:p w:rsidR="007D35CF" w:rsidDel="00374D59" w:rsidRDefault="007D35CF" w:rsidP="007D35CF">
      <w:pPr>
        <w:rPr>
          <w:del w:id="1562" w:author="Yangcl" w:date="2020-03-25T10:33:00Z"/>
          <w:rFonts w:ascii="Century Schoolbook" w:hAnsi="Century Schoolbook"/>
        </w:rPr>
      </w:pPr>
    </w:p>
    <w:p w:rsidR="007D35CF" w:rsidDel="00374D59" w:rsidRDefault="007D35CF" w:rsidP="007D35CF">
      <w:pPr>
        <w:rPr>
          <w:del w:id="1563" w:author="Yangcl" w:date="2020-03-25T10:33:00Z"/>
          <w:rFonts w:ascii="Century Schoolbook" w:hAnsi="Century Schoolbook"/>
        </w:rPr>
      </w:pPr>
    </w:p>
    <w:p w:rsidR="007D35CF" w:rsidDel="00374D59" w:rsidRDefault="007D35CF" w:rsidP="007D35CF">
      <w:pPr>
        <w:rPr>
          <w:del w:id="1564" w:author="Yangcl" w:date="2020-03-25T10:33:00Z"/>
          <w:rFonts w:ascii="Century Schoolbook" w:hAnsi="Century Schoolbook"/>
        </w:rPr>
      </w:pPr>
    </w:p>
    <w:p w:rsidR="007D35CF" w:rsidDel="00374D59" w:rsidRDefault="007D35CF" w:rsidP="007D35CF">
      <w:pPr>
        <w:rPr>
          <w:del w:id="1565" w:author="Yangcl" w:date="2020-03-25T10:33:00Z"/>
          <w:rFonts w:ascii="Century Schoolbook" w:hAnsi="Century Schoolbook"/>
        </w:rPr>
      </w:pPr>
    </w:p>
    <w:p w:rsidR="007D35CF" w:rsidDel="00374D59" w:rsidRDefault="007D35CF" w:rsidP="007D35CF">
      <w:pPr>
        <w:rPr>
          <w:del w:id="1566" w:author="Yangcl" w:date="2020-03-25T10:33:00Z"/>
          <w:rFonts w:ascii="Century Schoolbook" w:hAnsi="Century Schoolbook"/>
        </w:rPr>
      </w:pPr>
    </w:p>
    <w:p w:rsidR="007D35CF" w:rsidDel="00374D59" w:rsidRDefault="007D35CF" w:rsidP="007D35CF">
      <w:pPr>
        <w:rPr>
          <w:del w:id="1567" w:author="Yangcl" w:date="2020-03-25T10:33:00Z"/>
          <w:rFonts w:ascii="Century Schoolbook" w:hAnsi="Century Schoolbook"/>
        </w:rPr>
      </w:pPr>
    </w:p>
    <w:p w:rsidR="007D35CF" w:rsidDel="00374D59" w:rsidRDefault="007D35CF" w:rsidP="007D35CF">
      <w:pPr>
        <w:rPr>
          <w:del w:id="1568" w:author="Yangcl" w:date="2020-03-25T10:33:00Z"/>
          <w:rFonts w:ascii="Century Schoolbook" w:hAnsi="Century Schoolbook"/>
        </w:rPr>
      </w:pPr>
    </w:p>
    <w:p w:rsidR="007D35CF" w:rsidDel="00374D59" w:rsidRDefault="007D35CF" w:rsidP="007D35CF">
      <w:pPr>
        <w:rPr>
          <w:del w:id="1569" w:author="Yangcl" w:date="2020-03-25T10:33:00Z"/>
          <w:rFonts w:ascii="Century Schoolbook" w:hAnsi="Century Schoolbook"/>
        </w:rPr>
      </w:pPr>
    </w:p>
    <w:p w:rsidR="007D35CF" w:rsidDel="00374D59" w:rsidRDefault="007D35CF" w:rsidP="007D35CF">
      <w:pPr>
        <w:rPr>
          <w:del w:id="1570" w:author="Yangcl" w:date="2020-03-25T10:33:00Z"/>
          <w:rFonts w:ascii="Century Schoolbook" w:hAnsi="Century Schoolbook"/>
        </w:rPr>
      </w:pPr>
    </w:p>
    <w:p w:rsidR="007D35CF" w:rsidDel="00374D59" w:rsidRDefault="007D35CF" w:rsidP="007D35CF">
      <w:pPr>
        <w:rPr>
          <w:del w:id="1571" w:author="Yangcl" w:date="2020-03-25T10:33:00Z"/>
          <w:rFonts w:ascii="Century Schoolbook" w:hAnsi="Century Schoolbook"/>
        </w:rPr>
      </w:pPr>
    </w:p>
    <w:p w:rsidR="007D35CF" w:rsidDel="00374D59" w:rsidRDefault="007D35CF" w:rsidP="007D35CF">
      <w:pPr>
        <w:rPr>
          <w:del w:id="1572" w:author="Yangcl" w:date="2020-03-25T10:33:00Z"/>
          <w:rFonts w:ascii="Century Schoolbook" w:hAnsi="Century Schoolbook"/>
        </w:rPr>
      </w:pPr>
    </w:p>
    <w:p w:rsidR="007D35CF" w:rsidDel="00374D59" w:rsidRDefault="007D35CF" w:rsidP="007D35CF">
      <w:pPr>
        <w:rPr>
          <w:del w:id="1573" w:author="Yangcl" w:date="2020-03-25T10:33:00Z"/>
          <w:rFonts w:ascii="Century Schoolbook" w:hAnsi="Century Schoolbook"/>
        </w:rPr>
      </w:pPr>
    </w:p>
    <w:p w:rsidR="007D35CF" w:rsidDel="00374D59" w:rsidRDefault="007D35CF" w:rsidP="007D35CF">
      <w:pPr>
        <w:rPr>
          <w:del w:id="1574" w:author="Yangcl" w:date="2020-03-25T10:33:00Z"/>
          <w:rFonts w:ascii="Century Schoolbook" w:hAnsi="Century Schoolbook"/>
        </w:rPr>
      </w:pPr>
    </w:p>
    <w:p w:rsidR="007D35CF" w:rsidDel="00374D59" w:rsidRDefault="007D35CF" w:rsidP="007D35CF">
      <w:pPr>
        <w:rPr>
          <w:del w:id="1575" w:author="Yangcl" w:date="2020-03-25T10:33:00Z"/>
          <w:rFonts w:ascii="Century Schoolbook" w:hAnsi="Century Schoolbook"/>
        </w:rPr>
      </w:pPr>
    </w:p>
    <w:p w:rsidR="007D35CF" w:rsidDel="00374D59" w:rsidRDefault="007D35CF" w:rsidP="007D35CF">
      <w:pPr>
        <w:rPr>
          <w:del w:id="1576" w:author="Yangcl" w:date="2020-03-25T10:33:00Z"/>
          <w:rFonts w:ascii="Century Schoolbook" w:hAnsi="Century Schoolbook"/>
        </w:rPr>
      </w:pPr>
    </w:p>
    <w:p w:rsidR="007D35CF" w:rsidDel="00374D59" w:rsidRDefault="007D35CF" w:rsidP="007D35CF">
      <w:pPr>
        <w:rPr>
          <w:del w:id="1577" w:author="Yangcl" w:date="2020-03-25T10:33:00Z"/>
          <w:rFonts w:ascii="Century Schoolbook" w:hAnsi="Century Schoolbook"/>
        </w:rPr>
      </w:pPr>
    </w:p>
    <w:p w:rsidR="007D35CF" w:rsidDel="00374D59" w:rsidRDefault="007D35CF" w:rsidP="007D35CF">
      <w:pPr>
        <w:rPr>
          <w:del w:id="1578" w:author="Yangcl" w:date="2020-03-25T10:33:00Z"/>
          <w:rFonts w:ascii="Century Schoolbook" w:hAnsi="Century Schoolbook"/>
        </w:rPr>
      </w:pPr>
    </w:p>
    <w:p w:rsidR="007D35CF" w:rsidDel="00374D59" w:rsidRDefault="007D35CF" w:rsidP="007D35CF">
      <w:pPr>
        <w:rPr>
          <w:del w:id="1579" w:author="Yangcl" w:date="2020-03-25T10:33:00Z"/>
          <w:rFonts w:ascii="Century Schoolbook" w:hAnsi="Century Schoolbook"/>
        </w:rPr>
      </w:pPr>
    </w:p>
    <w:p w:rsidR="007D35CF" w:rsidDel="00374D59" w:rsidRDefault="007D35CF" w:rsidP="007D35CF">
      <w:pPr>
        <w:rPr>
          <w:del w:id="1580" w:author="Yangcl" w:date="2020-03-25T10:33:00Z"/>
          <w:rFonts w:ascii="Century Schoolbook" w:hAnsi="Century Schoolbook"/>
        </w:rPr>
      </w:pPr>
    </w:p>
    <w:p w:rsidR="007D35CF" w:rsidDel="00374D59" w:rsidRDefault="007D35CF" w:rsidP="007D35CF">
      <w:pPr>
        <w:rPr>
          <w:del w:id="1581" w:author="Yangcl" w:date="2020-03-25T10:33:00Z"/>
          <w:rFonts w:ascii="Century Schoolbook" w:hAnsi="Century Schoolbook"/>
        </w:rPr>
      </w:pPr>
    </w:p>
    <w:p w:rsidR="007D35CF" w:rsidDel="00374D59" w:rsidRDefault="007D35CF" w:rsidP="007D35CF">
      <w:pPr>
        <w:rPr>
          <w:del w:id="1582" w:author="Yangcl" w:date="2020-03-25T10:33:00Z"/>
          <w:rFonts w:ascii="Century Schoolbook" w:hAnsi="Century Schoolbook"/>
        </w:rPr>
      </w:pPr>
    </w:p>
    <w:p w:rsidR="007D35CF" w:rsidDel="00374D59" w:rsidRDefault="007D35CF" w:rsidP="007D35CF">
      <w:pPr>
        <w:rPr>
          <w:del w:id="1583" w:author="Yangcl" w:date="2020-03-25T10:33:00Z"/>
          <w:rFonts w:ascii="Century Schoolbook" w:hAnsi="Century Schoolbook"/>
        </w:rPr>
      </w:pPr>
    </w:p>
    <w:p w:rsidR="007D35CF" w:rsidDel="00374D59" w:rsidRDefault="007D35CF" w:rsidP="007D35CF">
      <w:pPr>
        <w:rPr>
          <w:del w:id="1584" w:author="Yangcl" w:date="2020-03-25T10:33:00Z"/>
          <w:rFonts w:ascii="Century Schoolbook" w:hAnsi="Century Schoolbook"/>
        </w:rPr>
      </w:pPr>
    </w:p>
    <w:p w:rsidR="007D35CF" w:rsidDel="00374D59" w:rsidRDefault="007D35CF" w:rsidP="007D35CF">
      <w:pPr>
        <w:rPr>
          <w:del w:id="1585" w:author="Yangcl" w:date="2020-03-25T10:33:00Z"/>
          <w:rFonts w:ascii="Century Schoolbook" w:hAnsi="Century Schoolbook"/>
        </w:rPr>
      </w:pPr>
    </w:p>
    <w:p w:rsidR="007D35CF" w:rsidDel="00374D59" w:rsidRDefault="007D35CF" w:rsidP="007D35CF">
      <w:pPr>
        <w:rPr>
          <w:del w:id="1586" w:author="Yangcl" w:date="2020-03-25T10:33:00Z"/>
          <w:rFonts w:ascii="Century Schoolbook" w:hAnsi="Century Schoolbook"/>
        </w:rPr>
      </w:pPr>
    </w:p>
    <w:p w:rsidR="007D35CF" w:rsidDel="00374D59" w:rsidRDefault="007D35CF" w:rsidP="007D35CF">
      <w:pPr>
        <w:rPr>
          <w:del w:id="1587" w:author="Yangcl" w:date="2020-03-25T10:33:00Z"/>
          <w:rFonts w:ascii="Century Schoolbook" w:hAnsi="Century Schoolbook"/>
        </w:rPr>
      </w:pPr>
    </w:p>
    <w:p w:rsidR="007D35CF" w:rsidDel="00374D59" w:rsidRDefault="007D35CF" w:rsidP="007D35CF">
      <w:pPr>
        <w:rPr>
          <w:del w:id="1588" w:author="Yangcl" w:date="2020-03-25T10:33:00Z"/>
          <w:rFonts w:ascii="Century Schoolbook" w:hAnsi="Century Schoolbook"/>
        </w:rPr>
      </w:pPr>
    </w:p>
    <w:p w:rsidR="007D35CF" w:rsidDel="00374D59" w:rsidRDefault="007D35CF" w:rsidP="007D35CF">
      <w:pPr>
        <w:rPr>
          <w:del w:id="1589" w:author="Yangcl" w:date="2020-03-25T10:33:00Z"/>
          <w:rFonts w:ascii="Century Schoolbook" w:hAnsi="Century Schoolbook"/>
        </w:rPr>
      </w:pPr>
    </w:p>
    <w:p w:rsidR="007D35CF" w:rsidDel="00374D59" w:rsidRDefault="007D35CF" w:rsidP="007D35CF">
      <w:pPr>
        <w:rPr>
          <w:del w:id="1590" w:author="Yangcl" w:date="2020-03-25T10:33:00Z"/>
          <w:rFonts w:ascii="Century Schoolbook" w:hAnsi="Century Schoolbook"/>
        </w:rPr>
      </w:pPr>
    </w:p>
    <w:p w:rsidR="007D35CF" w:rsidDel="00374D59" w:rsidRDefault="007D35CF" w:rsidP="007D35CF">
      <w:pPr>
        <w:rPr>
          <w:del w:id="1591" w:author="Yangcl" w:date="2020-03-25T10:33:00Z"/>
          <w:rFonts w:ascii="Century Schoolbook" w:hAnsi="Century Schoolbook"/>
        </w:rPr>
      </w:pPr>
    </w:p>
    <w:p w:rsidR="007D35CF" w:rsidDel="00374D59" w:rsidRDefault="007D35CF" w:rsidP="007D35CF">
      <w:pPr>
        <w:rPr>
          <w:del w:id="1592" w:author="Yangcl" w:date="2020-03-25T10:33:00Z"/>
          <w:rFonts w:ascii="Century Schoolbook" w:hAnsi="Century Schoolbook"/>
        </w:rPr>
      </w:pPr>
    </w:p>
    <w:p w:rsidR="007D35CF" w:rsidDel="00374D59" w:rsidRDefault="007D35CF" w:rsidP="007D35CF">
      <w:pPr>
        <w:rPr>
          <w:del w:id="1593" w:author="Yangcl" w:date="2020-03-25T10:33:00Z"/>
          <w:rFonts w:ascii="Century Schoolbook" w:hAnsi="Century Schoolbook"/>
        </w:rPr>
      </w:pPr>
    </w:p>
    <w:p w:rsidR="007D35CF" w:rsidDel="00374D59" w:rsidRDefault="007D35CF" w:rsidP="007D35CF">
      <w:pPr>
        <w:rPr>
          <w:del w:id="1594" w:author="Yangcl" w:date="2020-03-25T10:33:00Z"/>
          <w:rFonts w:ascii="Century Schoolbook" w:hAnsi="Century Schoolbook"/>
        </w:rPr>
      </w:pPr>
    </w:p>
    <w:p w:rsidR="007D35CF" w:rsidDel="00374D59" w:rsidRDefault="007D35CF" w:rsidP="007D35CF">
      <w:pPr>
        <w:rPr>
          <w:del w:id="1595" w:author="Yangcl" w:date="2020-03-25T10:33:00Z"/>
          <w:rFonts w:ascii="Century Schoolbook" w:hAnsi="Century Schoolbook"/>
        </w:rPr>
      </w:pPr>
    </w:p>
    <w:p w:rsidR="007D35CF" w:rsidDel="00374D59" w:rsidRDefault="007D35CF" w:rsidP="007D35CF">
      <w:pPr>
        <w:rPr>
          <w:del w:id="1596" w:author="Yangcl" w:date="2020-03-25T10:33:00Z"/>
          <w:rFonts w:ascii="Century Schoolbook" w:hAnsi="Century Schoolbook"/>
        </w:rPr>
      </w:pPr>
    </w:p>
    <w:p w:rsidR="007D35CF" w:rsidDel="00374D59" w:rsidRDefault="007D35CF" w:rsidP="007D35CF">
      <w:pPr>
        <w:rPr>
          <w:del w:id="1597" w:author="Yangcl" w:date="2020-03-25T10:33:00Z"/>
          <w:rFonts w:ascii="Century Schoolbook" w:hAnsi="Century Schoolbook"/>
        </w:rPr>
      </w:pPr>
    </w:p>
    <w:p w:rsidR="007D35CF" w:rsidDel="00374D59" w:rsidRDefault="007D35CF" w:rsidP="007D35CF">
      <w:pPr>
        <w:rPr>
          <w:del w:id="1598" w:author="Yangcl" w:date="2020-03-25T10:33:00Z"/>
          <w:rFonts w:ascii="Century Schoolbook" w:hAnsi="Century Schoolbook"/>
        </w:rPr>
      </w:pPr>
    </w:p>
    <w:p w:rsidR="007D35CF" w:rsidDel="00374D59" w:rsidRDefault="007D35CF" w:rsidP="007D35CF">
      <w:pPr>
        <w:rPr>
          <w:del w:id="1599" w:author="Yangcl" w:date="2020-03-25T10:33:00Z"/>
          <w:rFonts w:ascii="Century Schoolbook" w:hAnsi="Century Schoolbook"/>
        </w:rPr>
      </w:pPr>
    </w:p>
    <w:p w:rsidR="007D35CF" w:rsidDel="00374D59" w:rsidRDefault="007D35CF" w:rsidP="007D35CF">
      <w:pPr>
        <w:rPr>
          <w:del w:id="1600" w:author="Yangcl" w:date="2020-03-25T10:33:00Z"/>
          <w:rFonts w:ascii="Century Schoolbook" w:hAnsi="Century Schoolbook"/>
        </w:rPr>
      </w:pPr>
    </w:p>
    <w:p w:rsidR="007D35CF" w:rsidDel="00374D59" w:rsidRDefault="007D35CF" w:rsidP="007D35CF">
      <w:pPr>
        <w:rPr>
          <w:del w:id="1601" w:author="Yangcl" w:date="2020-03-25T10:33:00Z"/>
          <w:rFonts w:ascii="Century Schoolbook" w:hAnsi="Century Schoolbook"/>
        </w:rPr>
      </w:pPr>
    </w:p>
    <w:p w:rsidR="007D35CF" w:rsidDel="00374D59" w:rsidRDefault="007D35CF" w:rsidP="007D35CF">
      <w:pPr>
        <w:rPr>
          <w:del w:id="1602" w:author="Yangcl" w:date="2020-03-25T10:33:00Z"/>
          <w:rFonts w:ascii="Century Schoolbook" w:hAnsi="Century Schoolbook"/>
        </w:rPr>
      </w:pPr>
    </w:p>
    <w:p w:rsidR="007D35CF" w:rsidDel="00374D59" w:rsidRDefault="007D35CF" w:rsidP="007D35CF">
      <w:pPr>
        <w:rPr>
          <w:del w:id="1603" w:author="Yangcl" w:date="2020-03-25T10:33:00Z"/>
          <w:rFonts w:ascii="Century Schoolbook" w:hAnsi="Century Schoolbook"/>
        </w:rPr>
      </w:pPr>
    </w:p>
    <w:p w:rsidR="007D35CF" w:rsidDel="00374D59" w:rsidRDefault="007D35CF" w:rsidP="007D35CF">
      <w:pPr>
        <w:rPr>
          <w:del w:id="1604" w:author="Yangcl" w:date="2020-03-25T10:33:00Z"/>
          <w:rFonts w:ascii="Century Schoolbook" w:hAnsi="Century Schoolbook"/>
        </w:rPr>
      </w:pPr>
    </w:p>
    <w:p w:rsidR="007D35CF" w:rsidDel="00374D59" w:rsidRDefault="007D35CF" w:rsidP="007D35CF">
      <w:pPr>
        <w:rPr>
          <w:del w:id="1605" w:author="Yangcl" w:date="2020-03-25T10:33:00Z"/>
          <w:rFonts w:ascii="Century Schoolbook" w:hAnsi="Century Schoolbook"/>
        </w:rPr>
      </w:pPr>
    </w:p>
    <w:p w:rsidR="007D35CF" w:rsidDel="00374D59" w:rsidRDefault="007D35CF" w:rsidP="007D35CF">
      <w:pPr>
        <w:rPr>
          <w:del w:id="1606" w:author="Yangcl" w:date="2020-03-25T10:33:00Z"/>
          <w:rFonts w:ascii="Century Schoolbook" w:hAnsi="Century Schoolbook"/>
        </w:rPr>
      </w:pPr>
    </w:p>
    <w:p w:rsidR="007D35CF" w:rsidDel="00374D59" w:rsidRDefault="007D35CF" w:rsidP="007D35CF">
      <w:pPr>
        <w:rPr>
          <w:del w:id="1607" w:author="Yangcl" w:date="2020-03-25T10:33:00Z"/>
          <w:rFonts w:ascii="Century Schoolbook" w:hAnsi="Century Schoolbook"/>
        </w:rPr>
      </w:pPr>
    </w:p>
    <w:p w:rsidR="007D35CF" w:rsidDel="00374D59" w:rsidRDefault="007D35CF" w:rsidP="007D35CF">
      <w:pPr>
        <w:rPr>
          <w:del w:id="1608" w:author="Yangcl" w:date="2020-03-25T10:33:00Z"/>
          <w:rFonts w:ascii="Century Schoolbook" w:hAnsi="Century Schoolbook"/>
        </w:rPr>
      </w:pPr>
    </w:p>
    <w:p w:rsidR="007D35CF" w:rsidDel="00374D59" w:rsidRDefault="007D35CF" w:rsidP="007D35CF">
      <w:pPr>
        <w:rPr>
          <w:del w:id="1609" w:author="Yangcl" w:date="2020-03-25T10:33:00Z"/>
          <w:rFonts w:ascii="Century Schoolbook" w:hAnsi="Century Schoolbook"/>
        </w:rPr>
      </w:pPr>
    </w:p>
    <w:p w:rsidR="007D35CF" w:rsidDel="00374D59" w:rsidRDefault="007D35CF" w:rsidP="007D35CF">
      <w:pPr>
        <w:rPr>
          <w:del w:id="1610" w:author="Yangcl" w:date="2020-03-25T10:33:00Z"/>
          <w:rFonts w:ascii="Century Schoolbook" w:hAnsi="Century Schoolbook"/>
        </w:rPr>
      </w:pPr>
    </w:p>
    <w:p w:rsidR="007D35CF" w:rsidDel="00374D59" w:rsidRDefault="007D35CF" w:rsidP="007D35CF">
      <w:pPr>
        <w:rPr>
          <w:del w:id="1611" w:author="Yangcl" w:date="2020-03-25T10:33:00Z"/>
          <w:rFonts w:ascii="Century Schoolbook" w:hAnsi="Century Schoolbook"/>
        </w:rPr>
      </w:pPr>
    </w:p>
    <w:p w:rsidR="007D35CF" w:rsidDel="00374D59" w:rsidRDefault="007D35CF" w:rsidP="007D35CF">
      <w:pPr>
        <w:rPr>
          <w:del w:id="1612" w:author="Yangcl" w:date="2020-03-25T10:33:00Z"/>
          <w:rFonts w:ascii="Century Schoolbook" w:hAnsi="Century Schoolbook"/>
        </w:rPr>
      </w:pPr>
    </w:p>
    <w:p w:rsidR="007D35CF" w:rsidDel="00374D59" w:rsidRDefault="007D35CF" w:rsidP="007D35CF">
      <w:pPr>
        <w:rPr>
          <w:del w:id="1613" w:author="Yangcl" w:date="2020-03-25T10:33:00Z"/>
          <w:rFonts w:ascii="Century Schoolbook" w:hAnsi="Century Schoolbook"/>
        </w:rPr>
      </w:pPr>
    </w:p>
    <w:p w:rsidR="007D35CF" w:rsidDel="00374D59" w:rsidRDefault="007D35CF" w:rsidP="007D35CF">
      <w:pPr>
        <w:rPr>
          <w:del w:id="1614" w:author="Yangcl" w:date="2020-03-25T10:33:00Z"/>
          <w:rFonts w:ascii="Century Schoolbook" w:hAnsi="Century Schoolbook"/>
        </w:rPr>
      </w:pPr>
    </w:p>
    <w:p w:rsidR="007D35CF" w:rsidDel="00374D59" w:rsidRDefault="007D35CF" w:rsidP="007D35CF">
      <w:pPr>
        <w:rPr>
          <w:del w:id="1615" w:author="Yangcl" w:date="2020-03-25T10:33:00Z"/>
          <w:rFonts w:ascii="Century Schoolbook" w:hAnsi="Century Schoolbook"/>
        </w:rPr>
      </w:pPr>
    </w:p>
    <w:p w:rsidR="007D35CF" w:rsidDel="00374D59" w:rsidRDefault="007D35CF" w:rsidP="007D35CF">
      <w:pPr>
        <w:rPr>
          <w:del w:id="1616" w:author="Yangcl" w:date="2020-03-25T10:33:00Z"/>
          <w:rFonts w:ascii="Century Schoolbook" w:hAnsi="Century Schoolbook"/>
        </w:rPr>
      </w:pPr>
    </w:p>
    <w:p w:rsidR="007D35CF" w:rsidDel="00374D59" w:rsidRDefault="007D35CF" w:rsidP="007D35CF">
      <w:pPr>
        <w:rPr>
          <w:del w:id="1617" w:author="Yangcl" w:date="2020-03-25T10:33:00Z"/>
          <w:rFonts w:ascii="Century Schoolbook" w:hAnsi="Century Schoolbook"/>
        </w:rPr>
      </w:pPr>
    </w:p>
    <w:p w:rsidR="007D35CF" w:rsidDel="00374D59" w:rsidRDefault="007D35CF" w:rsidP="007D35CF">
      <w:pPr>
        <w:rPr>
          <w:del w:id="1618" w:author="Yangcl" w:date="2020-03-25T10:33:00Z"/>
          <w:rFonts w:ascii="Century Schoolbook" w:hAnsi="Century Schoolbook"/>
        </w:rPr>
      </w:pPr>
    </w:p>
    <w:p w:rsidR="007D35CF" w:rsidDel="00374D59" w:rsidRDefault="007D35CF" w:rsidP="007D35CF">
      <w:pPr>
        <w:rPr>
          <w:del w:id="1619" w:author="Yangcl" w:date="2020-03-25T10:33:00Z"/>
          <w:rFonts w:ascii="Century Schoolbook" w:hAnsi="Century Schoolbook"/>
        </w:rPr>
      </w:pPr>
    </w:p>
    <w:p w:rsidR="007D35CF" w:rsidDel="00374D59" w:rsidRDefault="007D35CF" w:rsidP="007D35CF">
      <w:pPr>
        <w:rPr>
          <w:del w:id="1620" w:author="Yangcl" w:date="2020-03-25T10:33:00Z"/>
          <w:rFonts w:ascii="Century Schoolbook" w:hAnsi="Century Schoolbook"/>
        </w:rPr>
      </w:pPr>
    </w:p>
    <w:p w:rsidR="007D35CF" w:rsidDel="00374D59" w:rsidRDefault="007D35CF" w:rsidP="007D35CF">
      <w:pPr>
        <w:rPr>
          <w:del w:id="1621" w:author="Yangcl" w:date="2020-03-25T10:33:00Z"/>
          <w:rFonts w:ascii="Century Schoolbook" w:hAnsi="Century Schoolbook"/>
        </w:rPr>
      </w:pPr>
    </w:p>
    <w:p w:rsidR="007D35CF" w:rsidDel="00374D59" w:rsidRDefault="007D35CF" w:rsidP="007D35CF">
      <w:pPr>
        <w:rPr>
          <w:del w:id="1622" w:author="Yangcl" w:date="2020-03-25T10:33:00Z"/>
          <w:rFonts w:ascii="Century Schoolbook" w:hAnsi="Century Schoolbook"/>
        </w:rPr>
      </w:pPr>
    </w:p>
    <w:p w:rsidR="007D35CF" w:rsidDel="00374D59" w:rsidRDefault="007D35CF" w:rsidP="007D35CF">
      <w:pPr>
        <w:rPr>
          <w:del w:id="1623" w:author="Yangcl" w:date="2020-03-25T10:33:00Z"/>
          <w:rFonts w:ascii="Century Schoolbook" w:hAnsi="Century Schoolbook"/>
        </w:rPr>
      </w:pPr>
    </w:p>
    <w:p w:rsidR="007D35CF" w:rsidDel="00374D59" w:rsidRDefault="007D35CF" w:rsidP="007D35CF">
      <w:pPr>
        <w:rPr>
          <w:del w:id="1624" w:author="Yangcl" w:date="2020-03-25T10:33:00Z"/>
          <w:rFonts w:ascii="Century Schoolbook" w:hAnsi="Century Schoolbook"/>
        </w:rPr>
      </w:pPr>
    </w:p>
    <w:p w:rsidR="007D35CF" w:rsidDel="00374D59" w:rsidRDefault="007D35CF" w:rsidP="007D35CF">
      <w:pPr>
        <w:rPr>
          <w:del w:id="1625" w:author="Yangcl" w:date="2020-03-25T10:33:00Z"/>
          <w:rFonts w:ascii="Century Schoolbook" w:hAnsi="Century Schoolbook"/>
        </w:rPr>
      </w:pPr>
    </w:p>
    <w:p w:rsidR="007D35CF" w:rsidDel="00374D59" w:rsidRDefault="007D35CF" w:rsidP="007D35CF">
      <w:pPr>
        <w:rPr>
          <w:del w:id="1626" w:author="Yangcl" w:date="2020-03-25T10:33:00Z"/>
          <w:rFonts w:ascii="Century Schoolbook" w:hAnsi="Century Schoolbook"/>
        </w:rPr>
      </w:pPr>
    </w:p>
    <w:p w:rsidR="007D35CF" w:rsidDel="00374D59" w:rsidRDefault="007D35CF" w:rsidP="007D35CF">
      <w:pPr>
        <w:rPr>
          <w:del w:id="1627" w:author="Yangcl" w:date="2020-03-25T10:33:00Z"/>
          <w:rFonts w:ascii="Century Schoolbook" w:hAnsi="Century Schoolbook"/>
        </w:rPr>
      </w:pPr>
    </w:p>
    <w:p w:rsidR="007D35CF" w:rsidDel="00374D59" w:rsidRDefault="007D35CF" w:rsidP="007D35CF">
      <w:pPr>
        <w:rPr>
          <w:del w:id="1628" w:author="Yangcl" w:date="2020-03-25T10:33:00Z"/>
          <w:rFonts w:ascii="Century Schoolbook" w:hAnsi="Century Schoolbook"/>
        </w:rPr>
      </w:pPr>
    </w:p>
    <w:p w:rsidR="007D35CF" w:rsidDel="00374D59" w:rsidRDefault="007D35CF" w:rsidP="007D35CF">
      <w:pPr>
        <w:rPr>
          <w:del w:id="1629" w:author="Yangcl" w:date="2020-03-25T10:33:00Z"/>
          <w:rFonts w:ascii="Century Schoolbook" w:hAnsi="Century Schoolbook"/>
        </w:rPr>
      </w:pPr>
    </w:p>
    <w:p w:rsidR="007D35CF" w:rsidDel="00374D59" w:rsidRDefault="007D35CF" w:rsidP="007D35CF">
      <w:pPr>
        <w:rPr>
          <w:del w:id="1630" w:author="Yangcl" w:date="2020-03-25T10:33:00Z"/>
          <w:rFonts w:ascii="Century Schoolbook" w:hAnsi="Century Schoolbook"/>
        </w:rPr>
      </w:pPr>
    </w:p>
    <w:p w:rsidR="007D35CF" w:rsidDel="00374D59" w:rsidRDefault="007D35CF" w:rsidP="007D35CF">
      <w:pPr>
        <w:rPr>
          <w:del w:id="1631" w:author="Yangcl" w:date="2020-03-25T10:33:00Z"/>
          <w:rFonts w:ascii="Century Schoolbook" w:hAnsi="Century Schoolbook"/>
        </w:rPr>
      </w:pPr>
    </w:p>
    <w:p w:rsidR="007D35CF" w:rsidDel="00374D59" w:rsidRDefault="007D35CF" w:rsidP="007D35CF">
      <w:pPr>
        <w:rPr>
          <w:del w:id="1632" w:author="Yangcl" w:date="2020-03-25T10:33:00Z"/>
          <w:rFonts w:ascii="Century Schoolbook" w:hAnsi="Century Schoolbook"/>
        </w:rPr>
      </w:pPr>
    </w:p>
    <w:p w:rsidR="007D35CF" w:rsidDel="00374D59" w:rsidRDefault="007D35CF" w:rsidP="007D35CF">
      <w:pPr>
        <w:rPr>
          <w:del w:id="1633" w:author="Yangcl" w:date="2020-03-25T10:33:00Z"/>
          <w:rFonts w:ascii="Century Schoolbook" w:hAnsi="Century Schoolbook"/>
        </w:rPr>
      </w:pPr>
    </w:p>
    <w:p w:rsidR="007D35CF" w:rsidDel="00374D59" w:rsidRDefault="007D35CF" w:rsidP="007D35CF">
      <w:pPr>
        <w:rPr>
          <w:del w:id="1634" w:author="Yangcl" w:date="2020-03-25T10:33:00Z"/>
          <w:rFonts w:ascii="Century Schoolbook" w:hAnsi="Century Schoolbook"/>
        </w:rPr>
      </w:pPr>
    </w:p>
    <w:p w:rsidR="007D35CF" w:rsidDel="00374D59" w:rsidRDefault="007D35CF" w:rsidP="007D35CF">
      <w:pPr>
        <w:rPr>
          <w:del w:id="1635" w:author="Yangcl" w:date="2020-03-25T10:33:00Z"/>
          <w:rFonts w:ascii="Century Schoolbook" w:hAnsi="Century Schoolbook"/>
        </w:rPr>
      </w:pPr>
    </w:p>
    <w:p w:rsidR="007D35CF" w:rsidDel="00374D59" w:rsidRDefault="007D35CF" w:rsidP="007D35CF">
      <w:pPr>
        <w:rPr>
          <w:del w:id="1636" w:author="Yangcl" w:date="2020-03-25T10:33:00Z"/>
          <w:rFonts w:ascii="Century Schoolbook" w:hAnsi="Century Schoolbook"/>
        </w:rPr>
      </w:pPr>
    </w:p>
    <w:p w:rsidR="007D35CF" w:rsidDel="00374D59" w:rsidRDefault="007D35CF" w:rsidP="007D35CF">
      <w:pPr>
        <w:rPr>
          <w:del w:id="1637" w:author="Yangcl" w:date="2020-03-25T10:33:00Z"/>
          <w:rFonts w:ascii="Century Schoolbook" w:hAnsi="Century Schoolbook"/>
        </w:rPr>
      </w:pPr>
    </w:p>
    <w:p w:rsidR="007D35CF" w:rsidDel="00374D59" w:rsidRDefault="007D35CF" w:rsidP="007D35CF">
      <w:pPr>
        <w:rPr>
          <w:del w:id="1638" w:author="Yangcl" w:date="2020-03-25T10:33:00Z"/>
          <w:rFonts w:ascii="Century Schoolbook" w:hAnsi="Century Schoolbook"/>
        </w:rPr>
      </w:pPr>
    </w:p>
    <w:p w:rsidR="007D35CF" w:rsidDel="00374D59" w:rsidRDefault="007D35CF" w:rsidP="007D35CF">
      <w:pPr>
        <w:rPr>
          <w:del w:id="1639" w:author="Yangcl" w:date="2020-03-25T10:33:00Z"/>
          <w:rFonts w:ascii="Century Schoolbook" w:hAnsi="Century Schoolbook"/>
        </w:rPr>
      </w:pPr>
    </w:p>
    <w:p w:rsidR="007D35CF" w:rsidDel="00374D59" w:rsidRDefault="007D35CF" w:rsidP="007D35CF">
      <w:pPr>
        <w:rPr>
          <w:del w:id="1640" w:author="Yangcl" w:date="2020-03-25T10:33:00Z"/>
          <w:rFonts w:ascii="Century Schoolbook" w:hAnsi="Century Schoolbook"/>
        </w:rPr>
      </w:pPr>
    </w:p>
    <w:p w:rsidR="007D35CF" w:rsidDel="00374D59" w:rsidRDefault="007D35CF" w:rsidP="007D35CF">
      <w:pPr>
        <w:rPr>
          <w:del w:id="1641" w:author="Yangcl" w:date="2020-03-25T10:33:00Z"/>
          <w:rFonts w:ascii="Century Schoolbook" w:hAnsi="Century Schoolbook"/>
        </w:rPr>
      </w:pPr>
    </w:p>
    <w:p w:rsidR="007D35CF" w:rsidDel="00374D59" w:rsidRDefault="007D35CF" w:rsidP="007D35CF">
      <w:pPr>
        <w:rPr>
          <w:del w:id="1642" w:author="Yangcl" w:date="2020-03-25T10:33:00Z"/>
          <w:rFonts w:ascii="Century Schoolbook" w:hAnsi="Century Schoolbook"/>
        </w:rPr>
      </w:pPr>
    </w:p>
    <w:p w:rsidR="007D35CF" w:rsidDel="00374D59" w:rsidRDefault="007D35CF" w:rsidP="007D35CF">
      <w:pPr>
        <w:rPr>
          <w:del w:id="1643" w:author="Yangcl" w:date="2020-03-25T10:33:00Z"/>
          <w:rFonts w:ascii="Century Schoolbook" w:hAnsi="Century Schoolbook"/>
        </w:rPr>
      </w:pPr>
    </w:p>
    <w:p w:rsidR="007D35CF" w:rsidDel="00374D59" w:rsidRDefault="007D35CF" w:rsidP="007D35CF">
      <w:pPr>
        <w:rPr>
          <w:del w:id="1644" w:author="Yangcl" w:date="2020-03-25T10:33:00Z"/>
          <w:rFonts w:ascii="Century Schoolbook" w:hAnsi="Century Schoolbook"/>
        </w:rPr>
      </w:pPr>
    </w:p>
    <w:p w:rsidR="007D35CF" w:rsidDel="00374D59" w:rsidRDefault="007D35CF" w:rsidP="007D35CF">
      <w:pPr>
        <w:rPr>
          <w:del w:id="1645" w:author="Yangcl" w:date="2020-03-25T10:33:00Z"/>
          <w:rFonts w:ascii="Century Schoolbook" w:hAnsi="Century Schoolbook"/>
        </w:rPr>
      </w:pPr>
    </w:p>
    <w:p w:rsidR="007D35CF" w:rsidDel="00374D59" w:rsidRDefault="007D35CF" w:rsidP="007D35CF">
      <w:pPr>
        <w:rPr>
          <w:del w:id="1646" w:author="Yangcl" w:date="2020-03-25T10:33:00Z"/>
          <w:rFonts w:ascii="Century Schoolbook" w:hAnsi="Century Schoolbook"/>
        </w:rPr>
      </w:pPr>
    </w:p>
    <w:p w:rsidR="007D35CF" w:rsidDel="00374D59" w:rsidRDefault="007D35CF" w:rsidP="007D35CF">
      <w:pPr>
        <w:rPr>
          <w:del w:id="1647" w:author="Yangcl" w:date="2020-03-25T10:33:00Z"/>
          <w:rFonts w:ascii="Century Schoolbook" w:hAnsi="Century Schoolbook"/>
        </w:rPr>
      </w:pPr>
    </w:p>
    <w:p w:rsidR="007D35CF" w:rsidDel="00374D59" w:rsidRDefault="007D35CF" w:rsidP="007D35CF">
      <w:pPr>
        <w:rPr>
          <w:del w:id="1648" w:author="Yangcl" w:date="2020-03-25T10:33:00Z"/>
          <w:rFonts w:ascii="Century Schoolbook" w:hAnsi="Century Schoolbook"/>
        </w:rPr>
      </w:pPr>
    </w:p>
    <w:p w:rsidR="007D35CF" w:rsidDel="00374D59" w:rsidRDefault="007D35CF" w:rsidP="007D35CF">
      <w:pPr>
        <w:rPr>
          <w:del w:id="1649" w:author="Yangcl" w:date="2020-03-25T10:33:00Z"/>
          <w:rFonts w:ascii="Century Schoolbook" w:hAnsi="Century Schoolbook"/>
        </w:rPr>
      </w:pPr>
    </w:p>
    <w:p w:rsidR="007D35CF" w:rsidDel="00374D59" w:rsidRDefault="007D35CF" w:rsidP="007D35CF">
      <w:pPr>
        <w:rPr>
          <w:del w:id="1650" w:author="Yangcl" w:date="2020-03-25T10:33:00Z"/>
          <w:rFonts w:ascii="Century Schoolbook" w:hAnsi="Century Schoolbook"/>
        </w:rPr>
      </w:pPr>
    </w:p>
    <w:p w:rsidR="007D35CF" w:rsidDel="00374D59" w:rsidRDefault="007D35CF" w:rsidP="007D35CF">
      <w:pPr>
        <w:rPr>
          <w:del w:id="1651" w:author="Yangcl" w:date="2020-03-25T10:33:00Z"/>
          <w:rFonts w:ascii="Century Schoolbook" w:hAnsi="Century Schoolbook"/>
        </w:rPr>
      </w:pPr>
    </w:p>
    <w:p w:rsidR="007D35CF" w:rsidDel="00374D59" w:rsidRDefault="007D35CF" w:rsidP="007D35CF">
      <w:pPr>
        <w:rPr>
          <w:del w:id="1652" w:author="Yangcl" w:date="2020-03-25T10:33:00Z"/>
          <w:rFonts w:ascii="Century Schoolbook" w:hAnsi="Century Schoolbook"/>
        </w:rPr>
      </w:pPr>
    </w:p>
    <w:p w:rsidR="007D35CF" w:rsidDel="00374D59" w:rsidRDefault="007D35CF" w:rsidP="007D35CF">
      <w:pPr>
        <w:rPr>
          <w:del w:id="1653" w:author="Yangcl" w:date="2020-03-25T10:33:00Z"/>
          <w:rFonts w:ascii="Century Schoolbook" w:hAnsi="Century Schoolbook"/>
        </w:rPr>
      </w:pPr>
    </w:p>
    <w:p w:rsidR="007D35CF" w:rsidDel="00374D59" w:rsidRDefault="007D35CF" w:rsidP="007D35CF">
      <w:pPr>
        <w:rPr>
          <w:del w:id="1654" w:author="Yangcl" w:date="2020-03-25T10:33:00Z"/>
          <w:rFonts w:ascii="Century Schoolbook" w:hAnsi="Century Schoolbook"/>
        </w:rPr>
      </w:pPr>
    </w:p>
    <w:p w:rsidR="007D35CF" w:rsidDel="00374D59" w:rsidRDefault="007D35CF" w:rsidP="007D35CF">
      <w:pPr>
        <w:rPr>
          <w:del w:id="1655" w:author="Yangcl" w:date="2020-03-25T10:33:00Z"/>
          <w:rFonts w:ascii="Century Schoolbook" w:hAnsi="Century Schoolbook"/>
        </w:rPr>
      </w:pPr>
    </w:p>
    <w:p w:rsidR="007D35CF" w:rsidDel="00374D59" w:rsidRDefault="007D35CF" w:rsidP="007D35CF">
      <w:pPr>
        <w:rPr>
          <w:del w:id="1656" w:author="Yangcl" w:date="2020-03-25T10:33:00Z"/>
          <w:rFonts w:ascii="Century Schoolbook" w:hAnsi="Century Schoolbook"/>
        </w:rPr>
      </w:pPr>
    </w:p>
    <w:p w:rsidR="007D35CF" w:rsidDel="00374D59" w:rsidRDefault="007D35CF" w:rsidP="007D35CF">
      <w:pPr>
        <w:rPr>
          <w:del w:id="1657" w:author="Yangcl" w:date="2020-03-25T10:33:00Z"/>
          <w:rFonts w:ascii="Century Schoolbook" w:hAnsi="Century Schoolbook"/>
        </w:rPr>
      </w:pPr>
    </w:p>
    <w:p w:rsidR="007D35CF" w:rsidDel="00374D59" w:rsidRDefault="007D35CF" w:rsidP="007D35CF">
      <w:pPr>
        <w:rPr>
          <w:del w:id="1658" w:author="Yangcl" w:date="2020-03-25T10:33:00Z"/>
          <w:rFonts w:ascii="Century Schoolbook" w:hAnsi="Century Schoolbook"/>
        </w:rPr>
      </w:pPr>
    </w:p>
    <w:p w:rsidR="007D35CF" w:rsidDel="00374D59" w:rsidRDefault="007D35CF" w:rsidP="007D35CF">
      <w:pPr>
        <w:rPr>
          <w:del w:id="1659" w:author="Yangcl" w:date="2020-03-25T10:33:00Z"/>
          <w:rFonts w:ascii="Century Schoolbook" w:hAnsi="Century Schoolbook"/>
        </w:rPr>
      </w:pPr>
    </w:p>
    <w:p w:rsidR="007D35CF" w:rsidDel="00374D59" w:rsidRDefault="007D35CF" w:rsidP="007D35CF">
      <w:pPr>
        <w:rPr>
          <w:del w:id="1660" w:author="Yangcl" w:date="2020-03-25T10:33:00Z"/>
          <w:rFonts w:ascii="Century Schoolbook" w:hAnsi="Century Schoolbook"/>
        </w:rPr>
      </w:pPr>
    </w:p>
    <w:p w:rsidR="007D35CF" w:rsidDel="00374D59" w:rsidRDefault="007D35CF" w:rsidP="007D35CF">
      <w:pPr>
        <w:rPr>
          <w:del w:id="1661" w:author="Yangcl" w:date="2020-03-25T10:33:00Z"/>
          <w:rFonts w:ascii="Century Schoolbook" w:hAnsi="Century Schoolbook"/>
        </w:rPr>
      </w:pPr>
    </w:p>
    <w:p w:rsidR="007D35CF" w:rsidDel="00374D59" w:rsidRDefault="007D35CF" w:rsidP="007D35CF">
      <w:pPr>
        <w:rPr>
          <w:del w:id="1662" w:author="Yangcl" w:date="2020-03-25T10:33:00Z"/>
          <w:rFonts w:ascii="Century Schoolbook" w:hAnsi="Century Schoolbook"/>
        </w:rPr>
      </w:pPr>
    </w:p>
    <w:p w:rsidR="007D35CF" w:rsidDel="00374D59" w:rsidRDefault="007D35CF" w:rsidP="007D35CF">
      <w:pPr>
        <w:rPr>
          <w:del w:id="1663" w:author="Yangcl" w:date="2020-03-25T10:33:00Z"/>
          <w:rFonts w:ascii="Century Schoolbook" w:hAnsi="Century Schoolbook"/>
        </w:rPr>
      </w:pPr>
    </w:p>
    <w:p w:rsidR="007D35CF" w:rsidDel="00374D59" w:rsidRDefault="007D35CF" w:rsidP="007D35CF">
      <w:pPr>
        <w:rPr>
          <w:del w:id="1664" w:author="Yangcl" w:date="2020-03-25T10:33:00Z"/>
          <w:rFonts w:ascii="Century Schoolbook" w:hAnsi="Century Schoolbook"/>
        </w:rPr>
      </w:pPr>
    </w:p>
    <w:p w:rsidR="007D35CF" w:rsidDel="00374D59" w:rsidRDefault="007D35CF" w:rsidP="007D35CF">
      <w:pPr>
        <w:rPr>
          <w:del w:id="1665" w:author="Yangcl" w:date="2020-03-25T10:33:00Z"/>
          <w:rFonts w:ascii="Century Schoolbook" w:hAnsi="Century Schoolbook"/>
        </w:rPr>
      </w:pPr>
    </w:p>
    <w:p w:rsidR="007D35CF" w:rsidDel="00374D59" w:rsidRDefault="007D35CF" w:rsidP="007D35CF">
      <w:pPr>
        <w:rPr>
          <w:del w:id="1666" w:author="Yangcl" w:date="2020-03-25T10:33:00Z"/>
          <w:rFonts w:ascii="Century Schoolbook" w:hAnsi="Century Schoolbook"/>
        </w:rPr>
      </w:pPr>
    </w:p>
    <w:p w:rsidR="007D35CF" w:rsidDel="00374D59" w:rsidRDefault="007D35CF" w:rsidP="007D35CF">
      <w:pPr>
        <w:rPr>
          <w:del w:id="1667" w:author="Yangcl" w:date="2020-03-25T10:33:00Z"/>
          <w:rFonts w:ascii="Century Schoolbook" w:hAnsi="Century Schoolbook"/>
        </w:rPr>
      </w:pPr>
    </w:p>
    <w:p w:rsidR="007D35CF" w:rsidRPr="007C0623" w:rsidDel="00374D59" w:rsidRDefault="007D35CF" w:rsidP="007D35CF">
      <w:pPr>
        <w:rPr>
          <w:del w:id="1668" w:author="Yangcl" w:date="2020-03-25T10:33:00Z"/>
          <w:rFonts w:ascii="Century Schoolbook" w:hAnsi="Century Schoolbook"/>
        </w:rPr>
      </w:pPr>
    </w:p>
    <w:p w:rsidR="007D35CF" w:rsidRPr="00F8697E" w:rsidDel="00374D59" w:rsidRDefault="007D35CF" w:rsidP="007D35CF">
      <w:pPr>
        <w:rPr>
          <w:del w:id="1669" w:author="Yangcl" w:date="2020-03-25T10:33:00Z"/>
          <w:rFonts w:ascii="Century Schoolbook" w:hAnsi="Century Schoolbook"/>
        </w:rPr>
      </w:pPr>
    </w:p>
    <w:p w:rsidR="007D35CF" w:rsidDel="00374D59" w:rsidRDefault="007D35CF" w:rsidP="007D35CF">
      <w:pPr>
        <w:rPr>
          <w:del w:id="1670" w:author="Yangcl" w:date="2020-03-25T10:33:00Z"/>
          <w:rFonts w:ascii="Century Schoolbook" w:hAnsi="Century Schoolbook"/>
        </w:rPr>
      </w:pPr>
    </w:p>
    <w:p w:rsidR="007D35CF" w:rsidDel="00374D59" w:rsidRDefault="007D35CF" w:rsidP="007D35CF">
      <w:pPr>
        <w:rPr>
          <w:del w:id="1671" w:author="Yangcl" w:date="2020-03-25T10:33:00Z"/>
          <w:rFonts w:ascii="Century Schoolbook" w:hAnsi="Century Schoolbook"/>
        </w:rPr>
      </w:pPr>
    </w:p>
    <w:p w:rsidR="007D35CF" w:rsidDel="00374D59" w:rsidRDefault="007D35CF" w:rsidP="007D35CF">
      <w:pPr>
        <w:rPr>
          <w:del w:id="1672" w:author="Yangcl" w:date="2020-03-25T10:33:00Z"/>
          <w:rFonts w:ascii="Century Schoolbook" w:hAnsi="Century Schoolbook"/>
        </w:rPr>
      </w:pPr>
    </w:p>
    <w:p w:rsidR="007D35CF" w:rsidDel="00374D59" w:rsidRDefault="007D35CF" w:rsidP="007D35CF">
      <w:pPr>
        <w:rPr>
          <w:del w:id="1673" w:author="Yangcl" w:date="2020-03-25T10:33:00Z"/>
          <w:rFonts w:ascii="Century Schoolbook" w:hAnsi="Century Schoolbook"/>
        </w:rPr>
      </w:pPr>
    </w:p>
    <w:p w:rsidR="007D35CF" w:rsidDel="00374D59" w:rsidRDefault="007D35CF" w:rsidP="007D35CF">
      <w:pPr>
        <w:rPr>
          <w:del w:id="1674" w:author="Yangcl" w:date="2020-03-25T10:33:00Z"/>
          <w:rFonts w:ascii="Century Schoolbook" w:hAnsi="Century Schoolbook"/>
        </w:rPr>
      </w:pPr>
    </w:p>
    <w:p w:rsidR="007D35CF" w:rsidDel="00374D59" w:rsidRDefault="007D35CF" w:rsidP="007D35CF">
      <w:pPr>
        <w:rPr>
          <w:del w:id="1675" w:author="Yangcl" w:date="2020-03-25T10:33:00Z"/>
          <w:rFonts w:ascii="Century Schoolbook" w:hAnsi="Century Schoolbook"/>
        </w:rPr>
      </w:pPr>
    </w:p>
    <w:p w:rsidR="007D35CF" w:rsidDel="00374D59" w:rsidRDefault="007D35CF" w:rsidP="007D35CF">
      <w:pPr>
        <w:rPr>
          <w:del w:id="1676" w:author="Yangcl" w:date="2020-03-25T10:33:00Z"/>
          <w:rFonts w:ascii="Century Schoolbook" w:hAnsi="Century Schoolbook"/>
        </w:rPr>
      </w:pPr>
    </w:p>
    <w:p w:rsidR="007D35CF" w:rsidDel="00374D59" w:rsidRDefault="007D35CF" w:rsidP="007D35CF">
      <w:pPr>
        <w:rPr>
          <w:del w:id="1677" w:author="Yangcl" w:date="2020-03-25T10:33:00Z"/>
          <w:rFonts w:ascii="Century Schoolbook" w:hAnsi="Century Schoolbook"/>
        </w:rPr>
      </w:pPr>
    </w:p>
    <w:p w:rsidR="007D35CF" w:rsidDel="00374D59" w:rsidRDefault="007D35CF" w:rsidP="007D35CF">
      <w:pPr>
        <w:rPr>
          <w:del w:id="1678" w:author="Yangcl" w:date="2020-03-25T10:33:00Z"/>
          <w:rFonts w:ascii="Century Schoolbook" w:hAnsi="Century Schoolbook"/>
        </w:rPr>
      </w:pPr>
    </w:p>
    <w:p w:rsidR="007D35CF" w:rsidDel="00374D59" w:rsidRDefault="007D35CF" w:rsidP="007D35CF">
      <w:pPr>
        <w:rPr>
          <w:del w:id="1679" w:author="Yangcl" w:date="2020-03-25T10:33:00Z"/>
          <w:rFonts w:ascii="Century Schoolbook" w:hAnsi="Century Schoolbook"/>
        </w:rPr>
      </w:pPr>
    </w:p>
    <w:p w:rsidR="007D35CF" w:rsidDel="00374D59" w:rsidRDefault="007D35CF" w:rsidP="007D35CF">
      <w:pPr>
        <w:rPr>
          <w:del w:id="1680" w:author="Yangcl" w:date="2020-03-25T10:33:00Z"/>
          <w:rFonts w:ascii="Century Schoolbook" w:hAnsi="Century Schoolbook"/>
        </w:rPr>
      </w:pPr>
    </w:p>
    <w:p w:rsidR="007D35CF" w:rsidDel="00374D59" w:rsidRDefault="007D35CF" w:rsidP="007D35CF">
      <w:pPr>
        <w:rPr>
          <w:del w:id="1681" w:author="Yangcl" w:date="2020-03-25T10:33:00Z"/>
          <w:rFonts w:ascii="Century Schoolbook" w:hAnsi="Century Schoolbook"/>
        </w:rPr>
      </w:pPr>
    </w:p>
    <w:p w:rsidR="007D35CF" w:rsidDel="00374D59" w:rsidRDefault="007D35CF" w:rsidP="007D35CF">
      <w:pPr>
        <w:rPr>
          <w:del w:id="1682" w:author="Yangcl" w:date="2020-03-25T10:33:00Z"/>
          <w:rFonts w:ascii="Century Schoolbook" w:hAnsi="Century Schoolbook"/>
        </w:rPr>
      </w:pPr>
    </w:p>
    <w:p w:rsidR="007D35CF" w:rsidDel="00374D59" w:rsidRDefault="007D35CF" w:rsidP="007D35CF">
      <w:pPr>
        <w:rPr>
          <w:del w:id="1683" w:author="Yangcl" w:date="2020-03-25T10:33:00Z"/>
          <w:rFonts w:ascii="Century Schoolbook" w:hAnsi="Century Schoolbook"/>
        </w:rPr>
      </w:pPr>
    </w:p>
    <w:p w:rsidR="007D35CF" w:rsidDel="00374D59" w:rsidRDefault="007D35CF" w:rsidP="007D35CF">
      <w:pPr>
        <w:rPr>
          <w:del w:id="1684" w:author="Yangcl" w:date="2020-03-25T10:33:00Z"/>
          <w:rFonts w:ascii="Century Schoolbook" w:hAnsi="Century Schoolbook"/>
        </w:rPr>
      </w:pPr>
    </w:p>
    <w:p w:rsidR="007D35CF" w:rsidDel="00374D59" w:rsidRDefault="007D35CF" w:rsidP="007D35CF">
      <w:pPr>
        <w:rPr>
          <w:del w:id="1685" w:author="Yangcl" w:date="2020-03-25T10:33:00Z"/>
          <w:rFonts w:ascii="Century Schoolbook" w:hAnsi="Century Schoolbook"/>
        </w:rPr>
      </w:pPr>
    </w:p>
    <w:p w:rsidR="007D35CF" w:rsidDel="00374D59" w:rsidRDefault="007D35CF" w:rsidP="007D35CF">
      <w:pPr>
        <w:rPr>
          <w:del w:id="1686" w:author="Yangcl" w:date="2020-03-25T10:33:00Z"/>
          <w:rFonts w:ascii="Century Schoolbook" w:hAnsi="Century Schoolbook"/>
        </w:rPr>
      </w:pPr>
    </w:p>
    <w:p w:rsidR="007D35CF" w:rsidDel="00374D59" w:rsidRDefault="007D35CF" w:rsidP="007D35CF">
      <w:pPr>
        <w:rPr>
          <w:del w:id="1687" w:author="Yangcl" w:date="2020-03-25T10:33:00Z"/>
          <w:rFonts w:ascii="Century Schoolbook" w:hAnsi="Century Schoolbook"/>
        </w:rPr>
      </w:pPr>
    </w:p>
    <w:p w:rsidR="007D35CF" w:rsidDel="00374D59" w:rsidRDefault="007D35CF" w:rsidP="007D35CF">
      <w:pPr>
        <w:rPr>
          <w:del w:id="1688" w:author="Yangcl" w:date="2020-03-25T10:33:00Z"/>
          <w:rFonts w:ascii="Century Schoolbook" w:hAnsi="Century Schoolbook"/>
        </w:rPr>
      </w:pPr>
    </w:p>
    <w:p w:rsidR="007D35CF" w:rsidDel="00374D59" w:rsidRDefault="007D35CF" w:rsidP="007D35CF">
      <w:pPr>
        <w:rPr>
          <w:del w:id="1689" w:author="Yangcl" w:date="2020-03-25T10:33:00Z"/>
          <w:rFonts w:ascii="Century Schoolbook" w:hAnsi="Century Schoolbook"/>
        </w:rPr>
      </w:pPr>
    </w:p>
    <w:p w:rsidR="007D35CF" w:rsidDel="00374D59" w:rsidRDefault="007D35CF" w:rsidP="007D35CF">
      <w:pPr>
        <w:rPr>
          <w:del w:id="1690" w:author="Yangcl" w:date="2020-03-25T10:33:00Z"/>
          <w:rFonts w:ascii="Century Schoolbook" w:hAnsi="Century Schoolbook"/>
        </w:rPr>
      </w:pPr>
    </w:p>
    <w:p w:rsidR="007D35CF" w:rsidDel="00374D59" w:rsidRDefault="007D35CF" w:rsidP="007D35CF">
      <w:pPr>
        <w:rPr>
          <w:del w:id="1691" w:author="Yangcl" w:date="2020-03-25T10:33:00Z"/>
          <w:rFonts w:ascii="Century Schoolbook" w:hAnsi="Century Schoolbook"/>
        </w:rPr>
      </w:pPr>
    </w:p>
    <w:p w:rsidR="007D35CF" w:rsidDel="00374D59" w:rsidRDefault="007D35CF" w:rsidP="007D35CF">
      <w:pPr>
        <w:rPr>
          <w:del w:id="1692" w:author="Yangcl" w:date="2020-03-25T10:33:00Z"/>
          <w:rFonts w:ascii="Century Schoolbook" w:hAnsi="Century Schoolbook"/>
        </w:rPr>
      </w:pPr>
    </w:p>
    <w:p w:rsidR="007D35CF" w:rsidDel="00374D59" w:rsidRDefault="007D35CF" w:rsidP="007D35CF">
      <w:pPr>
        <w:rPr>
          <w:del w:id="1693" w:author="Yangcl" w:date="2020-03-25T10:33:00Z"/>
          <w:rFonts w:ascii="Century Schoolbook" w:hAnsi="Century Schoolbook"/>
        </w:rPr>
      </w:pPr>
    </w:p>
    <w:p w:rsidR="007D35CF" w:rsidDel="00374D59" w:rsidRDefault="007D35CF" w:rsidP="007D35CF">
      <w:pPr>
        <w:rPr>
          <w:del w:id="1694" w:author="Yangcl" w:date="2020-03-25T10:33:00Z"/>
          <w:rFonts w:ascii="Century Schoolbook" w:hAnsi="Century Schoolbook"/>
        </w:rPr>
      </w:pPr>
    </w:p>
    <w:p w:rsidR="007D35CF" w:rsidDel="00374D59" w:rsidRDefault="007D35CF" w:rsidP="007D35CF">
      <w:pPr>
        <w:rPr>
          <w:del w:id="1695" w:author="Yangcl" w:date="2020-03-25T10:33:00Z"/>
          <w:rFonts w:ascii="Century Schoolbook" w:hAnsi="Century Schoolbook"/>
        </w:rPr>
      </w:pPr>
    </w:p>
    <w:p w:rsidR="007D35CF" w:rsidDel="00374D59" w:rsidRDefault="007D35CF" w:rsidP="007D35CF">
      <w:pPr>
        <w:rPr>
          <w:del w:id="1696" w:author="Yangcl" w:date="2020-03-25T10:33:00Z"/>
          <w:rFonts w:ascii="Century Schoolbook" w:hAnsi="Century Schoolbook"/>
        </w:rPr>
      </w:pPr>
    </w:p>
    <w:p w:rsidR="007D35CF" w:rsidDel="00374D59" w:rsidRDefault="007D35CF" w:rsidP="007D35CF">
      <w:pPr>
        <w:rPr>
          <w:del w:id="1697" w:author="Yangcl" w:date="2020-03-25T10:33:00Z"/>
          <w:rFonts w:ascii="Century Schoolbook" w:hAnsi="Century Schoolbook"/>
        </w:rPr>
      </w:pPr>
    </w:p>
    <w:p w:rsidR="007D35CF" w:rsidDel="00374D59" w:rsidRDefault="007D35CF" w:rsidP="007D35CF">
      <w:pPr>
        <w:rPr>
          <w:del w:id="1698" w:author="Yangcl" w:date="2020-03-25T10:33:00Z"/>
          <w:rFonts w:ascii="Century Schoolbook" w:hAnsi="Century Schoolbook"/>
        </w:rPr>
      </w:pPr>
    </w:p>
    <w:p w:rsidR="007D35CF" w:rsidDel="00374D59" w:rsidRDefault="007D35CF" w:rsidP="007D35CF">
      <w:pPr>
        <w:rPr>
          <w:del w:id="1699" w:author="Yangcl" w:date="2020-03-25T10:33:00Z"/>
          <w:rFonts w:ascii="Century Schoolbook" w:hAnsi="Century Schoolbook"/>
        </w:rPr>
      </w:pPr>
    </w:p>
    <w:p w:rsidR="007D35CF" w:rsidDel="00374D59" w:rsidRDefault="007D35CF" w:rsidP="007D35CF">
      <w:pPr>
        <w:rPr>
          <w:del w:id="1700" w:author="Yangcl" w:date="2020-03-25T10:33:00Z"/>
          <w:rFonts w:ascii="Century Schoolbook" w:hAnsi="Century Schoolbook"/>
        </w:rPr>
      </w:pPr>
    </w:p>
    <w:p w:rsidR="007D35CF" w:rsidDel="00374D59" w:rsidRDefault="007D35CF" w:rsidP="007D35CF">
      <w:pPr>
        <w:rPr>
          <w:del w:id="1701" w:author="Yangcl" w:date="2020-03-25T10:33:00Z"/>
          <w:rFonts w:ascii="Century Schoolbook" w:hAnsi="Century Schoolbook"/>
        </w:rPr>
      </w:pPr>
    </w:p>
    <w:p w:rsidR="007D35CF" w:rsidDel="00374D59" w:rsidRDefault="007D35CF" w:rsidP="007D35CF">
      <w:pPr>
        <w:rPr>
          <w:del w:id="1702" w:author="Yangcl" w:date="2020-03-25T10:33:00Z"/>
          <w:rFonts w:ascii="Century Schoolbook" w:hAnsi="Century Schoolbook"/>
        </w:rPr>
      </w:pPr>
    </w:p>
    <w:p w:rsidR="007D35CF" w:rsidDel="00374D59" w:rsidRDefault="007D35CF" w:rsidP="007D35CF">
      <w:pPr>
        <w:rPr>
          <w:del w:id="1703" w:author="Yangcl" w:date="2020-03-25T10:33:00Z"/>
          <w:rFonts w:ascii="Century Schoolbook" w:hAnsi="Century Schoolbook"/>
        </w:rPr>
      </w:pPr>
    </w:p>
    <w:p w:rsidR="007D35CF" w:rsidDel="00374D59" w:rsidRDefault="007D35CF" w:rsidP="007D35CF">
      <w:pPr>
        <w:rPr>
          <w:del w:id="1704" w:author="Yangcl" w:date="2020-03-25T10:33:00Z"/>
          <w:rFonts w:ascii="Century Schoolbook" w:hAnsi="Century Schoolbook"/>
        </w:rPr>
      </w:pPr>
    </w:p>
    <w:p w:rsidR="007D35CF" w:rsidDel="00374D59" w:rsidRDefault="007D35CF" w:rsidP="007D35CF">
      <w:pPr>
        <w:rPr>
          <w:del w:id="1705" w:author="Yangcl" w:date="2020-03-25T10:33:00Z"/>
          <w:rFonts w:ascii="Century Schoolbook" w:hAnsi="Century Schoolbook"/>
        </w:rPr>
      </w:pPr>
    </w:p>
    <w:p w:rsidR="007D35CF" w:rsidDel="00374D59" w:rsidRDefault="007D35CF" w:rsidP="007D35CF">
      <w:pPr>
        <w:rPr>
          <w:del w:id="1706" w:author="Yangcl" w:date="2020-03-25T10:33:00Z"/>
          <w:rFonts w:ascii="Century Schoolbook" w:hAnsi="Century Schoolbook"/>
        </w:rPr>
      </w:pPr>
    </w:p>
    <w:p w:rsidR="007D35CF" w:rsidDel="00374D59" w:rsidRDefault="007D35CF" w:rsidP="007D35CF">
      <w:pPr>
        <w:rPr>
          <w:del w:id="1707" w:author="Yangcl" w:date="2020-03-25T10:33:00Z"/>
          <w:rFonts w:ascii="Century Schoolbook" w:hAnsi="Century Schoolbook"/>
        </w:rPr>
      </w:pPr>
    </w:p>
    <w:p w:rsidR="007D35CF" w:rsidDel="00374D59" w:rsidRDefault="007D35CF" w:rsidP="007D35CF">
      <w:pPr>
        <w:rPr>
          <w:del w:id="1708" w:author="Yangcl" w:date="2020-03-25T10:33:00Z"/>
          <w:rFonts w:ascii="Century Schoolbook" w:hAnsi="Century Schoolbook"/>
        </w:rPr>
      </w:pPr>
    </w:p>
    <w:p w:rsidR="007D35CF" w:rsidDel="00374D59" w:rsidRDefault="007D35CF" w:rsidP="007D35CF">
      <w:pPr>
        <w:rPr>
          <w:del w:id="1709" w:author="Yangcl" w:date="2020-03-25T10:33:00Z"/>
          <w:rFonts w:ascii="Century Schoolbook" w:hAnsi="Century Schoolbook"/>
        </w:rPr>
      </w:pPr>
    </w:p>
    <w:p w:rsidR="007D35CF" w:rsidDel="00374D59" w:rsidRDefault="007D35CF" w:rsidP="007D35CF">
      <w:pPr>
        <w:rPr>
          <w:del w:id="1710" w:author="Yangcl" w:date="2020-03-25T10:33:00Z"/>
          <w:rFonts w:ascii="Century Schoolbook" w:hAnsi="Century Schoolbook"/>
        </w:rPr>
      </w:pPr>
    </w:p>
    <w:p w:rsidR="007D35CF" w:rsidDel="00374D59" w:rsidRDefault="007D35CF" w:rsidP="007D35CF">
      <w:pPr>
        <w:rPr>
          <w:del w:id="1711" w:author="Yangcl" w:date="2020-03-25T10:33:00Z"/>
          <w:rFonts w:ascii="Century Schoolbook" w:hAnsi="Century Schoolbook"/>
        </w:rPr>
      </w:pPr>
    </w:p>
    <w:p w:rsidR="007D35CF" w:rsidDel="00374D59" w:rsidRDefault="007D35CF" w:rsidP="007D35CF">
      <w:pPr>
        <w:rPr>
          <w:del w:id="1712" w:author="Yangcl" w:date="2020-03-25T10:33:00Z"/>
          <w:rFonts w:ascii="Century Schoolbook" w:hAnsi="Century Schoolbook"/>
        </w:rPr>
      </w:pPr>
    </w:p>
    <w:p w:rsidR="007D35CF" w:rsidDel="00374D59" w:rsidRDefault="007D35CF" w:rsidP="007D35CF">
      <w:pPr>
        <w:rPr>
          <w:del w:id="1713" w:author="Yangcl" w:date="2020-03-25T10:33:00Z"/>
          <w:rFonts w:ascii="Century Schoolbook" w:hAnsi="Century Schoolbook"/>
        </w:rPr>
      </w:pPr>
    </w:p>
    <w:p w:rsidR="007D35CF" w:rsidDel="00374D59" w:rsidRDefault="007D35CF" w:rsidP="007D35CF">
      <w:pPr>
        <w:rPr>
          <w:del w:id="1714" w:author="Yangcl" w:date="2020-03-25T10:33:00Z"/>
          <w:rFonts w:ascii="Century Schoolbook" w:hAnsi="Century Schoolbook"/>
        </w:rPr>
      </w:pPr>
    </w:p>
    <w:p w:rsidR="007D35CF" w:rsidDel="00374D59" w:rsidRDefault="007D35CF" w:rsidP="007D35CF">
      <w:pPr>
        <w:rPr>
          <w:del w:id="1715" w:author="Yangcl" w:date="2020-03-25T10:33:00Z"/>
          <w:rFonts w:ascii="Century Schoolbook" w:hAnsi="Century Schoolbook"/>
        </w:rPr>
      </w:pPr>
    </w:p>
    <w:p w:rsidR="007D35CF" w:rsidDel="00374D59" w:rsidRDefault="007D35CF" w:rsidP="007D35CF">
      <w:pPr>
        <w:rPr>
          <w:del w:id="1716" w:author="Yangcl" w:date="2020-03-25T10:33:00Z"/>
          <w:rFonts w:ascii="Century Schoolbook" w:hAnsi="Century Schoolbook"/>
        </w:rPr>
      </w:pPr>
    </w:p>
    <w:p w:rsidR="007D35CF" w:rsidDel="00374D59" w:rsidRDefault="007D35CF" w:rsidP="007D35CF">
      <w:pPr>
        <w:rPr>
          <w:del w:id="1717" w:author="Yangcl" w:date="2020-03-25T10:33:00Z"/>
          <w:rFonts w:ascii="Century Schoolbook" w:hAnsi="Century Schoolbook"/>
        </w:rPr>
      </w:pPr>
    </w:p>
    <w:p w:rsidR="007D35CF" w:rsidDel="00374D59" w:rsidRDefault="007D35CF" w:rsidP="007D35CF">
      <w:pPr>
        <w:rPr>
          <w:del w:id="1718" w:author="Yangcl" w:date="2020-03-25T10:33:00Z"/>
          <w:rFonts w:ascii="Century Schoolbook" w:hAnsi="Century Schoolbook"/>
        </w:rPr>
      </w:pPr>
    </w:p>
    <w:p w:rsidR="007D35CF" w:rsidDel="00374D59" w:rsidRDefault="007D35CF" w:rsidP="007D35CF">
      <w:pPr>
        <w:rPr>
          <w:del w:id="1719" w:author="Yangcl" w:date="2020-03-25T10:33:00Z"/>
          <w:rFonts w:ascii="Century Schoolbook" w:hAnsi="Century Schoolbook"/>
        </w:rPr>
      </w:pPr>
    </w:p>
    <w:p w:rsidR="007D35CF" w:rsidDel="00374D59" w:rsidRDefault="007D35CF" w:rsidP="007D35CF">
      <w:pPr>
        <w:rPr>
          <w:del w:id="1720" w:author="Yangcl" w:date="2020-03-25T10:33:00Z"/>
          <w:rFonts w:ascii="Century Schoolbook" w:hAnsi="Century Schoolbook"/>
        </w:rPr>
      </w:pPr>
    </w:p>
    <w:p w:rsidR="007D35CF" w:rsidDel="00374D59" w:rsidRDefault="007D35CF" w:rsidP="007D35CF">
      <w:pPr>
        <w:rPr>
          <w:del w:id="1721" w:author="Yangcl" w:date="2020-03-25T10:33:00Z"/>
          <w:rFonts w:ascii="Century Schoolbook" w:hAnsi="Century Schoolbook"/>
        </w:rPr>
      </w:pPr>
    </w:p>
    <w:p w:rsidR="007D35CF" w:rsidDel="00374D59" w:rsidRDefault="007D35CF" w:rsidP="007D35CF">
      <w:pPr>
        <w:rPr>
          <w:del w:id="1722" w:author="Yangcl" w:date="2020-03-25T10:33:00Z"/>
          <w:rFonts w:ascii="Century Schoolbook" w:hAnsi="Century Schoolbook"/>
        </w:rPr>
      </w:pPr>
    </w:p>
    <w:p w:rsidR="007D35CF" w:rsidDel="00374D59" w:rsidRDefault="007D35CF" w:rsidP="007D35CF">
      <w:pPr>
        <w:rPr>
          <w:del w:id="1723" w:author="Yangcl" w:date="2020-03-25T10:33:00Z"/>
          <w:rFonts w:ascii="Century Schoolbook" w:hAnsi="Century Schoolbook"/>
        </w:rPr>
      </w:pPr>
    </w:p>
    <w:p w:rsidR="007D35CF" w:rsidDel="00374D59" w:rsidRDefault="007D35CF" w:rsidP="007D35CF">
      <w:pPr>
        <w:rPr>
          <w:del w:id="1724" w:author="Yangcl" w:date="2020-03-25T10:33:00Z"/>
          <w:rFonts w:ascii="Century Schoolbook" w:hAnsi="Century Schoolbook"/>
        </w:rPr>
      </w:pPr>
    </w:p>
    <w:p w:rsidR="007D35CF" w:rsidDel="00374D59" w:rsidRDefault="007D35CF" w:rsidP="007D35CF">
      <w:pPr>
        <w:rPr>
          <w:del w:id="1725" w:author="Yangcl" w:date="2020-03-25T10:33:00Z"/>
          <w:rFonts w:ascii="Century Schoolbook" w:hAnsi="Century Schoolbook"/>
        </w:rPr>
      </w:pPr>
    </w:p>
    <w:p w:rsidR="007D35CF" w:rsidDel="00374D59" w:rsidRDefault="007D35CF" w:rsidP="007D35CF">
      <w:pPr>
        <w:rPr>
          <w:del w:id="1726" w:author="Yangcl" w:date="2020-03-25T10:33:00Z"/>
          <w:rFonts w:ascii="Century Schoolbook" w:hAnsi="Century Schoolbook"/>
        </w:rPr>
      </w:pPr>
    </w:p>
    <w:p w:rsidR="007D35CF" w:rsidDel="00374D59" w:rsidRDefault="007D35CF" w:rsidP="007D35CF">
      <w:pPr>
        <w:rPr>
          <w:del w:id="1727" w:author="Yangcl" w:date="2020-03-25T10:33:00Z"/>
          <w:rFonts w:ascii="Century Schoolbook" w:hAnsi="Century Schoolbook"/>
        </w:rPr>
      </w:pPr>
    </w:p>
    <w:p w:rsidR="007D35CF" w:rsidDel="00374D59" w:rsidRDefault="007D35CF" w:rsidP="007D35CF">
      <w:pPr>
        <w:rPr>
          <w:del w:id="1728" w:author="Yangcl" w:date="2020-03-25T10:33:00Z"/>
          <w:rFonts w:ascii="Century Schoolbook" w:hAnsi="Century Schoolbook"/>
        </w:rPr>
      </w:pPr>
    </w:p>
    <w:p w:rsidR="007D35CF" w:rsidDel="00374D59" w:rsidRDefault="007D35CF" w:rsidP="007D35CF">
      <w:pPr>
        <w:rPr>
          <w:del w:id="1729" w:author="Yangcl" w:date="2020-03-25T10:33:00Z"/>
          <w:rFonts w:ascii="Century Schoolbook" w:hAnsi="Century Schoolbook"/>
        </w:rPr>
      </w:pPr>
    </w:p>
    <w:p w:rsidR="007D35CF" w:rsidDel="00374D59" w:rsidRDefault="007D35CF" w:rsidP="007D35CF">
      <w:pPr>
        <w:rPr>
          <w:del w:id="1730" w:author="Yangcl" w:date="2020-03-25T10:33:00Z"/>
          <w:rFonts w:ascii="Century Schoolbook" w:hAnsi="Century Schoolbook"/>
        </w:rPr>
      </w:pPr>
    </w:p>
    <w:p w:rsidR="007D35CF" w:rsidDel="00374D59" w:rsidRDefault="007D35CF" w:rsidP="007D35CF">
      <w:pPr>
        <w:rPr>
          <w:del w:id="1731" w:author="Yangcl" w:date="2020-03-25T10:33:00Z"/>
          <w:rFonts w:ascii="Century Schoolbook" w:hAnsi="Century Schoolbook"/>
        </w:rPr>
      </w:pPr>
    </w:p>
    <w:p w:rsidR="007D35CF" w:rsidDel="00374D59" w:rsidRDefault="007D35CF" w:rsidP="007D35CF">
      <w:pPr>
        <w:rPr>
          <w:del w:id="1732" w:author="Yangcl" w:date="2020-03-25T10:33:00Z"/>
          <w:rFonts w:ascii="Century Schoolbook" w:hAnsi="Century Schoolbook"/>
        </w:rPr>
      </w:pPr>
    </w:p>
    <w:p w:rsidR="007D35CF" w:rsidDel="00374D59" w:rsidRDefault="007D35CF" w:rsidP="007D35CF">
      <w:pPr>
        <w:rPr>
          <w:del w:id="1733" w:author="Yangcl" w:date="2020-03-25T10:33:00Z"/>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1734" w:name="OLE_LINK1"/>
            <w:bookmarkStart w:id="1735" w:name="OLE_LINK2"/>
            <w:bookmarkStart w:id="1736" w:name="OLE_LINK3"/>
            <w:bookmarkStart w:id="1737" w:name="OLE_LINK4"/>
            <w:bookmarkStart w:id="1738" w:name="OLE_LINK5"/>
            <w:bookmarkStart w:id="1739" w:name="OLE_LINK6"/>
            <w:bookmarkStart w:id="1740"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734"/>
      <w:bookmarkEnd w:id="1735"/>
      <w:bookmarkEnd w:id="1736"/>
      <w:bookmarkEnd w:id="1737"/>
      <w:bookmarkEnd w:id="1738"/>
      <w:bookmarkEnd w:id="1739"/>
      <w:bookmarkEnd w:id="1740"/>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B7A" w:rsidRDefault="00B40B7A" w:rsidP="006E5044">
      <w:r>
        <w:separator/>
      </w:r>
    </w:p>
  </w:endnote>
  <w:endnote w:type="continuationSeparator" w:id="0">
    <w:p w:rsidR="00B40B7A" w:rsidRDefault="00B40B7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B7A" w:rsidRDefault="00B40B7A" w:rsidP="006E5044">
      <w:r>
        <w:separator/>
      </w:r>
    </w:p>
  </w:footnote>
  <w:footnote w:type="continuationSeparator" w:id="0">
    <w:p w:rsidR="00B40B7A" w:rsidRDefault="00B40B7A"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7"/>
  </w:num>
  <w:num w:numId="9">
    <w:abstractNumId w:val="8"/>
  </w:num>
  <w:num w:numId="10">
    <w:abstractNumId w:val="14"/>
  </w:num>
  <w:num w:numId="11">
    <w:abstractNumId w:val="11"/>
  </w:num>
  <w:num w:numId="12">
    <w:abstractNumId w:val="20"/>
  </w:num>
  <w:num w:numId="13">
    <w:abstractNumId w:val="6"/>
  </w:num>
  <w:num w:numId="14">
    <w:abstractNumId w:val="10"/>
  </w:num>
  <w:num w:numId="15">
    <w:abstractNumId w:val="5"/>
  </w:num>
  <w:num w:numId="16">
    <w:abstractNumId w:val="7"/>
  </w:num>
  <w:num w:numId="17">
    <w:abstractNumId w:val="21"/>
  </w:num>
  <w:num w:numId="18">
    <w:abstractNumId w:val="19"/>
  </w:num>
  <w:num w:numId="19">
    <w:abstractNumId w:val="13"/>
  </w:num>
  <w:num w:numId="20">
    <w:abstractNumId w:val="18"/>
  </w:num>
  <w:num w:numId="21">
    <w:abstractNumId w:val="4"/>
  </w:num>
  <w:num w:numId="22">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gcl">
    <w15:presenceInfo w15:providerId="None" w15:userId="Yangc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5EB"/>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89B"/>
    <w:rsid w:val="001E7AE6"/>
    <w:rsid w:val="00202C78"/>
    <w:rsid w:val="00202FE2"/>
    <w:rsid w:val="00205635"/>
    <w:rsid w:val="00205D6D"/>
    <w:rsid w:val="00205E3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E486E"/>
    <w:rsid w:val="002E520E"/>
    <w:rsid w:val="002E5363"/>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48FA"/>
    <w:rsid w:val="00406116"/>
    <w:rsid w:val="00407C8F"/>
    <w:rsid w:val="00412253"/>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23C3"/>
    <w:rsid w:val="004833A6"/>
    <w:rsid w:val="00483411"/>
    <w:rsid w:val="00491ABD"/>
    <w:rsid w:val="004A19B6"/>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7737"/>
    <w:rsid w:val="00587F5B"/>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2354"/>
    <w:rsid w:val="00853B3A"/>
    <w:rsid w:val="00854664"/>
    <w:rsid w:val="00855F8D"/>
    <w:rsid w:val="00860B47"/>
    <w:rsid w:val="00863B3F"/>
    <w:rsid w:val="008719B6"/>
    <w:rsid w:val="0087401D"/>
    <w:rsid w:val="008745C8"/>
    <w:rsid w:val="0087585B"/>
    <w:rsid w:val="0087655D"/>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B660A"/>
    <w:rsid w:val="008C0843"/>
    <w:rsid w:val="008C4859"/>
    <w:rsid w:val="008C4C26"/>
    <w:rsid w:val="008D0AF3"/>
    <w:rsid w:val="008D148B"/>
    <w:rsid w:val="008D176C"/>
    <w:rsid w:val="008D3FA0"/>
    <w:rsid w:val="008D4490"/>
    <w:rsid w:val="008D4611"/>
    <w:rsid w:val="008D50BC"/>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4CCF"/>
    <w:rsid w:val="0093640F"/>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0B7A"/>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7B76"/>
    <w:rsid w:val="00DD7E72"/>
    <w:rsid w:val="00DE0089"/>
    <w:rsid w:val="00DE3E52"/>
    <w:rsid w:val="00DE7329"/>
    <w:rsid w:val="00DE7954"/>
    <w:rsid w:val="00DF539B"/>
    <w:rsid w:val="00DF6843"/>
    <w:rsid w:val="00DF6E56"/>
    <w:rsid w:val="00E000C1"/>
    <w:rsid w:val="00E00845"/>
    <w:rsid w:val="00E0112B"/>
    <w:rsid w:val="00E01160"/>
    <w:rsid w:val="00E04CDA"/>
    <w:rsid w:val="00E06B6B"/>
    <w:rsid w:val="00E118E6"/>
    <w:rsid w:val="00E14F64"/>
    <w:rsid w:val="00E2004F"/>
    <w:rsid w:val="00E2131E"/>
    <w:rsid w:val="00E248CA"/>
    <w:rsid w:val="00E254E3"/>
    <w:rsid w:val="00E25B2C"/>
    <w:rsid w:val="00E264D7"/>
    <w:rsid w:val="00E27519"/>
    <w:rsid w:val="00E3171A"/>
    <w:rsid w:val="00E31BF4"/>
    <w:rsid w:val="00E31F06"/>
    <w:rsid w:val="00E32B35"/>
    <w:rsid w:val="00E335E7"/>
    <w:rsid w:val="00E3602B"/>
    <w:rsid w:val="00E366BB"/>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9528A"/>
    <w:rsid w:val="00FA4063"/>
    <w:rsid w:val="00FA55DE"/>
    <w:rsid w:val="00FB42FE"/>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E4998-7349-4294-B914-C6B5C794E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9329</TotalTime>
  <Pages>54</Pages>
  <Words>12203</Words>
  <Characters>69562</Characters>
  <Application>Microsoft Office Word</Application>
  <DocSecurity>0</DocSecurity>
  <Lines>579</Lines>
  <Paragraphs>163</Paragraphs>
  <ScaleCrop>false</ScaleCrop>
  <Company/>
  <LinksUpToDate>false</LinksUpToDate>
  <CharactersWithSpaces>81602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367</cp:revision>
  <cp:lastPrinted>2020-03-23T02:41:00Z</cp:lastPrinted>
  <dcterms:created xsi:type="dcterms:W3CDTF">2017-04-28T08:41:00Z</dcterms:created>
  <dcterms:modified xsi:type="dcterms:W3CDTF">2020-03-25T06:20:00Z</dcterms:modified>
</cp:coreProperties>
</file>