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6E5044" w:rsidRPr="00FE560E" w:rsidRDefault="006E5044" w:rsidP="00FE560E"/>
    <w:p w:rsidR="006E5044" w:rsidRDefault="006E5044" w:rsidP="00FE560E">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久</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rPr>
      </w:pPr>
    </w:p>
    <w:p w:rsidR="00FE560E" w:rsidRPr="00FA55DE" w:rsidRDefault="00FE560E" w:rsidP="006E5044">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杨</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珍</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7D35CF" w:rsidRDefault="006E5044" w:rsidP="006E5044">
      <w:pPr>
        <w:jc w:val="center"/>
        <w:rPr>
          <w:rFonts w:ascii="Century Schoolbook" w:hAnsi="Century Schoolbook"/>
          <w:b/>
          <w:sz w:val="144"/>
          <w:szCs w:val="144"/>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精</w:t>
      </w:r>
      <w:r w:rsidRPr="006E5044">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4E651F">
      <w:pPr>
        <w:rPr>
          <w:rFonts w:ascii="Century Schoolbook" w:hAnsi="Century Schoolbook"/>
          <w:b/>
          <w:sz w:val="144"/>
          <w:szCs w:val="144"/>
        </w:rPr>
      </w:pPr>
    </w:p>
    <w:p w:rsidR="006E5044" w:rsidRDefault="006E5044" w:rsidP="003937E9">
      <w:pPr>
        <w:ind w:firstLineChars="250" w:firstLine="2100"/>
        <w:jc w:val="left"/>
        <w:rPr>
          <w:rFonts w:ascii="Century Schoolbook" w:hAnsi="Century Schoolbook"/>
          <w:sz w:val="84"/>
          <w:szCs w:val="84"/>
        </w:rPr>
      </w:pP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悟尽归原</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 xml:space="preserve"> </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几近于道。</w:t>
      </w:r>
      <w:r w:rsidR="00945660">
        <w:rPr>
          <w:rFonts w:ascii="Century Schoolbook" w:hAnsi="Century Schoolbook" w:hint="eastAsia"/>
          <w:sz w:val="84"/>
          <w:szCs w:val="84"/>
        </w:rPr>
        <w:t xml:space="preserve"> </w:t>
      </w:r>
    </w:p>
    <w:p w:rsidR="006E5044" w:rsidRPr="006E5044" w:rsidRDefault="006E5044" w:rsidP="006E5044">
      <w:pPr>
        <w:jc w:val="left"/>
        <w:rPr>
          <w:rFonts w:ascii="Century Schoolbook" w:hAnsi="Century Schoolbook"/>
          <w:sz w:val="84"/>
          <w:szCs w:val="84"/>
        </w:rPr>
      </w:pPr>
    </w:p>
    <w:p w:rsidR="006E5044" w:rsidRPr="00FA55DE" w:rsidRDefault="006E5044" w:rsidP="004E651F">
      <w:pPr>
        <w:ind w:left="15960" w:firstLine="420"/>
        <w:jc w:val="left"/>
        <w:rPr>
          <w:rFonts w:ascii="Century Schoolbook" w:hAnsi="Century Schoolbook"/>
          <w:sz w:val="28"/>
          <w:szCs w:val="28"/>
          <w14:shadow w14:blurRad="60007" w14:dist="200025" w14:dir="15000000" w14:sx="100000" w14:sy="30000" w14:kx="-1800000" w14:ky="0" w14:algn="bl">
            <w14:srgbClr w14:val="000000">
              <w14:alpha w14:val="68000"/>
            </w14:srgbClr>
          </w14:shadow>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create by Yangcl</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p>
    <w:p w:rsidR="006E5044" w:rsidRDefault="006E5044" w:rsidP="004E651F">
      <w:pPr>
        <w:ind w:leftChars="6600" w:left="13860" w:right="560" w:firstLineChars="1150" w:firstLine="3220"/>
        <w:rPr>
          <w:rFonts w:ascii="Century Schoolbook" w:hAnsi="Century Schoolbook"/>
          <w:sz w:val="28"/>
          <w:szCs w:val="28"/>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201</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8</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-0</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3</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15</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r w:rsidR="00FA55DE">
        <w:rPr>
          <w:rFonts w:ascii="Century Schoolbook" w:hAnsi="Century Schoolbook" w:hint="eastAsia"/>
          <w:sz w:val="28"/>
          <w:szCs w:val="28"/>
        </w:rPr>
        <w:t xml:space="preserve"> </w:t>
      </w:r>
    </w:p>
    <w:p w:rsidR="00963F75" w:rsidRPr="006E5044" w:rsidRDefault="00963F75" w:rsidP="00963F75">
      <w:pPr>
        <w:ind w:right="560"/>
        <w:rPr>
          <w:rFonts w:ascii="Century Schoolbook" w:hAnsi="Century Schoolbook"/>
          <w:sz w:val="28"/>
          <w:szCs w:val="28"/>
        </w:rPr>
        <w:sectPr w:rsidR="00963F75" w:rsidRPr="006E5044" w:rsidSect="000B57B7">
          <w:pgSz w:w="22113" w:h="29484" w:code="8"/>
          <w:pgMar w:top="720" w:right="720" w:bottom="720" w:left="953" w:header="851" w:footer="992" w:gutter="0"/>
          <w:cols w:space="425"/>
          <w:docGrid w:type="lines" w:linePitch="312"/>
        </w:sectPr>
      </w:pPr>
    </w:p>
    <w:p w:rsidR="007D35CF" w:rsidRPr="003B7B47" w:rsidRDefault="00F63F4A" w:rsidP="00E818BD">
      <w:pPr>
        <w:pStyle w:val="Tip1"/>
        <w:rPr>
          <w:szCs w:val="52"/>
        </w:rPr>
      </w:pPr>
      <w:r w:rsidRPr="003B7B47">
        <w:rPr>
          <w:szCs w:val="52"/>
        </w:rPr>
        <w:lastRenderedPageBreak/>
        <w:t xml:space="preserve">1 </w:t>
      </w:r>
      <w:r w:rsidR="00855F8D" w:rsidRPr="003B7B47">
        <w:rPr>
          <w:rFonts w:hint="eastAsia"/>
          <w:szCs w:val="52"/>
        </w:rPr>
        <w:t>Mysql</w:t>
      </w:r>
      <w:r w:rsidR="00855F8D" w:rsidRPr="003B7B47">
        <w:rPr>
          <w:rFonts w:hint="eastAsia"/>
          <w:szCs w:val="52"/>
        </w:rPr>
        <w:t>基础篇</w:t>
      </w:r>
      <w:r w:rsidR="00855F8D" w:rsidRPr="003B7B47">
        <w:rPr>
          <w:rFonts w:hint="eastAsia"/>
          <w:szCs w:val="52"/>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3B7B47" w:rsidRDefault="003B7B47" w:rsidP="007D35CF">
      <w:pPr>
        <w:rPr>
          <w:rFonts w:ascii="Century Schoolbook" w:hAnsi="Century Schoolbook"/>
        </w:rPr>
      </w:pPr>
    </w:p>
    <w:p w:rsidR="00855F8D" w:rsidRDefault="00855F8D" w:rsidP="003B7B47">
      <w:pPr>
        <w:pageBreakBefore/>
        <w:rPr>
          <w:rFonts w:ascii="Century Schoolbook" w:hAnsi="Century Schoolbook"/>
        </w:rPr>
      </w:pPr>
    </w:p>
    <w:p w:rsidR="00855F8D" w:rsidRPr="003B7B47" w:rsidRDefault="00F63F4A" w:rsidP="00855F8D">
      <w:pPr>
        <w:pStyle w:val="Tip1"/>
        <w:rPr>
          <w:szCs w:val="52"/>
        </w:rPr>
      </w:pPr>
      <w:r w:rsidRPr="003B7B47">
        <w:rPr>
          <w:szCs w:val="52"/>
        </w:rPr>
        <w:t xml:space="preserve">2 </w:t>
      </w:r>
      <w:r w:rsidR="00855F8D" w:rsidRPr="003B7B47">
        <w:rPr>
          <w:rFonts w:hint="eastAsia"/>
          <w:szCs w:val="52"/>
        </w:rPr>
        <w:t>Mysql</w:t>
      </w:r>
      <w:r w:rsidR="00855F8D" w:rsidRPr="003B7B47">
        <w:rPr>
          <w:rFonts w:hint="eastAsia"/>
          <w:szCs w:val="52"/>
        </w:rPr>
        <w:t>高级特性</w:t>
      </w:r>
      <w:r w:rsidR="00855F8D" w:rsidRPr="003B7B47">
        <w:rPr>
          <w:rFonts w:hint="eastAsia"/>
          <w:szCs w:val="52"/>
        </w:rPr>
        <w:t xml:space="preserve"> </w:t>
      </w:r>
    </w:p>
    <w:p w:rsidR="00855F8D" w:rsidRPr="003B7B47" w:rsidRDefault="00855F8D" w:rsidP="00855F8D">
      <w:pPr>
        <w:pStyle w:val="Tip2"/>
        <w:rPr>
          <w:szCs w:val="44"/>
        </w:rPr>
      </w:pPr>
      <w:r w:rsidRPr="003B7B47">
        <w:rPr>
          <w:szCs w:val="44"/>
        </w:rPr>
        <w:t>2</w:t>
      </w:r>
      <w:r w:rsidR="00F63F4A" w:rsidRPr="003B7B47">
        <w:rPr>
          <w:rFonts w:hint="eastAsia"/>
          <w:szCs w:val="44"/>
        </w:rPr>
        <w:t>.1</w:t>
      </w:r>
      <w:r w:rsidRPr="003B7B47">
        <w:rPr>
          <w:rFonts w:hint="eastAsia"/>
          <w:szCs w:val="44"/>
        </w:rPr>
        <w:t>数据库索引与高性能查询</w:t>
      </w:r>
    </w:p>
    <w:p w:rsidR="00855F8D" w:rsidRPr="003B7B47" w:rsidRDefault="00855F8D" w:rsidP="007B196B">
      <w:pPr>
        <w:pStyle w:val="Tip3"/>
      </w:pPr>
      <w:r w:rsidRPr="003B7B47">
        <w:t>2.1</w:t>
      </w:r>
      <w:r w:rsidR="00F63F4A" w:rsidRPr="003B7B47">
        <w:t>.1</w:t>
      </w:r>
      <w:r w:rsidR="007B196B" w:rsidRPr="003B7B47">
        <w:t xml:space="preserve"> </w:t>
      </w:r>
      <w:r w:rsidR="007B196B" w:rsidRPr="003B7B47">
        <w:rPr>
          <w:rFonts w:hint="eastAsia"/>
        </w:rPr>
        <w:t>MySQL</w:t>
      </w:r>
      <w:r w:rsidR="007B196B" w:rsidRPr="003B7B47">
        <w:rPr>
          <w:rFonts w:hint="eastAsia"/>
        </w:rPr>
        <w:t>索引</w:t>
      </w:r>
      <w:r w:rsidR="007B196B" w:rsidRPr="003B7B47">
        <w:t>5</w:t>
      </w:r>
      <w:r w:rsidR="007B196B" w:rsidRPr="003B7B47">
        <w:rPr>
          <w:rFonts w:hint="eastAsia"/>
        </w:rPr>
        <w:t>大原则</w:t>
      </w:r>
      <w:r w:rsidR="007B196B" w:rsidRPr="003B7B47">
        <w:rPr>
          <w:rFonts w:hint="eastAsia"/>
        </w:rPr>
        <w:t xml:space="preserve">    </w:t>
      </w:r>
    </w:p>
    <w:p w:rsidR="006E1025" w:rsidRPr="004C3EB9" w:rsidRDefault="006E1025" w:rsidP="00044784">
      <w:pPr>
        <w:pStyle w:val="Tip4"/>
      </w:pPr>
      <w:r w:rsidRPr="004C3EB9">
        <w:rPr>
          <w:rFonts w:hint="eastAsia"/>
        </w:rPr>
        <w:t>A</w:t>
      </w:r>
      <w:r w:rsidRPr="004C3EB9">
        <w:rPr>
          <w:rFonts w:ascii="宋体" w:eastAsia="宋体" w:hAnsi="宋体" w:cs="宋体" w:hint="eastAsia"/>
        </w:rPr>
        <w:t>：最左前缀匹配原则</w:t>
      </w:r>
      <w:r w:rsidRPr="004C3EB9">
        <w:rPr>
          <w:rFonts w:hint="eastAsia"/>
        </w:rPr>
        <w:t>(</w:t>
      </w:r>
      <w:r w:rsidRPr="004C3EB9">
        <w:rPr>
          <w:rFonts w:ascii="宋体" w:eastAsia="宋体" w:hAnsi="宋体" w:cs="宋体" w:hint="eastAsia"/>
          <w:color w:val="FF0000"/>
        </w:rPr>
        <w:t>重要的原则</w:t>
      </w:r>
      <w:r w:rsidRPr="004C3EB9">
        <w:rPr>
          <w:rFonts w:hint="eastAsia"/>
        </w:rPr>
        <w:t>)</w:t>
      </w:r>
    </w:p>
    <w:p w:rsidR="006E1025" w:rsidRDefault="006E1025" w:rsidP="004C3EB9">
      <w:pPr>
        <w:ind w:left="420" w:firstLine="420"/>
        <w:rPr>
          <w:rFonts w:ascii="Century Schoolbook" w:hAnsi="Century Schoolbook"/>
        </w:rPr>
      </w:pPr>
      <w:r w:rsidRPr="00CB7D27">
        <w:rPr>
          <w:rFonts w:ascii="Century Schoolbook" w:hAnsi="Century Schoolbook" w:hint="eastAsia"/>
        </w:rPr>
        <w:t>mysql</w:t>
      </w:r>
      <w:r w:rsidRPr="00CB7D27">
        <w:rPr>
          <w:rFonts w:ascii="Century Schoolbook" w:hAnsi="Century Schoolbook" w:hint="eastAsia"/>
        </w:rPr>
        <w:t>会一直向右匹配直到遇到范围查询（</w:t>
      </w:r>
      <w:r w:rsidRPr="00CB7D27">
        <w:rPr>
          <w:rFonts w:ascii="Century Schoolbook" w:hAnsi="Century Schoolbook" w:hint="eastAsia"/>
        </w:rPr>
        <w:t>&gt;</w:t>
      </w:r>
      <w:r w:rsidRPr="00CB7D27">
        <w:rPr>
          <w:rFonts w:ascii="Century Schoolbook" w:hAnsi="Century Schoolbook" w:hint="eastAsia"/>
        </w:rPr>
        <w:t>、</w:t>
      </w:r>
      <w:r w:rsidRPr="00CB7D27">
        <w:rPr>
          <w:rFonts w:ascii="Century Schoolbook" w:hAnsi="Century Schoolbook" w:hint="eastAsia"/>
        </w:rPr>
        <w:t>&lt;</w:t>
      </w:r>
      <w:r w:rsidRPr="00CB7D27">
        <w:rPr>
          <w:rFonts w:ascii="Century Schoolbook" w:hAnsi="Century Schoolbook" w:hint="eastAsia"/>
        </w:rPr>
        <w:t>、</w:t>
      </w:r>
      <w:r w:rsidRPr="00CB7D27">
        <w:rPr>
          <w:rFonts w:ascii="Century Schoolbook" w:hAnsi="Century Schoolbook" w:hint="eastAsia"/>
        </w:rPr>
        <w:t>between</w:t>
      </w:r>
      <w:r w:rsidRPr="00CB7D27">
        <w:rPr>
          <w:rFonts w:ascii="Century Schoolbook" w:hAnsi="Century Schoolbook" w:hint="eastAsia"/>
        </w:rPr>
        <w:t>、</w:t>
      </w:r>
      <w:r w:rsidRPr="00CB7D27">
        <w:rPr>
          <w:rFonts w:ascii="Century Schoolbook" w:hAnsi="Century Schoolbook" w:hint="eastAsia"/>
        </w:rPr>
        <w:t>like</w:t>
      </w:r>
      <w:r w:rsidRPr="00CB7D27">
        <w:rPr>
          <w:rFonts w:ascii="Century Schoolbook" w:hAnsi="Century Schoolbook" w:hint="eastAsia"/>
        </w:rPr>
        <w:t>）就停止匹配。比如</w:t>
      </w:r>
      <w:r w:rsidRPr="00CB7D27">
        <w:rPr>
          <w:rFonts w:ascii="Century Schoolbook" w:hAnsi="Century Schoolbook" w:hint="eastAsia"/>
        </w:rPr>
        <w:t>a = 1 and b = 2 and c &gt; 3 and d = 4</w:t>
      </w:r>
      <w:r w:rsidRPr="00CB7D27">
        <w:rPr>
          <w:rFonts w:ascii="Century Schoolbook" w:hAnsi="Century Schoolbook" w:hint="eastAsia"/>
        </w:rPr>
        <w:t>，如果建立（</w:t>
      </w:r>
      <w:r w:rsidRPr="00CB7D27">
        <w:rPr>
          <w:rFonts w:ascii="Century Schoolbook" w:hAnsi="Century Schoolbook" w:hint="eastAsia"/>
        </w:rPr>
        <w:t>a,b,c,d</w:t>
      </w:r>
      <w:r w:rsidRPr="00CB7D27">
        <w:rPr>
          <w:rFonts w:ascii="Century Schoolbook" w:hAnsi="Century Schoolbook" w:hint="eastAsia"/>
        </w:rPr>
        <w:t>）顺序的索引，</w:t>
      </w:r>
      <w:r w:rsidRPr="00CB7D27">
        <w:rPr>
          <w:rFonts w:ascii="Century Schoolbook" w:hAnsi="Century Schoolbook" w:hint="eastAsia"/>
        </w:rPr>
        <w:t>d</w:t>
      </w:r>
      <w:r w:rsidRPr="00CB7D27">
        <w:rPr>
          <w:rFonts w:ascii="Century Schoolbook" w:hAnsi="Century Schoolbook" w:hint="eastAsia"/>
        </w:rPr>
        <w:t>是用不到索引的，如果建立</w:t>
      </w:r>
      <w:r w:rsidRPr="00CB7D27">
        <w:rPr>
          <w:rFonts w:ascii="Century Schoolbook" w:hAnsi="Century Schoolbook" w:hint="eastAsia"/>
        </w:rPr>
        <w:t>(a,b,d,c)</w:t>
      </w:r>
      <w:r w:rsidRPr="00CB7D27">
        <w:rPr>
          <w:rFonts w:ascii="Century Schoolbook" w:hAnsi="Century Schoolbook" w:hint="eastAsia"/>
        </w:rPr>
        <w:t>的索引则都可以用到，</w:t>
      </w:r>
      <w:r w:rsidRPr="00CB7D27">
        <w:rPr>
          <w:rFonts w:ascii="Century Schoolbook" w:hAnsi="Century Schoolbook" w:hint="eastAsia"/>
        </w:rPr>
        <w:t>a,b,d</w:t>
      </w:r>
      <w:r w:rsidRPr="00CB7D27">
        <w:rPr>
          <w:rFonts w:ascii="Century Schoolbook" w:hAnsi="Century Schoolbook" w:hint="eastAsia"/>
        </w:rPr>
        <w:t>的顺序可以任意调整。</w:t>
      </w:r>
      <w:r>
        <w:rPr>
          <w:rFonts w:ascii="Century Schoolbook" w:hAnsi="Century Schoolbook" w:hint="eastAsia"/>
        </w:rPr>
        <w:t xml:space="preserve"> </w:t>
      </w:r>
      <w:r w:rsidR="001A4342">
        <w:rPr>
          <w:rFonts w:ascii="Century Schoolbook" w:hAnsi="Century Schoolbook" w:hint="eastAsia"/>
        </w:rPr>
        <w:t>一个查询中，如果第一个查询条件为索引，同时因为使用了</w:t>
      </w:r>
      <w:r w:rsidR="001A4342" w:rsidRPr="00CB7D27">
        <w:rPr>
          <w:rFonts w:ascii="Century Schoolbook" w:hAnsi="Century Schoolbook" w:hint="eastAsia"/>
        </w:rPr>
        <w:t>&gt;</w:t>
      </w:r>
      <w:r w:rsidR="001A4342" w:rsidRPr="00CB7D27">
        <w:rPr>
          <w:rFonts w:ascii="Century Schoolbook" w:hAnsi="Century Schoolbook" w:hint="eastAsia"/>
        </w:rPr>
        <w:t>、</w:t>
      </w:r>
      <w:r w:rsidR="001A4342" w:rsidRPr="00CB7D27">
        <w:rPr>
          <w:rFonts w:ascii="Century Schoolbook" w:hAnsi="Century Schoolbook" w:hint="eastAsia"/>
        </w:rPr>
        <w:t>&lt;</w:t>
      </w:r>
      <w:r w:rsidR="001A4342" w:rsidRPr="00CB7D27">
        <w:rPr>
          <w:rFonts w:ascii="Century Schoolbook" w:hAnsi="Century Schoolbook" w:hint="eastAsia"/>
        </w:rPr>
        <w:t>、</w:t>
      </w:r>
      <w:r w:rsidR="001A4342" w:rsidRPr="00CB7D27">
        <w:rPr>
          <w:rFonts w:ascii="Century Schoolbook" w:hAnsi="Century Schoolbook" w:hint="eastAsia"/>
        </w:rPr>
        <w:t>between</w:t>
      </w:r>
      <w:r w:rsidR="001A4342">
        <w:rPr>
          <w:rFonts w:ascii="Century Schoolbook" w:hAnsi="Century Schoolbook" w:hint="eastAsia"/>
        </w:rPr>
        <w:t>或</w:t>
      </w:r>
      <w:r w:rsidR="001A4342">
        <w:rPr>
          <w:rFonts w:ascii="Century Schoolbook" w:hAnsi="Century Schoolbook" w:hint="eastAsia"/>
        </w:rPr>
        <w:t>l</w:t>
      </w:r>
      <w:r w:rsidR="001A4342">
        <w:rPr>
          <w:rFonts w:ascii="Century Schoolbook" w:hAnsi="Century Schoolbook"/>
        </w:rPr>
        <w:t>ike</w:t>
      </w:r>
      <w:r w:rsidR="001A4342">
        <w:rPr>
          <w:rFonts w:ascii="Century Schoolbook" w:hAnsi="Century Schoolbook"/>
        </w:rPr>
        <w:t>导致他失效了，那么</w:t>
      </w:r>
      <w:r w:rsidR="003B42C2">
        <w:rPr>
          <w:rFonts w:ascii="Century Schoolbook" w:hAnsi="Century Schoolbook"/>
        </w:rPr>
        <w:t>索引整体失效。</w:t>
      </w:r>
    </w:p>
    <w:p w:rsidR="006E1025" w:rsidRPr="004C3EB9" w:rsidRDefault="006E1025" w:rsidP="00044784">
      <w:pPr>
        <w:pStyle w:val="Tip4"/>
      </w:pPr>
      <w:r w:rsidRPr="004C3EB9">
        <w:rPr>
          <w:rFonts w:hint="eastAsia"/>
        </w:rPr>
        <w:t>B</w:t>
      </w:r>
      <w:r w:rsidRPr="004C3EB9">
        <w:rPr>
          <w:rFonts w:ascii="宋体" w:eastAsia="宋体" w:hAnsi="宋体" w:cs="宋体" w:hint="eastAsia"/>
        </w:rPr>
        <w:t>：</w:t>
      </w:r>
      <w:r w:rsidRPr="004C3EB9">
        <w:rPr>
          <w:rFonts w:hint="eastAsia"/>
        </w:rPr>
        <w:t>=</w:t>
      </w:r>
      <w:r w:rsidRPr="004C3EB9">
        <w:rPr>
          <w:rFonts w:ascii="宋体" w:eastAsia="宋体" w:hAnsi="宋体" w:cs="宋体" w:hint="eastAsia"/>
        </w:rPr>
        <w:t>和</w:t>
      </w:r>
      <w:r w:rsidRPr="004C3EB9">
        <w:rPr>
          <w:rFonts w:hint="eastAsia"/>
        </w:rPr>
        <w:t>in</w:t>
      </w:r>
      <w:r w:rsidRPr="004C3EB9">
        <w:rPr>
          <w:rFonts w:ascii="宋体" w:eastAsia="宋体" w:hAnsi="宋体" w:cs="宋体" w:hint="eastAsia"/>
        </w:rPr>
        <w:t>可以乱序</w:t>
      </w:r>
    </w:p>
    <w:p w:rsidR="006E1025" w:rsidRDefault="006E1025" w:rsidP="004C3EB9">
      <w:pPr>
        <w:ind w:leftChars="200" w:left="420" w:firstLine="360"/>
        <w:rPr>
          <w:rFonts w:ascii="Century Schoolbook" w:hAnsi="Century Schoolbook"/>
        </w:rPr>
      </w:pPr>
      <w:r w:rsidRPr="00D271B9">
        <w:rPr>
          <w:rFonts w:ascii="Century Schoolbook" w:hAnsi="Century Schoolbook" w:hint="eastAsia"/>
        </w:rPr>
        <w:t>比如</w:t>
      </w:r>
      <w:r w:rsidRPr="00D271B9">
        <w:rPr>
          <w:rFonts w:ascii="Century Schoolbook" w:hAnsi="Century Schoolbook" w:hint="eastAsia"/>
        </w:rPr>
        <w:t xml:space="preserve">a = 1 and b = 2 and c = 3 </w:t>
      </w:r>
      <w:r w:rsidRPr="00D271B9">
        <w:rPr>
          <w:rFonts w:ascii="Century Schoolbook" w:hAnsi="Century Schoolbook" w:hint="eastAsia"/>
        </w:rPr>
        <w:t>建立（</w:t>
      </w:r>
      <w:r w:rsidRPr="00D271B9">
        <w:rPr>
          <w:rFonts w:ascii="Century Schoolbook" w:hAnsi="Century Schoolbook" w:hint="eastAsia"/>
        </w:rPr>
        <w:t>a,b,c</w:t>
      </w:r>
      <w:r w:rsidRPr="00D271B9">
        <w:rPr>
          <w:rFonts w:ascii="Century Schoolbook" w:hAnsi="Century Schoolbook" w:hint="eastAsia"/>
        </w:rPr>
        <w:t>）索引可以任意顺序，</w:t>
      </w:r>
      <w:r w:rsidRPr="00D271B9">
        <w:rPr>
          <w:rFonts w:ascii="Century Schoolbook" w:hAnsi="Century Schoolbook" w:hint="eastAsia"/>
        </w:rPr>
        <w:t>mysql</w:t>
      </w:r>
      <w:r w:rsidRPr="00D271B9">
        <w:rPr>
          <w:rFonts w:ascii="Century Schoolbook" w:hAnsi="Century Schoolbook" w:hint="eastAsia"/>
        </w:rPr>
        <w:t>的查询优化器会帮你优化成索引可以识别的形式。</w:t>
      </w:r>
    </w:p>
    <w:p w:rsidR="006E1025" w:rsidRPr="00D271B9" w:rsidRDefault="006E1025" w:rsidP="002D4E8B">
      <w:pPr>
        <w:pStyle w:val="Tip4"/>
      </w:pPr>
      <w:r w:rsidRPr="00D271B9">
        <w:t>C</w:t>
      </w:r>
      <w:r w:rsidRPr="00D271B9">
        <w:rPr>
          <w:rFonts w:ascii="宋体" w:eastAsia="宋体" w:hAnsi="宋体" w:cs="宋体" w:hint="eastAsia"/>
        </w:rPr>
        <w:t>：尽量选择区分度高的列作为索引</w:t>
      </w:r>
    </w:p>
    <w:p w:rsidR="006E1025" w:rsidRDefault="006E1025" w:rsidP="004C3EB9">
      <w:pPr>
        <w:ind w:leftChars="200" w:left="420" w:firstLine="420"/>
        <w:rPr>
          <w:rFonts w:ascii="Century Schoolbook" w:hAnsi="Century Schoolbook"/>
        </w:rPr>
      </w:pPr>
      <w:r w:rsidRPr="00D271B9">
        <w:rPr>
          <w:rFonts w:ascii="Century Schoolbook" w:hAnsi="Century Schoolbook" w:hint="eastAsia"/>
        </w:rPr>
        <w:t>区分度的公式是</w:t>
      </w:r>
      <w:r w:rsidRPr="00D271B9">
        <w:rPr>
          <w:rFonts w:ascii="Century Schoolbook" w:hAnsi="Century Schoolbook" w:hint="eastAsia"/>
        </w:rPr>
        <w:t>count(distinct col</w:t>
      </w:r>
      <w:r>
        <w:rPr>
          <w:rFonts w:ascii="Century Schoolbook" w:hAnsi="Century Schoolbook" w:hint="eastAsia"/>
        </w:rPr>
        <w:t>umn</w:t>
      </w:r>
      <w:r w:rsidRPr="00D271B9">
        <w:rPr>
          <w:rFonts w:ascii="Century Schoolbook" w:hAnsi="Century Schoolbook" w:hint="eastAsia"/>
        </w:rPr>
        <w:t>)/count(*)</w:t>
      </w:r>
      <w:r>
        <w:rPr>
          <w:rFonts w:ascii="Century Schoolbook" w:hAnsi="Century Schoolbook" w:hint="eastAsia"/>
        </w:rPr>
        <w:t>。</w:t>
      </w:r>
      <w:r w:rsidRPr="00D271B9">
        <w:rPr>
          <w:rFonts w:ascii="Century Schoolbook" w:hAnsi="Century Schoolbook" w:hint="eastAsia"/>
        </w:rPr>
        <w:t>表示字段不重复的比例，比例越大我们扫描的记录数越少，唯一键的区分度是</w:t>
      </w:r>
      <w:r w:rsidRPr="00D271B9">
        <w:rPr>
          <w:rFonts w:ascii="Century Schoolbook" w:hAnsi="Century Schoolbook" w:hint="eastAsia"/>
        </w:rPr>
        <w:t>1</w:t>
      </w:r>
      <w:r w:rsidRPr="00D271B9">
        <w:rPr>
          <w:rFonts w:ascii="Century Schoolbook" w:hAnsi="Century Schoolbook" w:hint="eastAsia"/>
        </w:rPr>
        <w:t>，而一些状态、性别字段可能在大数据面前区分度就是</w:t>
      </w:r>
      <w:r w:rsidRPr="00D271B9">
        <w:rPr>
          <w:rFonts w:ascii="Century Schoolbook" w:hAnsi="Century Schoolbook" w:hint="eastAsia"/>
        </w:rPr>
        <w:t>0</w:t>
      </w:r>
      <w:r w:rsidRPr="00D271B9">
        <w:rPr>
          <w:rFonts w:ascii="Century Schoolbook" w:hAnsi="Century Schoolbook" w:hint="eastAsia"/>
        </w:rPr>
        <w:t>，那可能有人会问，这个比例有什么经验值吗？使用场景不同，这个值也很难确定，一般需要</w:t>
      </w:r>
      <w:r w:rsidRPr="00D271B9">
        <w:rPr>
          <w:rFonts w:ascii="Century Schoolbook" w:hAnsi="Century Schoolbook" w:hint="eastAsia"/>
        </w:rPr>
        <w:t>join</w:t>
      </w:r>
      <w:r w:rsidRPr="00D271B9">
        <w:rPr>
          <w:rFonts w:ascii="Century Schoolbook" w:hAnsi="Century Schoolbook" w:hint="eastAsia"/>
        </w:rPr>
        <w:t>的字段我们都要求是</w:t>
      </w:r>
      <w:r w:rsidRPr="00D271B9">
        <w:rPr>
          <w:rFonts w:ascii="Century Schoolbook" w:hAnsi="Century Schoolbook" w:hint="eastAsia"/>
        </w:rPr>
        <w:t>0.1</w:t>
      </w:r>
      <w:r w:rsidRPr="00D271B9">
        <w:rPr>
          <w:rFonts w:ascii="Century Schoolbook" w:hAnsi="Century Schoolbook" w:hint="eastAsia"/>
        </w:rPr>
        <w:t>以上，即平均</w:t>
      </w:r>
      <w:r w:rsidRPr="00D271B9">
        <w:rPr>
          <w:rFonts w:ascii="Century Schoolbook" w:hAnsi="Century Schoolbook" w:hint="eastAsia"/>
        </w:rPr>
        <w:t>1</w:t>
      </w:r>
      <w:r w:rsidRPr="00D271B9">
        <w:rPr>
          <w:rFonts w:ascii="Century Schoolbook" w:hAnsi="Century Schoolbook" w:hint="eastAsia"/>
        </w:rPr>
        <w:t>条扫描</w:t>
      </w:r>
      <w:r w:rsidRPr="00D271B9">
        <w:rPr>
          <w:rFonts w:ascii="Century Schoolbook" w:hAnsi="Century Schoolbook" w:hint="eastAsia"/>
        </w:rPr>
        <w:t>10</w:t>
      </w:r>
      <w:r w:rsidRPr="00D271B9">
        <w:rPr>
          <w:rFonts w:ascii="Century Schoolbook" w:hAnsi="Century Schoolbook" w:hint="eastAsia"/>
        </w:rPr>
        <w:t>条记录。</w:t>
      </w:r>
    </w:p>
    <w:p w:rsidR="006E1025" w:rsidRPr="004C3EB9" w:rsidRDefault="006E1025" w:rsidP="002D4E8B">
      <w:pPr>
        <w:pStyle w:val="Tip4"/>
      </w:pPr>
      <w:r w:rsidRPr="004C3EB9">
        <w:t>D</w:t>
      </w:r>
      <w:r w:rsidRPr="004C3EB9">
        <w:rPr>
          <w:rFonts w:ascii="宋体" w:eastAsia="宋体" w:hAnsi="宋体" w:cs="宋体" w:hint="eastAsia"/>
        </w:rPr>
        <w:t>：索引列不能参与计算，保持列</w:t>
      </w:r>
      <w:r w:rsidRPr="004C3EB9">
        <w:rPr>
          <w:rFonts w:cs="Century Schoolbook"/>
        </w:rPr>
        <w:t>“</w:t>
      </w:r>
      <w:r w:rsidRPr="004C3EB9">
        <w:rPr>
          <w:rFonts w:ascii="宋体" w:eastAsia="宋体" w:hAnsi="宋体" w:cs="宋体" w:hint="eastAsia"/>
        </w:rPr>
        <w:t>干净</w:t>
      </w:r>
      <w:r w:rsidRPr="004C3EB9">
        <w:rPr>
          <w:rFonts w:cs="Century Schoolbook"/>
        </w:rPr>
        <w:t>”</w:t>
      </w:r>
    </w:p>
    <w:p w:rsidR="006E1025" w:rsidRDefault="006E1025" w:rsidP="004C3EB9">
      <w:pPr>
        <w:ind w:leftChars="200" w:left="420" w:firstLine="420"/>
        <w:rPr>
          <w:rFonts w:ascii="Century Schoolbook" w:hAnsi="Century Schoolbook"/>
        </w:rPr>
      </w:pPr>
      <w:r w:rsidRPr="00CC5509">
        <w:rPr>
          <w:rFonts w:ascii="Century Schoolbook" w:hAnsi="Century Schoolbook" w:hint="eastAsia"/>
        </w:rPr>
        <w:t>比如</w:t>
      </w:r>
      <w:r w:rsidRPr="00CC5509">
        <w:rPr>
          <w:rFonts w:ascii="Century Schoolbook" w:hAnsi="Century Schoolbook" w:hint="eastAsia"/>
        </w:rPr>
        <w:t xml:space="preserve">from_unixtime(create_time) = </w:t>
      </w:r>
      <w:r w:rsidRPr="00CC5509">
        <w:rPr>
          <w:rFonts w:ascii="Century Schoolbook" w:hAnsi="Century Schoolbook" w:hint="eastAsia"/>
        </w:rPr>
        <w:t>’</w:t>
      </w:r>
      <w:r w:rsidRPr="00CC5509">
        <w:rPr>
          <w:rFonts w:ascii="Century Schoolbook" w:hAnsi="Century Schoolbook" w:hint="eastAsia"/>
        </w:rPr>
        <w:t>2014-05-29</w:t>
      </w:r>
      <w:r w:rsidRPr="00CC5509">
        <w:rPr>
          <w:rFonts w:ascii="Century Schoolbook" w:hAnsi="Century Schoolbook" w:hint="eastAsia"/>
        </w:rPr>
        <w:t>’就不能使用到索引，原因很简单，</w:t>
      </w:r>
      <w:r w:rsidRPr="00CC5509">
        <w:rPr>
          <w:rFonts w:ascii="Century Schoolbook" w:hAnsi="Century Schoolbook" w:hint="eastAsia"/>
        </w:rPr>
        <w:t>b+</w:t>
      </w:r>
      <w:r w:rsidRPr="00CC5509">
        <w:rPr>
          <w:rFonts w:ascii="Century Schoolbook" w:hAnsi="Century Schoolbook" w:hint="eastAsia"/>
        </w:rPr>
        <w:t>树中存的都是数据表中的字段值，但进行检索时，需要把所有元素都应用函数才能比较，显然成本太大。所以语句应该写成</w:t>
      </w:r>
      <w:r w:rsidRPr="00CC5509">
        <w:rPr>
          <w:rFonts w:ascii="Century Schoolbook" w:hAnsi="Century Schoolbook" w:hint="eastAsia"/>
        </w:rPr>
        <w:t>create_time = unix_timestamp(</w:t>
      </w:r>
      <w:r>
        <w:rPr>
          <w:rFonts w:ascii="Century Schoolbook" w:hAnsi="Century Schoolbook" w:hint="eastAsia"/>
        </w:rPr>
        <w:t>‘</w:t>
      </w:r>
      <w:r w:rsidRPr="00CC5509">
        <w:rPr>
          <w:rFonts w:ascii="Century Schoolbook" w:hAnsi="Century Schoolbook" w:hint="eastAsia"/>
        </w:rPr>
        <w:t>2014-05-29</w:t>
      </w:r>
      <w:r>
        <w:rPr>
          <w:rFonts w:ascii="Century Schoolbook" w:hAnsi="Century Schoolbook" w:hint="eastAsia"/>
        </w:rPr>
        <w:t>’</w:t>
      </w:r>
      <w:r w:rsidRPr="00CC5509">
        <w:rPr>
          <w:rFonts w:ascii="Century Schoolbook" w:hAnsi="Century Schoolbook" w:hint="eastAsia"/>
        </w:rPr>
        <w:t>);</w:t>
      </w:r>
    </w:p>
    <w:p w:rsidR="006E1025" w:rsidRPr="004C3EB9" w:rsidRDefault="006E1025" w:rsidP="002D4E8B">
      <w:pPr>
        <w:pStyle w:val="Tip4"/>
      </w:pPr>
      <w:r w:rsidRPr="004C3EB9">
        <w:t>E</w:t>
      </w:r>
      <w:r w:rsidRPr="004C3EB9">
        <w:rPr>
          <w:rFonts w:ascii="宋体" w:eastAsia="宋体" w:hAnsi="宋体" w:cs="宋体" w:hint="eastAsia"/>
        </w:rPr>
        <w:t>：尽量的扩展索引，不要新建索引</w:t>
      </w:r>
      <w:r w:rsidRPr="004C3EB9">
        <w:rPr>
          <w:rFonts w:hint="eastAsia"/>
        </w:rPr>
        <w:t xml:space="preserve"> </w:t>
      </w:r>
    </w:p>
    <w:p w:rsidR="00855F8D" w:rsidRDefault="006E1025" w:rsidP="006E1025">
      <w:pPr>
        <w:ind w:leftChars="200" w:left="420" w:firstLine="420"/>
        <w:rPr>
          <w:rFonts w:ascii="Century Schoolbook" w:hAnsi="Century Schoolbook"/>
        </w:rPr>
      </w:pPr>
      <w:r w:rsidRPr="000032B0">
        <w:rPr>
          <w:rFonts w:ascii="Century Schoolbook" w:hAnsi="Century Schoolbook" w:hint="eastAsia"/>
        </w:rPr>
        <w:t>比如表中已经有</w:t>
      </w:r>
      <w:r w:rsidRPr="000032B0">
        <w:rPr>
          <w:rFonts w:ascii="Century Schoolbook" w:hAnsi="Century Schoolbook" w:hint="eastAsia"/>
        </w:rPr>
        <w:t>a</w:t>
      </w:r>
      <w:r w:rsidRPr="000032B0">
        <w:rPr>
          <w:rFonts w:ascii="Century Schoolbook" w:hAnsi="Century Schoolbook" w:hint="eastAsia"/>
        </w:rPr>
        <w:t>的索引，现在要加</w:t>
      </w:r>
      <w:r w:rsidRPr="000032B0">
        <w:rPr>
          <w:rFonts w:ascii="Century Schoolbook" w:hAnsi="Century Schoolbook" w:hint="eastAsia"/>
        </w:rPr>
        <w:t>(a,b)</w:t>
      </w:r>
      <w:r w:rsidRPr="000032B0">
        <w:rPr>
          <w:rFonts w:ascii="Century Schoolbook" w:hAnsi="Century Schoolbook" w:hint="eastAsia"/>
        </w:rPr>
        <w:t>的索引，那么只需要修改原来的索引即可。</w:t>
      </w:r>
      <w:r>
        <w:rPr>
          <w:rFonts w:ascii="Century Schoolbook" w:hAnsi="Century Schoolbook" w:hint="eastAsia"/>
        </w:rPr>
        <w:t xml:space="preserve"> </w:t>
      </w:r>
    </w:p>
    <w:p w:rsidR="00855F8D" w:rsidRDefault="00855F8D" w:rsidP="007D35CF">
      <w:pPr>
        <w:rPr>
          <w:rFonts w:ascii="Century Schoolbook" w:hAnsi="Century Schoolbook"/>
        </w:rPr>
      </w:pPr>
    </w:p>
    <w:p w:rsidR="00855F8D" w:rsidRPr="004C3EB9" w:rsidRDefault="006E1025" w:rsidP="006E1025">
      <w:pPr>
        <w:pStyle w:val="Tip3"/>
      </w:pPr>
      <w:r w:rsidRPr="004C3EB9">
        <w:rPr>
          <w:rFonts w:hint="eastAsia"/>
        </w:rPr>
        <w:t>2.</w:t>
      </w:r>
      <w:r w:rsidR="00F63F4A" w:rsidRPr="004C3EB9">
        <w:t>1.</w:t>
      </w:r>
      <w:r w:rsidRPr="004C3EB9">
        <w:rPr>
          <w:rFonts w:hint="eastAsia"/>
        </w:rPr>
        <w:t>2</w:t>
      </w:r>
      <w:r w:rsidRPr="004C3EB9">
        <w:t xml:space="preserve">  </w:t>
      </w:r>
      <w:r w:rsidRPr="004C3EB9">
        <w:rPr>
          <w:rFonts w:hint="eastAsia"/>
        </w:rPr>
        <w:t>索引使用的典型场景</w:t>
      </w:r>
      <w:r w:rsidRPr="004C3EB9">
        <w:rPr>
          <w:rFonts w:hint="eastAsia"/>
        </w:rPr>
        <w:t>(</w:t>
      </w:r>
      <w:r w:rsidRPr="004C3EB9">
        <w:rPr>
          <w:rFonts w:hint="eastAsia"/>
        </w:rPr>
        <w:t>使用索引优化查询</w:t>
      </w:r>
      <w:r w:rsidRPr="004C3EB9">
        <w:rPr>
          <w:rFonts w:hint="eastAsia"/>
        </w:rPr>
        <w:t>)</w:t>
      </w:r>
    </w:p>
    <w:p w:rsidR="00F63F4A" w:rsidRPr="004C3EB9" w:rsidRDefault="00F63F4A" w:rsidP="004C3EB9">
      <w:pPr>
        <w:pStyle w:val="Tip4"/>
      </w:pPr>
      <w:r w:rsidRPr="004C3EB9">
        <w:t>A</w:t>
      </w:r>
      <w:r w:rsidRPr="004C3EB9">
        <w:rPr>
          <w:rFonts w:ascii="宋体" w:eastAsia="宋体" w:hAnsi="宋体" w:cs="宋体" w:hint="eastAsia"/>
        </w:rPr>
        <w:t>：匹配全值</w:t>
      </w:r>
      <w:r w:rsidR="00955D7A"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sidRPr="00100DD3">
        <w:rPr>
          <w:rFonts w:ascii="Century Schoolbook" w:hAnsi="Century Schoolbook" w:hint="eastAsia"/>
        </w:rPr>
        <w:t>对索引中所有列都指定具体值，即对索引中的所有列都有等值匹配的条件。</w:t>
      </w:r>
    </w:p>
    <w:p w:rsidR="00855F8D" w:rsidRP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0528" behindDoc="0" locked="0" layoutInCell="1" allowOverlap="1" wp14:anchorId="7DF997CE" wp14:editId="6B41C0DB">
                <wp:simplePos x="0" y="0"/>
                <wp:positionH relativeFrom="column">
                  <wp:posOffset>0</wp:posOffset>
                </wp:positionH>
                <wp:positionV relativeFrom="paragraph">
                  <wp:posOffset>37465</wp:posOffset>
                </wp:positionV>
                <wp:extent cx="8361575" cy="1457325"/>
                <wp:effectExtent l="57150" t="38100" r="78105" b="104775"/>
                <wp:wrapNone/>
                <wp:docPr id="2" name="矩形 2"/>
                <wp:cNvGraphicFramePr/>
                <a:graphic xmlns:a="http://schemas.openxmlformats.org/drawingml/2006/main">
                  <a:graphicData uri="http://schemas.microsoft.com/office/word/2010/wordprocessingShape">
                    <wps:wsp>
                      <wps:cNvSpPr/>
                      <wps:spPr>
                        <a:xfrm>
                          <a:off x="0" y="0"/>
                          <a:ext cx="8361575" cy="1457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605183" w:rsidRPr="00417010" w:rsidRDefault="00605183"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997CE" id="矩形 2" o:spid="_x0000_s1026" style="position:absolute;left:0;text-align:left;margin-left:0;margin-top:2.95pt;width:658.4pt;height:11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" fillcolor="#cdddac [1622]" strokecolor="#94b64e [3046]">
                <v:fill color2="#f0f4e6 [502]" rotate="t" angle="180" colors="0 #dafda7;22938f #e4fdc2;1 #f5ffe6" focus="100%" type="gradient"/>
                <v:shadow on="t" color="black" opacity="24903f" origin=",.5" offset="0,.55556mm"/>
                <v:textbox>
                  <w:txbxContent>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605183" w:rsidRPr="00417010" w:rsidRDefault="00605183"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v:textbox>
              </v:rect>
            </w:pict>
          </mc:Fallback>
        </mc:AlternateContent>
      </w: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1A9498B" wp14:editId="36773D60">
            <wp:extent cx="11811600" cy="896400"/>
            <wp:effectExtent l="0" t="0" r="0" b="0"/>
            <wp:docPr id="3" name="图片 3" descr="http://img.blog.csdn.net/20170813104722894?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813104722894?watermark/2/text/aHR0cDovL2Jsb2cuY3Nkbi5uZXQvdTAxMjc1ODA4OA==/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Pr="004C3EB9" w:rsidRDefault="00F63F4A" w:rsidP="004C3EB9">
      <w:pPr>
        <w:pStyle w:val="Tip4"/>
      </w:pPr>
      <w:r w:rsidRPr="004C3EB9">
        <w:rPr>
          <w:rFonts w:hint="eastAsia"/>
        </w:rPr>
        <w:t>B</w:t>
      </w:r>
      <w:r w:rsidRPr="004C3EB9">
        <w:rPr>
          <w:rFonts w:ascii="宋体" w:eastAsia="宋体" w:hAnsi="宋体" w:cs="宋体" w:hint="eastAsia"/>
        </w:rPr>
        <w:t>：匹配值的范围查询</w:t>
      </w:r>
      <w:r w:rsidR="00567A1F"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Pr>
          <w:rFonts w:ascii="Century Schoolbook" w:hAnsi="Century Schoolbook" w:hint="eastAsia"/>
        </w:rPr>
        <w:t>对索引值进行范围查找，这种情况最常见。</w:t>
      </w:r>
    </w:p>
    <w:p w:rsidR="006E1025"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2576" behindDoc="0" locked="0" layoutInCell="1" allowOverlap="1" wp14:anchorId="31CD80BE" wp14:editId="33D0D6C3">
                <wp:simplePos x="0" y="0"/>
                <wp:positionH relativeFrom="column">
                  <wp:posOffset>0</wp:posOffset>
                </wp:positionH>
                <wp:positionV relativeFrom="paragraph">
                  <wp:posOffset>37465</wp:posOffset>
                </wp:positionV>
                <wp:extent cx="8361575" cy="1666875"/>
                <wp:effectExtent l="57150" t="38100" r="78105" b="104775"/>
                <wp:wrapNone/>
                <wp:docPr id="10" name="矩形 10"/>
                <wp:cNvGraphicFramePr/>
                <a:graphic xmlns:a="http://schemas.openxmlformats.org/drawingml/2006/main">
                  <a:graphicData uri="http://schemas.microsoft.com/office/word/2010/wordprocessingShape">
                    <wps:wsp>
                      <wps:cNvSpPr/>
                      <wps:spPr>
                        <a:xfrm>
                          <a:off x="0" y="0"/>
                          <a:ext cx="8361575" cy="16668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605183" w:rsidRPr="00417010" w:rsidRDefault="00605183"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D80BE" id="矩形 10" o:spid="_x0000_s1027" style="position:absolute;left:0;text-align:left;margin-left:0;margin-top:2.95pt;width:658.4pt;height:13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605183" w:rsidRPr="00417010" w:rsidRDefault="00605183"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v:textbox>
              </v:rect>
            </w:pict>
          </mc:Fallback>
        </mc:AlternateContent>
      </w: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7CA3D2D" wp14:editId="5499D5CB">
            <wp:extent cx="11811600" cy="925200"/>
            <wp:effectExtent l="0" t="0" r="0" b="8255"/>
            <wp:docPr id="6" name="图片 6" descr="http://img.blog.csdn.net/2017081310485286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04852862?watermark/2/text/aHR0cDovL2Jsb2cuY3Nkbi5uZXQvdTAxMjc1ODA4OA==/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600" cy="925200"/>
                    </a:xfrm>
                    <a:prstGeom prst="rect">
                      <a:avLst/>
                    </a:prstGeom>
                    <a:noFill/>
                    <a:ln>
                      <a:noFill/>
                    </a:ln>
                  </pic:spPr>
                </pic:pic>
              </a:graphicData>
            </a:graphic>
          </wp:inline>
        </w:drawing>
      </w:r>
    </w:p>
    <w:p w:rsidR="00F63F4A" w:rsidRPr="004C3EB9" w:rsidRDefault="00F63F4A" w:rsidP="004C3EB9">
      <w:pPr>
        <w:outlineLvl w:val="3"/>
        <w:rPr>
          <w:rFonts w:ascii="Century Schoolbook" w:hAnsi="Century Schoolbook"/>
          <w:b/>
          <w:sz w:val="28"/>
          <w:szCs w:val="28"/>
        </w:rPr>
      </w:pPr>
      <w:r w:rsidRPr="004C3EB9">
        <w:rPr>
          <w:rFonts w:ascii="Century Schoolbook" w:hAnsi="Century Schoolbook"/>
          <w:b/>
          <w:sz w:val="28"/>
          <w:szCs w:val="28"/>
        </w:rPr>
        <w:t>C</w:t>
      </w:r>
      <w:r w:rsidRPr="004C3EB9">
        <w:rPr>
          <w:rFonts w:ascii="Century Schoolbook" w:hAnsi="Century Schoolbook" w:hint="eastAsia"/>
          <w:b/>
          <w:sz w:val="28"/>
          <w:szCs w:val="28"/>
        </w:rPr>
        <w:t>：匹配最左前缀</w:t>
      </w:r>
    </w:p>
    <w:p w:rsidR="00F63F4A" w:rsidRDefault="00F63F4A" w:rsidP="00F63F4A">
      <w:pPr>
        <w:ind w:firstLine="420"/>
        <w:rPr>
          <w:rFonts w:ascii="Century Schoolbook" w:hAnsi="Century Schoolbook"/>
        </w:rPr>
      </w:pPr>
      <w:r w:rsidRPr="00E0762D">
        <w:rPr>
          <w:rFonts w:ascii="Century Schoolbook" w:hAnsi="Century Schoolbook" w:hint="eastAsia"/>
        </w:rPr>
        <w:t>仅仅使用索引中的最左边列进行查询。比如组合索引（</w:t>
      </w:r>
      <w:r w:rsidRPr="00E0762D">
        <w:rPr>
          <w:rFonts w:ascii="Century Schoolbook" w:hAnsi="Century Schoolbook" w:hint="eastAsia"/>
        </w:rPr>
        <w:t>col1,col2,col3</w:t>
      </w:r>
      <w:r w:rsidRPr="00E0762D">
        <w:rPr>
          <w:rFonts w:ascii="Century Schoolbook" w:hAnsi="Century Schoolbook" w:hint="eastAsia"/>
        </w:rPr>
        <w:t>）能够被</w:t>
      </w:r>
      <w:r w:rsidRPr="00E0762D">
        <w:rPr>
          <w:rFonts w:ascii="Century Schoolbook" w:hAnsi="Century Schoolbook" w:hint="eastAsia"/>
        </w:rPr>
        <w:t>col1</w:t>
      </w:r>
      <w:r w:rsidRPr="00E0762D">
        <w:rPr>
          <w:rFonts w:ascii="Century Schoolbook" w:hAnsi="Century Schoolbook" w:hint="eastAsia"/>
        </w:rPr>
        <w:t>，</w:t>
      </w:r>
      <w:r w:rsidRPr="00E0762D">
        <w:rPr>
          <w:rFonts w:ascii="Century Schoolbook" w:hAnsi="Century Schoolbook" w:hint="eastAsia"/>
        </w:rPr>
        <w:t>col1+col2</w:t>
      </w:r>
      <w:r w:rsidRPr="00E0762D">
        <w:rPr>
          <w:rFonts w:ascii="Century Schoolbook" w:hAnsi="Century Schoolbook" w:hint="eastAsia"/>
        </w:rPr>
        <w:t>，</w:t>
      </w:r>
      <w:r w:rsidRPr="00E0762D">
        <w:rPr>
          <w:rFonts w:ascii="Century Schoolbook" w:hAnsi="Century Schoolbook" w:hint="eastAsia"/>
        </w:rPr>
        <w:t>col1+col2+col3</w:t>
      </w:r>
      <w:r w:rsidRPr="00E0762D">
        <w:rPr>
          <w:rFonts w:ascii="Century Schoolbook" w:hAnsi="Century Schoolbook" w:hint="eastAsia"/>
        </w:rPr>
        <w:t>的等值查询利用到的。</w:t>
      </w:r>
    </w:p>
    <w:p w:rsidR="00F63F4A"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4624" behindDoc="0" locked="0" layoutInCell="1" allowOverlap="1" wp14:anchorId="6E919720" wp14:editId="625F8E19">
                <wp:simplePos x="0" y="0"/>
                <wp:positionH relativeFrom="column">
                  <wp:posOffset>4445</wp:posOffset>
                </wp:positionH>
                <wp:positionV relativeFrom="paragraph">
                  <wp:posOffset>36195</wp:posOffset>
                </wp:positionV>
                <wp:extent cx="8361575" cy="1304925"/>
                <wp:effectExtent l="57150" t="38100" r="78105" b="104775"/>
                <wp:wrapNone/>
                <wp:docPr id="11" name="矩形 1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605183" w:rsidRPr="00417010" w:rsidRDefault="00605183"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19720" id="矩形 11" o:spid="_x0000_s1028" style="position:absolute;left:0;text-align:left;margin-left:.35pt;margin-top:2.85pt;width:658.4pt;height:10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605183" w:rsidRPr="00417010" w:rsidRDefault="00605183"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r>
        <w:rPr>
          <w:noProof/>
        </w:rPr>
        <w:drawing>
          <wp:inline distT="0" distB="0" distL="0" distR="0" wp14:anchorId="6CF4BE07" wp14:editId="042B099C">
            <wp:extent cx="11811600" cy="885600"/>
            <wp:effectExtent l="0" t="0" r="0" b="0"/>
            <wp:docPr id="7" name="图片 7" descr="http://img.blog.csdn.net/20170813105107233?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813105107233?watermark/2/text/aHR0cDovL2Jsb2cuY3Nkbi5uZXQvdTAxMjc1ODA4OA==/font/5a6L5L2T/fontsize/400/fill/I0JBQkFCMA==/dissolve/70/gravity/SouthE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11600" cy="885600"/>
                    </a:xfrm>
                    <a:prstGeom prst="rect">
                      <a:avLst/>
                    </a:prstGeom>
                    <a:noFill/>
                    <a:ln>
                      <a:noFill/>
                    </a:ln>
                  </pic:spPr>
                </pic:pic>
              </a:graphicData>
            </a:graphic>
          </wp:inline>
        </w:drawing>
      </w:r>
    </w:p>
    <w:p w:rsidR="00F63F4A" w:rsidRDefault="00220E00" w:rsidP="007D35CF">
      <w:pPr>
        <w:rPr>
          <w:rFonts w:ascii="Century Schoolbook" w:hAnsi="Century Schoolbook"/>
        </w:rPr>
      </w:pPr>
      <w:r w:rsidRPr="00220E00">
        <w:rPr>
          <w:rFonts w:ascii="Century Schoolbook" w:hAnsi="Century Schoolbook" w:hint="eastAsia"/>
        </w:rPr>
        <w:t>从结果可以看出利用了索引，但又</w:t>
      </w:r>
      <w:r w:rsidRPr="00220E00">
        <w:rPr>
          <w:rFonts w:ascii="Century Schoolbook" w:hAnsi="Century Schoolbook" w:hint="eastAsia"/>
        </w:rPr>
        <w:t>row</w:t>
      </w:r>
      <w:r w:rsidRPr="00220E00">
        <w:rPr>
          <w:rFonts w:ascii="Century Schoolbook" w:hAnsi="Century Schoolbook" w:hint="eastAsia"/>
        </w:rPr>
        <w:t>为</w:t>
      </w:r>
      <w:r w:rsidRPr="00220E00">
        <w:rPr>
          <w:rFonts w:ascii="Century Schoolbook" w:hAnsi="Century Schoolbook" w:hint="eastAsia"/>
        </w:rPr>
        <w:t>182</w:t>
      </w:r>
      <w:r w:rsidRPr="00220E00">
        <w:rPr>
          <w:rFonts w:ascii="Century Schoolbook" w:hAnsi="Century Schoolbook" w:hint="eastAsia"/>
        </w:rPr>
        <w:t>行，所有只使用了部分索引。换一种方式，如下脚本，将不适用索引，请注意标红色的</w:t>
      </w:r>
      <w:r w:rsidRPr="00220E00">
        <w:rPr>
          <w:rFonts w:ascii="Century Schoolbook" w:hAnsi="Century Schoolbook" w:hint="eastAsia"/>
        </w:rPr>
        <w:t>amount</w:t>
      </w:r>
      <w:r w:rsidRPr="00220E00">
        <w:rPr>
          <w:rFonts w:ascii="Century Schoolbook" w:hAnsi="Century Schoolbook" w:hint="eastAsia"/>
        </w:rPr>
        <w:t>条件</w:t>
      </w:r>
    </w:p>
    <w:p w:rsid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8720" behindDoc="0" locked="0" layoutInCell="1" allowOverlap="1" wp14:anchorId="48F05756" wp14:editId="47535D2D">
                <wp:simplePos x="0" y="0"/>
                <wp:positionH relativeFrom="column">
                  <wp:posOffset>0</wp:posOffset>
                </wp:positionH>
                <wp:positionV relativeFrom="paragraph">
                  <wp:posOffset>37465</wp:posOffset>
                </wp:positionV>
                <wp:extent cx="8361575" cy="1076325"/>
                <wp:effectExtent l="57150" t="38100" r="78105" b="104775"/>
                <wp:wrapNone/>
                <wp:docPr id="12" name="矩形 12"/>
                <wp:cNvGraphicFramePr/>
                <a:graphic xmlns:a="http://schemas.openxmlformats.org/drawingml/2006/main">
                  <a:graphicData uri="http://schemas.microsoft.com/office/word/2010/wordprocessingShape">
                    <wps:wsp>
                      <wps:cNvSpPr/>
                      <wps:spPr>
                        <a:xfrm>
                          <a:off x="0" y="0"/>
                          <a:ext cx="8361575" cy="1076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220E00" w:rsidRDefault="00605183"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605183" w:rsidRPr="00220E00" w:rsidRDefault="00605183"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605183" w:rsidRPr="00220E00" w:rsidRDefault="00605183"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605183" w:rsidRPr="00220E00" w:rsidRDefault="00605183"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605183" w:rsidRPr="00417010" w:rsidRDefault="00605183"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05756" id="矩形 12" o:spid="_x0000_s1029" style="position:absolute;left:0;text-align:left;margin-left:0;margin-top:2.95pt;width:658.4pt;height:8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605183" w:rsidRPr="00220E00" w:rsidRDefault="00605183"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605183" w:rsidRPr="00220E00" w:rsidRDefault="00605183"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605183" w:rsidRPr="00220E00" w:rsidRDefault="00605183"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605183" w:rsidRPr="00220E00" w:rsidRDefault="00605183"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605183" w:rsidRPr="00417010" w:rsidRDefault="00605183"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220E00" w:rsidP="007D35CF">
      <w:pPr>
        <w:rPr>
          <w:rFonts w:ascii="Century Schoolbook" w:hAnsi="Century Schoolbook"/>
        </w:rPr>
      </w:pPr>
      <w:r>
        <w:rPr>
          <w:noProof/>
        </w:rPr>
        <w:lastRenderedPageBreak/>
        <w:drawing>
          <wp:inline distT="0" distB="0" distL="0" distR="0" wp14:anchorId="4A5B2008" wp14:editId="24E8B12B">
            <wp:extent cx="11811600" cy="896400"/>
            <wp:effectExtent l="0" t="0" r="0" b="0"/>
            <wp:docPr id="9" name="图片 9" descr="http://img.blog.csdn.net/2017081310523890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0813105238908?watermark/2/text/aHR0cDovL2Jsb2cuY3Nkbi5uZXQvdTAxMjc1ODA4OA==/font/5a6L5L2T/fontsize/400/fill/I0JBQkFCMA==/dissolve/70/gravity/SouthE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Default="00220E00" w:rsidP="00220E00">
      <w:pPr>
        <w:rPr>
          <w:rFonts w:ascii="Century Schoolbook" w:hAnsi="Century Schoolbook"/>
        </w:rPr>
      </w:pPr>
      <w:r w:rsidRPr="00220E00">
        <w:rPr>
          <w:rFonts w:ascii="Century Schoolbook" w:hAnsi="Century Schoolbook" w:hint="eastAsia"/>
        </w:rPr>
        <w:t>从结果看出，这次查询没有利用索引，进行了全表查找。因为我们所创建的索引中没有包含</w:t>
      </w:r>
      <w:r w:rsidRPr="00220E00">
        <w:rPr>
          <w:rFonts w:ascii="Century Schoolbook" w:hAnsi="Century Schoolbook" w:hint="eastAsia"/>
          <w:color w:val="FF0000"/>
        </w:rPr>
        <w:t>amount</w:t>
      </w:r>
      <w:r w:rsidRPr="00220E00">
        <w:rPr>
          <w:rFonts w:ascii="Century Schoolbook" w:hAnsi="Century Schoolbook" w:hint="eastAsia"/>
        </w:rPr>
        <w:t>参数</w:t>
      </w:r>
      <w:r>
        <w:rPr>
          <w:rFonts w:ascii="Century Schoolbook" w:hAnsi="Century Schoolbook" w:hint="eastAsia"/>
        </w:rPr>
        <w:t>。</w:t>
      </w:r>
    </w:p>
    <w:p w:rsidR="00F63F4A" w:rsidRPr="00417010" w:rsidRDefault="00417010" w:rsidP="00417010">
      <w:pPr>
        <w:outlineLvl w:val="3"/>
        <w:rPr>
          <w:rFonts w:ascii="Century Schoolbook" w:hAnsi="Century Schoolbook"/>
          <w:b/>
          <w:sz w:val="28"/>
          <w:szCs w:val="28"/>
        </w:rPr>
      </w:pPr>
      <w:r w:rsidRPr="00417010">
        <w:rPr>
          <w:rFonts w:ascii="Century Schoolbook" w:hAnsi="Century Schoolbook"/>
          <w:b/>
          <w:sz w:val="28"/>
          <w:szCs w:val="28"/>
        </w:rPr>
        <w:t>D</w:t>
      </w:r>
      <w:r w:rsidRPr="00417010">
        <w:rPr>
          <w:rFonts w:ascii="Century Schoolbook" w:hAnsi="Century Schoolbook" w:hint="eastAsia"/>
          <w:b/>
          <w:sz w:val="28"/>
          <w:szCs w:val="28"/>
        </w:rPr>
        <w:t>：</w:t>
      </w:r>
      <w:r w:rsidR="009E5B18">
        <w:rPr>
          <w:rFonts w:ascii="Century Schoolbook" w:hAnsi="Century Schoolbook" w:hint="eastAsia"/>
          <w:b/>
          <w:sz w:val="28"/>
          <w:szCs w:val="28"/>
        </w:rPr>
        <w:t>所</w:t>
      </w:r>
      <w:r w:rsidRPr="00417010">
        <w:rPr>
          <w:rFonts w:ascii="Century Schoolbook" w:hAnsi="Century Schoolbook" w:hint="eastAsia"/>
          <w:b/>
          <w:sz w:val="28"/>
          <w:szCs w:val="28"/>
        </w:rPr>
        <w:t>查询</w:t>
      </w:r>
      <w:r w:rsidR="009E5B18">
        <w:rPr>
          <w:rFonts w:ascii="Century Schoolbook" w:hAnsi="Century Schoolbook" w:hint="eastAsia"/>
          <w:b/>
          <w:sz w:val="28"/>
          <w:szCs w:val="28"/>
        </w:rPr>
        <w:t>列全为索引</w:t>
      </w:r>
    </w:p>
    <w:p w:rsidR="00F63F4A" w:rsidRDefault="00417010" w:rsidP="00417010">
      <w:pPr>
        <w:ind w:firstLine="420"/>
        <w:rPr>
          <w:rFonts w:ascii="Century Schoolbook" w:hAnsi="Century Schoolbook"/>
        </w:rPr>
      </w:pPr>
      <w:r w:rsidRPr="00417010">
        <w:rPr>
          <w:rFonts w:ascii="Century Schoolbook" w:hAnsi="Century Schoolbook" w:hint="eastAsia"/>
        </w:rPr>
        <w:t>当查询列都在索引字段中。即</w:t>
      </w:r>
      <w:r w:rsidRPr="00417010">
        <w:rPr>
          <w:rFonts w:ascii="Century Schoolbook" w:hAnsi="Century Schoolbook" w:hint="eastAsia"/>
        </w:rPr>
        <w:t>select</w:t>
      </w:r>
      <w:r w:rsidRPr="00417010">
        <w:rPr>
          <w:rFonts w:ascii="Century Schoolbook" w:hAnsi="Century Schoolbook" w:hint="eastAsia"/>
        </w:rPr>
        <w:t>中的列都在索引中。</w:t>
      </w:r>
    </w:p>
    <w:p w:rsidR="00220E0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65408" behindDoc="0" locked="0" layoutInCell="1" allowOverlap="1" wp14:anchorId="3F40724D" wp14:editId="266DBB28">
                <wp:simplePos x="0" y="0"/>
                <wp:positionH relativeFrom="column">
                  <wp:posOffset>13970</wp:posOffset>
                </wp:positionH>
                <wp:positionV relativeFrom="paragraph">
                  <wp:posOffset>43815</wp:posOffset>
                </wp:positionV>
                <wp:extent cx="8361575" cy="1676400"/>
                <wp:effectExtent l="57150" t="38100" r="78105" b="95250"/>
                <wp:wrapNone/>
                <wp:docPr id="13" name="矩形 13"/>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605183" w:rsidRPr="00417010" w:rsidRDefault="00605183"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605183" w:rsidRPr="00417010" w:rsidRDefault="00605183"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605183" w:rsidRPr="00417010" w:rsidRDefault="00605183"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605183" w:rsidRPr="00417010" w:rsidRDefault="00605183"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605183" w:rsidRPr="00417010" w:rsidRDefault="00605183"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605183" w:rsidRPr="00417010" w:rsidRDefault="00605183"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605183" w:rsidRPr="00417010" w:rsidRDefault="00605183"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0724D" id="矩形 13" o:spid="_x0000_s1030" style="position:absolute;left:0;text-align:left;margin-left:1.1pt;margin-top:3.45pt;width:658.4pt;height:1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605183"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605183" w:rsidRPr="00417010" w:rsidRDefault="00605183"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605183" w:rsidRPr="00417010" w:rsidRDefault="00605183"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605183" w:rsidRPr="00417010" w:rsidRDefault="00605183"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605183" w:rsidRPr="00417010" w:rsidRDefault="00605183"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605183" w:rsidRPr="00417010" w:rsidRDefault="00605183"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605183" w:rsidRPr="00417010" w:rsidRDefault="00605183"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605183" w:rsidRPr="00417010" w:rsidRDefault="00605183"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760739" w:rsidRDefault="00760739" w:rsidP="007D35CF">
      <w:pPr>
        <w:rPr>
          <w:rFonts w:ascii="Century Schoolbook" w:hAnsi="Century Schoolbook"/>
        </w:rPr>
      </w:pPr>
    </w:p>
    <w:p w:rsidR="00417010" w:rsidRDefault="00417010" w:rsidP="007D35CF">
      <w:pPr>
        <w:rPr>
          <w:rFonts w:ascii="Century Schoolbook" w:hAnsi="Century Schoolbook"/>
        </w:rPr>
      </w:pPr>
      <w:r>
        <w:rPr>
          <w:noProof/>
        </w:rPr>
        <w:drawing>
          <wp:inline distT="0" distB="0" distL="0" distR="0">
            <wp:extent cx="11811000" cy="923925"/>
            <wp:effectExtent l="0" t="0" r="0" b="9525"/>
            <wp:docPr id="16" name="图片 16" descr="http://img.blog.csdn.net/2017081310552004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05520042?watermark/2/text/aHR0cDovL2Jsb2cuY3Nkbi5uZXQvdTAxMjc1ODA4OA==/font/5a6L5L2T/fontsize/400/fill/I0JBQkFCMA==/dissolve/70/gravity/SouthE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417010" w:rsidRDefault="00413A61" w:rsidP="007D35CF">
      <w:pPr>
        <w:rPr>
          <w:rFonts w:ascii="Century Schoolbook" w:hAnsi="Century Schoolbook"/>
        </w:rPr>
      </w:pPr>
      <w:r>
        <w:rPr>
          <w:rFonts w:ascii="Century Schoolbook" w:hAnsi="Century Schoolbook" w:hint="eastAsia"/>
        </w:rPr>
        <w:t>E</w:t>
      </w:r>
      <w:r w:rsidRPr="00413A61">
        <w:rPr>
          <w:rFonts w:ascii="Century Schoolbook" w:hAnsi="Century Schoolbook" w:hint="eastAsia"/>
        </w:rPr>
        <w:t>xtra</w:t>
      </w:r>
      <w:r w:rsidR="004711C0">
        <w:rPr>
          <w:rFonts w:ascii="Century Schoolbook" w:hAnsi="Century Schoolbook" w:hint="eastAsia"/>
        </w:rPr>
        <w:t>内容显示为</w:t>
      </w:r>
      <w:r w:rsidRPr="00413A61">
        <w:rPr>
          <w:rFonts w:ascii="Century Schoolbook" w:hAnsi="Century Schoolbook" w:hint="eastAsia"/>
        </w:rPr>
        <w:t>Using index,</w:t>
      </w:r>
      <w:r w:rsidRPr="00413A61">
        <w:rPr>
          <w:rFonts w:ascii="Century Schoolbook" w:hAnsi="Century Schoolbook" w:hint="eastAsia"/>
        </w:rPr>
        <w:t>说明不需要通过索引回表，</w:t>
      </w:r>
      <w:r w:rsidRPr="009E5B18">
        <w:rPr>
          <w:rFonts w:ascii="Century Schoolbook" w:hAnsi="Century Schoolbook" w:hint="eastAsia"/>
          <w:color w:val="FF0000"/>
        </w:rPr>
        <w:t>Using index</w:t>
      </w:r>
      <w:r w:rsidRPr="009E5B18">
        <w:rPr>
          <w:rFonts w:ascii="Century Schoolbook" w:hAnsi="Century Schoolbook" w:hint="eastAsia"/>
          <w:color w:val="FF0000"/>
        </w:rPr>
        <w:t>就是平时说的覆盖索引扫描</w:t>
      </w:r>
      <w:r w:rsidRPr="00413A61">
        <w:rPr>
          <w:rFonts w:ascii="Century Schoolbook" w:hAnsi="Century Schoolbook" w:hint="eastAsia"/>
        </w:rPr>
        <w:t>（即找到索引，就找到了要查询的结果，不用再回表查找了）。</w:t>
      </w:r>
    </w:p>
    <w:p w:rsidR="00417010" w:rsidRDefault="00417010" w:rsidP="007D35CF">
      <w:pPr>
        <w:rPr>
          <w:rFonts w:ascii="Century Schoolbook" w:hAnsi="Century Schoolbook"/>
        </w:rPr>
      </w:pPr>
    </w:p>
    <w:p w:rsidR="00417010" w:rsidRPr="00A353D2" w:rsidRDefault="00A353D2" w:rsidP="00A353D2">
      <w:pPr>
        <w:outlineLvl w:val="3"/>
        <w:rPr>
          <w:rFonts w:ascii="Century Schoolbook" w:hAnsi="Century Schoolbook"/>
          <w:b/>
          <w:sz w:val="28"/>
          <w:szCs w:val="28"/>
        </w:rPr>
      </w:pPr>
      <w:r w:rsidRPr="00A353D2">
        <w:rPr>
          <w:rFonts w:ascii="Century Schoolbook" w:hAnsi="Century Schoolbook"/>
          <w:b/>
          <w:sz w:val="28"/>
          <w:szCs w:val="28"/>
        </w:rPr>
        <w:t>E</w:t>
      </w:r>
      <w:r w:rsidRPr="00A353D2">
        <w:rPr>
          <w:rFonts w:ascii="Century Schoolbook" w:hAnsi="Century Schoolbook" w:hint="eastAsia"/>
          <w:b/>
          <w:sz w:val="28"/>
          <w:szCs w:val="28"/>
        </w:rPr>
        <w:t>：匹配列前缀</w:t>
      </w:r>
    </w:p>
    <w:p w:rsidR="00417010" w:rsidRDefault="00A353D2" w:rsidP="00A353D2">
      <w:pPr>
        <w:ind w:firstLine="420"/>
        <w:rPr>
          <w:rFonts w:ascii="Century Schoolbook" w:hAnsi="Century Schoolbook"/>
        </w:rPr>
      </w:pPr>
      <w:r w:rsidRPr="00A353D2">
        <w:rPr>
          <w:rFonts w:ascii="Century Schoolbook" w:hAnsi="Century Schoolbook" w:hint="eastAsia"/>
        </w:rPr>
        <w:t>仅仅使用索引的第一列，并且只包含索引第</w:t>
      </w:r>
      <w:r w:rsidRPr="00A353D2">
        <w:rPr>
          <w:rFonts w:ascii="Century Schoolbook" w:hAnsi="Century Schoolbook" w:hint="eastAsia"/>
        </w:rPr>
        <w:t>1</w:t>
      </w:r>
      <w:r w:rsidRPr="00A353D2">
        <w:rPr>
          <w:rFonts w:ascii="Century Schoolbook" w:hAnsi="Century Schoolbook" w:hint="eastAsia"/>
        </w:rPr>
        <w:t>列的开头部分进行查找。</w:t>
      </w:r>
    </w:p>
    <w:p w:rsidR="00417010" w:rsidRDefault="00A353D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2816" behindDoc="0" locked="0" layoutInCell="1" allowOverlap="1" wp14:anchorId="55CB6D5F" wp14:editId="782FADA0">
                <wp:simplePos x="0" y="0"/>
                <wp:positionH relativeFrom="column">
                  <wp:posOffset>4445</wp:posOffset>
                </wp:positionH>
                <wp:positionV relativeFrom="paragraph">
                  <wp:posOffset>41910</wp:posOffset>
                </wp:positionV>
                <wp:extent cx="8361575" cy="1466850"/>
                <wp:effectExtent l="57150" t="38100" r="78105" b="95250"/>
                <wp:wrapNone/>
                <wp:docPr id="17" name="矩形 17"/>
                <wp:cNvGraphicFramePr/>
                <a:graphic xmlns:a="http://schemas.openxmlformats.org/drawingml/2006/main">
                  <a:graphicData uri="http://schemas.microsoft.com/office/word/2010/wordprocessingShape">
                    <wps:wsp>
                      <wps:cNvSpPr/>
                      <wps:spPr>
                        <a:xfrm>
                          <a:off x="0" y="0"/>
                          <a:ext cx="8361575" cy="14668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A353D2" w:rsidRDefault="00605183"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605183" w:rsidRPr="00A353D2" w:rsidRDefault="00605183"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605183" w:rsidRPr="00A353D2" w:rsidRDefault="00605183"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605183" w:rsidRPr="00A353D2" w:rsidRDefault="00605183"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605183" w:rsidRPr="00A353D2" w:rsidRDefault="00605183"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605183" w:rsidRPr="00A353D2" w:rsidRDefault="00605183"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605183" w:rsidRPr="00A353D2" w:rsidRDefault="00605183"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B6D5F" id="矩形 17" o:spid="_x0000_s1031" style="position:absolute;left:0;text-align:left;margin-left:.35pt;margin-top:3.3pt;width:658.4pt;height:11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605183" w:rsidRPr="00A353D2" w:rsidRDefault="00605183"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605183" w:rsidRPr="00A353D2" w:rsidRDefault="00605183"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605183" w:rsidRPr="00A353D2" w:rsidRDefault="00605183"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605183" w:rsidRPr="00A353D2" w:rsidRDefault="00605183"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605183" w:rsidRPr="00A353D2" w:rsidRDefault="00605183"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605183" w:rsidRPr="00A353D2" w:rsidRDefault="00605183"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605183" w:rsidRPr="00A353D2" w:rsidRDefault="00605183"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A353D2" w:rsidP="007D35CF">
      <w:pPr>
        <w:rPr>
          <w:rFonts w:ascii="Century Schoolbook" w:hAnsi="Century Schoolbook"/>
        </w:rPr>
      </w:pPr>
      <w:r>
        <w:rPr>
          <w:noProof/>
        </w:rPr>
        <w:drawing>
          <wp:inline distT="0" distB="0" distL="0" distR="0">
            <wp:extent cx="11811000" cy="914400"/>
            <wp:effectExtent l="0" t="0" r="0" b="0"/>
            <wp:docPr id="18" name="图片 18" descr="http://img.blog.csdn.net/20170813105657330?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813105657330?watermark/2/text/aHR0cDovL2Jsb2cuY3Nkbi5uZXQvdTAxMjc1ODA4OA==/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11000" cy="914400"/>
                    </a:xfrm>
                    <a:prstGeom prst="rect">
                      <a:avLst/>
                    </a:prstGeom>
                    <a:noFill/>
                    <a:ln>
                      <a:noFill/>
                    </a:ln>
                  </pic:spPr>
                </pic:pic>
              </a:graphicData>
            </a:graphic>
          </wp:inline>
        </w:drawing>
      </w:r>
    </w:p>
    <w:p w:rsidR="00417010" w:rsidRPr="00437DD0" w:rsidRDefault="00437DD0" w:rsidP="007D35CF">
      <w:pPr>
        <w:rPr>
          <w:rFonts w:ascii="Century Schoolbook" w:hAnsi="Century Schoolbook"/>
        </w:rPr>
      </w:pPr>
      <w:r>
        <w:rPr>
          <w:rFonts w:ascii="Century Schoolbook" w:hAnsi="Century Schoolbook"/>
        </w:rPr>
        <w:t>type=range</w:t>
      </w:r>
      <w:r>
        <w:rPr>
          <w:rFonts w:ascii="Century Schoolbook" w:hAnsi="Century Schoolbook" w:hint="eastAsia"/>
        </w:rPr>
        <w:t>，</w:t>
      </w:r>
      <w:r w:rsidRPr="00437DD0">
        <w:rPr>
          <w:rFonts w:ascii="Century Schoolbook" w:hAnsi="Century Schoolbook" w:hint="eastAsia"/>
        </w:rPr>
        <w:t>范围扫描，基于索引做范围扫描，为诸如</w:t>
      </w:r>
      <w:r w:rsidRPr="00437DD0">
        <w:rPr>
          <w:rFonts w:ascii="Century Schoolbook" w:hAnsi="Century Schoolbook" w:hint="eastAsia"/>
        </w:rPr>
        <w:t>BETWEEN</w:t>
      </w:r>
      <w:r w:rsidRPr="00437DD0">
        <w:rPr>
          <w:rFonts w:ascii="Century Schoolbook" w:hAnsi="Century Schoolbook" w:hint="eastAsia"/>
        </w:rPr>
        <w:t>，</w:t>
      </w:r>
      <w:r w:rsidRPr="00437DD0">
        <w:rPr>
          <w:rFonts w:ascii="Century Schoolbook" w:hAnsi="Century Schoolbook" w:hint="eastAsia"/>
        </w:rPr>
        <w:t>IN</w:t>
      </w:r>
      <w:r w:rsidRPr="00437DD0">
        <w:rPr>
          <w:rFonts w:ascii="Century Schoolbook" w:hAnsi="Century Schoolbook" w:hint="eastAsia"/>
        </w:rPr>
        <w:t>，</w:t>
      </w:r>
      <w:r w:rsidRPr="00437DD0">
        <w:rPr>
          <w:rFonts w:ascii="Century Schoolbook" w:hAnsi="Century Schoolbook" w:hint="eastAsia"/>
        </w:rPr>
        <w:t>&gt;=</w:t>
      </w:r>
      <w:r w:rsidRPr="00437DD0">
        <w:rPr>
          <w:rFonts w:ascii="Century Schoolbook" w:hAnsi="Century Schoolbook" w:hint="eastAsia"/>
        </w:rPr>
        <w:t>，</w:t>
      </w:r>
      <w:r w:rsidRPr="00437DD0">
        <w:rPr>
          <w:rFonts w:ascii="Century Schoolbook" w:hAnsi="Century Schoolbook" w:hint="eastAsia"/>
        </w:rPr>
        <w:t>LIKE</w:t>
      </w:r>
      <w:r w:rsidRPr="00437DD0">
        <w:rPr>
          <w:rFonts w:ascii="Century Schoolbook" w:hAnsi="Century Schoolbook" w:hint="eastAsia"/>
        </w:rPr>
        <w:t>类操作提供支持</w:t>
      </w:r>
      <w:r>
        <w:rPr>
          <w:rFonts w:ascii="Century Schoolbook" w:hAnsi="Century Schoolbook" w:hint="eastAsia"/>
        </w:rPr>
        <w:t>。</w:t>
      </w:r>
    </w:p>
    <w:p w:rsidR="00417010" w:rsidRDefault="00E31F06" w:rsidP="007D35CF">
      <w:pPr>
        <w:rPr>
          <w:rFonts w:ascii="Century Schoolbook" w:hAnsi="Century Schoolbook"/>
        </w:rPr>
      </w:pPr>
      <w:r>
        <w:rPr>
          <w:rFonts w:ascii="Century Schoolbook" w:hAnsi="Century Schoolbook" w:hint="eastAsia"/>
        </w:rPr>
        <w:t>为提高</w:t>
      </w:r>
      <w:r>
        <w:rPr>
          <w:rFonts w:ascii="Century Schoolbook" w:hAnsi="Century Schoolbook" w:hint="eastAsia"/>
        </w:rPr>
        <w:t>like</w:t>
      </w:r>
      <w:r>
        <w:rPr>
          <w:rFonts w:ascii="Century Schoolbook" w:hAnsi="Century Schoolbook" w:hint="eastAsia"/>
        </w:rPr>
        <w:t>的查询效率，请注意创建索引的代码中红色的部分，</w:t>
      </w:r>
      <w:r>
        <w:rPr>
          <w:rFonts w:ascii="Century Schoolbook" w:hAnsi="Century Schoolbook" w:hint="eastAsia"/>
        </w:rPr>
        <w:t>title</w:t>
      </w:r>
      <w:r>
        <w:rPr>
          <w:rFonts w:ascii="Century Schoolbook" w:hAnsi="Century Schoolbook"/>
        </w:rPr>
        <w:t>(10)</w:t>
      </w:r>
      <w:r>
        <w:rPr>
          <w:rFonts w:ascii="Century Schoolbook" w:hAnsi="Century Schoolbook"/>
        </w:rPr>
        <w:t>大意为匹配前</w:t>
      </w:r>
      <w:r>
        <w:rPr>
          <w:rFonts w:ascii="Century Schoolbook" w:hAnsi="Century Schoolbook" w:hint="eastAsia"/>
        </w:rPr>
        <w:t>10</w:t>
      </w:r>
      <w:r>
        <w:rPr>
          <w:rFonts w:ascii="Century Schoolbook" w:hAnsi="Century Schoolbook" w:hint="eastAsia"/>
        </w:rPr>
        <w:t>个字符。</w:t>
      </w:r>
      <w:r w:rsidR="006A6EB0">
        <w:rPr>
          <w:rFonts w:ascii="Century Schoolbook" w:hAnsi="Century Schoolbook" w:hint="eastAsia"/>
        </w:rPr>
        <w:t>大表查询中极少使用</w:t>
      </w:r>
      <w:r w:rsidR="006A6EB0">
        <w:rPr>
          <w:rFonts w:ascii="Century Schoolbook" w:hAnsi="Century Schoolbook" w:hint="eastAsia"/>
        </w:rPr>
        <w:t>LIKE</w:t>
      </w:r>
      <w:r w:rsidR="006A6EB0">
        <w:rPr>
          <w:rFonts w:ascii="Century Schoolbook" w:hAnsi="Century Schoolbook" w:hint="eastAsia"/>
        </w:rPr>
        <w:t>这个关键字。</w:t>
      </w:r>
    </w:p>
    <w:p w:rsidR="00417010" w:rsidRDefault="00417010" w:rsidP="007D35CF">
      <w:pPr>
        <w:rPr>
          <w:rFonts w:ascii="Century Schoolbook" w:hAnsi="Century Schoolbook"/>
        </w:rPr>
      </w:pPr>
    </w:p>
    <w:p w:rsidR="00417010" w:rsidRPr="00C6407C" w:rsidRDefault="00C6407C" w:rsidP="00C6407C">
      <w:pPr>
        <w:outlineLvl w:val="3"/>
        <w:rPr>
          <w:rFonts w:ascii="Century Schoolbook" w:hAnsi="Century Schoolbook"/>
          <w:b/>
          <w:sz w:val="28"/>
          <w:szCs w:val="28"/>
        </w:rPr>
      </w:pPr>
      <w:r w:rsidRPr="00C6407C">
        <w:rPr>
          <w:rFonts w:ascii="Century Schoolbook" w:hAnsi="Century Schoolbook"/>
          <w:b/>
          <w:sz w:val="28"/>
          <w:szCs w:val="28"/>
        </w:rPr>
        <w:t>F</w:t>
      </w:r>
      <w:r w:rsidRPr="00C6407C">
        <w:rPr>
          <w:rFonts w:ascii="Century Schoolbook" w:hAnsi="Century Schoolbook" w:hint="eastAsia"/>
          <w:b/>
          <w:sz w:val="28"/>
          <w:szCs w:val="28"/>
        </w:rPr>
        <w:t>：索引部分等值匹配，部分范围匹配</w:t>
      </w:r>
    </w:p>
    <w:p w:rsidR="00417010" w:rsidRDefault="00C6407C"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4864" behindDoc="0" locked="0" layoutInCell="1" allowOverlap="1" wp14:anchorId="4837154F" wp14:editId="04396027">
                <wp:simplePos x="0" y="0"/>
                <wp:positionH relativeFrom="column">
                  <wp:posOffset>4445</wp:posOffset>
                </wp:positionH>
                <wp:positionV relativeFrom="paragraph">
                  <wp:posOffset>38100</wp:posOffset>
                </wp:positionV>
                <wp:extent cx="8361575" cy="1676400"/>
                <wp:effectExtent l="57150" t="38100" r="78105" b="95250"/>
                <wp:wrapNone/>
                <wp:docPr id="19" name="矩形 19"/>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C6407C" w:rsidRDefault="00605183"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605183" w:rsidRPr="00C6407C" w:rsidRDefault="00605183"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7154F" id="矩形 19" o:spid="_x0000_s1032" style="position:absolute;left:0;text-align:left;margin-left:.35pt;margin-top:3pt;width:658.4pt;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605183" w:rsidRPr="00C6407C" w:rsidRDefault="00605183"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605183" w:rsidRPr="00C6407C" w:rsidRDefault="00605183"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C6407C" w:rsidP="007D35CF">
      <w:pPr>
        <w:rPr>
          <w:rFonts w:ascii="Century Schoolbook" w:hAnsi="Century Schoolbook"/>
        </w:rPr>
      </w:pPr>
      <w:r>
        <w:rPr>
          <w:noProof/>
        </w:rPr>
        <w:drawing>
          <wp:inline distT="0" distB="0" distL="0" distR="0">
            <wp:extent cx="11811000" cy="885825"/>
            <wp:effectExtent l="0" t="0" r="0" b="9525"/>
            <wp:docPr id="20" name="图片 20" descr="http://img.blog.csdn.net/2017081310585181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813105851815?watermark/2/text/aHR0cDovL2Jsb2cuY3Nkbi5uZXQvdTAxMjc1ODA4OA==/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11000" cy="885825"/>
                    </a:xfrm>
                    <a:prstGeom prst="rect">
                      <a:avLst/>
                    </a:prstGeom>
                    <a:noFill/>
                    <a:ln>
                      <a:noFill/>
                    </a:ln>
                  </pic:spPr>
                </pic:pic>
              </a:graphicData>
            </a:graphic>
          </wp:inline>
        </w:drawing>
      </w:r>
    </w:p>
    <w:p w:rsidR="00A353D2" w:rsidRDefault="00C6407C" w:rsidP="007D35CF">
      <w:pPr>
        <w:rPr>
          <w:rFonts w:ascii="Century Schoolbook" w:hAnsi="Century Schoolbook"/>
        </w:rPr>
      </w:pPr>
      <w:r w:rsidRPr="00C6407C">
        <w:rPr>
          <w:rFonts w:ascii="Century Schoolbook" w:hAnsi="Century Schoolbook" w:hint="eastAsia"/>
        </w:rPr>
        <w:t>type=ref</w:t>
      </w:r>
      <w:r w:rsidRPr="00C6407C">
        <w:rPr>
          <w:rFonts w:ascii="Century Schoolbook" w:hAnsi="Century Schoolbook" w:hint="eastAsia"/>
        </w:rPr>
        <w:t>，说明使用了索引。</w:t>
      </w:r>
    </w:p>
    <w:p w:rsidR="00A353D2" w:rsidRDefault="00A353D2" w:rsidP="007D35CF">
      <w:pPr>
        <w:rPr>
          <w:rFonts w:ascii="Century Schoolbook" w:hAnsi="Century Schoolbook"/>
        </w:rPr>
      </w:pPr>
    </w:p>
    <w:p w:rsidR="00A353D2" w:rsidRPr="00202FE2" w:rsidRDefault="00202FE2" w:rsidP="00202FE2">
      <w:pPr>
        <w:outlineLvl w:val="3"/>
        <w:rPr>
          <w:rFonts w:ascii="Century Schoolbook" w:hAnsi="Century Schoolbook"/>
          <w:b/>
          <w:sz w:val="28"/>
          <w:szCs w:val="28"/>
        </w:rPr>
      </w:pPr>
      <w:r w:rsidRPr="00202FE2">
        <w:rPr>
          <w:rFonts w:ascii="Century Schoolbook" w:hAnsi="Century Schoolbook"/>
          <w:b/>
          <w:sz w:val="28"/>
          <w:szCs w:val="28"/>
        </w:rPr>
        <w:t>G</w:t>
      </w:r>
      <w:r w:rsidRPr="00202FE2">
        <w:rPr>
          <w:rFonts w:ascii="Century Schoolbook" w:hAnsi="Century Schoolbook" w:hint="eastAsia"/>
          <w:b/>
          <w:sz w:val="28"/>
          <w:szCs w:val="28"/>
        </w:rPr>
        <w:t>：列名是索引，</w:t>
      </w:r>
      <w:r w:rsidRPr="00202FE2">
        <w:rPr>
          <w:rFonts w:ascii="Century Schoolbook" w:hAnsi="Century Schoolbook" w:hint="eastAsia"/>
          <w:b/>
          <w:sz w:val="28"/>
          <w:szCs w:val="28"/>
        </w:rPr>
        <w:t>column_name is null</w:t>
      </w:r>
      <w:r w:rsidRPr="00202FE2">
        <w:rPr>
          <w:rFonts w:ascii="Century Schoolbook" w:hAnsi="Century Schoolbook" w:hint="eastAsia"/>
          <w:b/>
          <w:sz w:val="28"/>
          <w:szCs w:val="28"/>
        </w:rPr>
        <w:t>，使用索引</w:t>
      </w:r>
    </w:p>
    <w:p w:rsidR="00A353D2" w:rsidRDefault="00202FE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6912" behindDoc="0" locked="0" layoutInCell="1" allowOverlap="1" wp14:anchorId="72C1B78F" wp14:editId="0CABD96C">
                <wp:simplePos x="0" y="0"/>
                <wp:positionH relativeFrom="column">
                  <wp:posOffset>4445</wp:posOffset>
                </wp:positionH>
                <wp:positionV relativeFrom="paragraph">
                  <wp:posOffset>34290</wp:posOffset>
                </wp:positionV>
                <wp:extent cx="8361575" cy="1276350"/>
                <wp:effectExtent l="57150" t="38100" r="78105" b="95250"/>
                <wp:wrapNone/>
                <wp:docPr id="21" name="矩形 21"/>
                <wp:cNvGraphicFramePr/>
                <a:graphic xmlns:a="http://schemas.openxmlformats.org/drawingml/2006/main">
                  <a:graphicData uri="http://schemas.microsoft.com/office/word/2010/wordprocessingShape">
                    <wps:wsp>
                      <wps:cNvSpPr/>
                      <wps:spPr>
                        <a:xfrm>
                          <a:off x="0" y="0"/>
                          <a:ext cx="8361575" cy="12763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202FE2" w:rsidRDefault="00605183"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605183" w:rsidRPr="00202FE2" w:rsidRDefault="00605183"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605183" w:rsidRPr="00202FE2" w:rsidRDefault="00605183"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605183" w:rsidRPr="00202FE2" w:rsidRDefault="00605183"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605183" w:rsidRPr="00202FE2" w:rsidRDefault="00605183"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605183" w:rsidRPr="00202FE2" w:rsidRDefault="00605183"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1B78F" id="矩形 21" o:spid="_x0000_s1033" style="position:absolute;left:0;text-align:left;margin-left:.35pt;margin-top:2.7pt;width:658.4pt;height:10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605183" w:rsidRPr="00202FE2" w:rsidRDefault="00605183"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605183" w:rsidRPr="00202FE2" w:rsidRDefault="00605183"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605183" w:rsidRPr="00202FE2" w:rsidRDefault="00605183"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605183" w:rsidRPr="00202FE2" w:rsidRDefault="00605183"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605183" w:rsidRPr="00202FE2" w:rsidRDefault="00605183"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605183" w:rsidRPr="00202FE2" w:rsidRDefault="00605183"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v:textbox>
              </v:rect>
            </w:pict>
          </mc:Fallback>
        </mc:AlternateContent>
      </w: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202FE2" w:rsidP="007D35CF">
      <w:pPr>
        <w:rPr>
          <w:rFonts w:ascii="Century Schoolbook" w:hAnsi="Century Schoolbook"/>
        </w:rPr>
      </w:pPr>
      <w:r>
        <w:rPr>
          <w:noProof/>
        </w:rPr>
        <w:drawing>
          <wp:inline distT="0" distB="0" distL="0" distR="0">
            <wp:extent cx="11811000" cy="923925"/>
            <wp:effectExtent l="0" t="0" r="0" b="9525"/>
            <wp:docPr id="22" name="图片 22" descr="http://img.blog.csdn.net/2017081311004158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0813110041585?watermark/2/text/aHR0cDovL2Jsb2cuY3Nkbi5uZXQvdTAxMjc1ODA4OA==/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A353D2" w:rsidRDefault="00A353D2" w:rsidP="007D35CF">
      <w:pPr>
        <w:rPr>
          <w:rFonts w:ascii="Century Schoolbook" w:hAnsi="Century Schoolbook"/>
        </w:rPr>
      </w:pPr>
    </w:p>
    <w:p w:rsidR="00C640D6" w:rsidRDefault="00C640D6" w:rsidP="007D35CF">
      <w:pPr>
        <w:rPr>
          <w:rFonts w:ascii="Century Schoolbook" w:hAnsi="Century Schoolbook"/>
        </w:rPr>
      </w:pPr>
    </w:p>
    <w:p w:rsidR="00A353D2" w:rsidRPr="00C640D6" w:rsidRDefault="00202FE2" w:rsidP="00202FE2">
      <w:pPr>
        <w:pStyle w:val="Tip3"/>
      </w:pPr>
      <w:r w:rsidRPr="00C640D6">
        <w:rPr>
          <w:rFonts w:hint="eastAsia"/>
        </w:rPr>
        <w:t>2.1.3</w:t>
      </w:r>
      <w:r w:rsidRPr="00C640D6">
        <w:rPr>
          <w:rFonts w:hint="eastAsia"/>
        </w:rPr>
        <w:t>索引存在但不能使用索引的典型场景</w:t>
      </w:r>
    </w:p>
    <w:p w:rsidR="00A353D2" w:rsidRPr="00C640D6" w:rsidRDefault="00C640D6" w:rsidP="00C640D6">
      <w:pPr>
        <w:outlineLvl w:val="3"/>
        <w:rPr>
          <w:rFonts w:ascii="Century Schoolbook" w:hAnsi="Century Schoolbook"/>
          <w:b/>
          <w:sz w:val="28"/>
          <w:szCs w:val="28"/>
        </w:rPr>
      </w:pPr>
      <w:r w:rsidRPr="00C640D6">
        <w:rPr>
          <w:rFonts w:ascii="Century Schoolbook" w:hAnsi="Century Schoolbook"/>
          <w:b/>
          <w:sz w:val="28"/>
          <w:szCs w:val="28"/>
        </w:rPr>
        <w:t>A</w:t>
      </w:r>
      <w:r w:rsidRPr="00C640D6">
        <w:rPr>
          <w:rFonts w:ascii="Century Schoolbook" w:hAnsi="Century Schoolbook" w:hint="eastAsia"/>
          <w:b/>
          <w:sz w:val="28"/>
          <w:szCs w:val="28"/>
        </w:rPr>
        <w:t>：以</w:t>
      </w:r>
      <w:r w:rsidRPr="00C640D6">
        <w:rPr>
          <w:rFonts w:ascii="Century Schoolbook" w:hAnsi="Century Schoolbook" w:hint="eastAsia"/>
          <w:b/>
          <w:sz w:val="28"/>
          <w:szCs w:val="28"/>
        </w:rPr>
        <w:t>%</w:t>
      </w:r>
      <w:r w:rsidRPr="00C640D6">
        <w:rPr>
          <w:rFonts w:ascii="Century Schoolbook" w:hAnsi="Century Schoolbook" w:hint="eastAsia"/>
          <w:b/>
          <w:sz w:val="28"/>
          <w:szCs w:val="28"/>
        </w:rPr>
        <w:t>开头的</w:t>
      </w:r>
      <w:r w:rsidRPr="00C640D6">
        <w:rPr>
          <w:rFonts w:ascii="Century Schoolbook" w:hAnsi="Century Schoolbook" w:hint="eastAsia"/>
          <w:b/>
          <w:sz w:val="28"/>
          <w:szCs w:val="28"/>
        </w:rPr>
        <w:t>like</w:t>
      </w:r>
      <w:r w:rsidRPr="00C640D6">
        <w:rPr>
          <w:rFonts w:ascii="Century Schoolbook" w:hAnsi="Century Schoolbook" w:hint="eastAsia"/>
          <w:b/>
          <w:sz w:val="28"/>
          <w:szCs w:val="28"/>
        </w:rPr>
        <w:t>查询</w:t>
      </w:r>
    </w:p>
    <w:p w:rsidR="00205E30" w:rsidRPr="00D97B76" w:rsidRDefault="00F47198"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8960" behindDoc="0" locked="0" layoutInCell="1" allowOverlap="1" wp14:anchorId="5FAA3693" wp14:editId="1FFC9905">
                <wp:simplePos x="0" y="0"/>
                <wp:positionH relativeFrom="column">
                  <wp:posOffset>4445</wp:posOffset>
                </wp:positionH>
                <wp:positionV relativeFrom="paragraph">
                  <wp:posOffset>40005</wp:posOffset>
                </wp:positionV>
                <wp:extent cx="8361575" cy="1304925"/>
                <wp:effectExtent l="57150" t="38100" r="78105" b="104775"/>
                <wp:wrapNone/>
                <wp:docPr id="1" name="矩形 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F47198" w:rsidRDefault="00605183"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605183" w:rsidRPr="00F47198" w:rsidRDefault="00605183"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605183" w:rsidRPr="00F47198" w:rsidRDefault="00605183"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605183" w:rsidRPr="00F47198" w:rsidRDefault="00605183"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605183" w:rsidRPr="00F47198" w:rsidRDefault="00605183"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605183" w:rsidRPr="00F47198" w:rsidRDefault="00605183"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A3693" id="矩形 1" o:spid="_x0000_s1034" style="position:absolute;left:0;text-align:left;margin-left:.35pt;margin-top:3.15pt;width:658.4pt;height:10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605183" w:rsidRPr="00F47198" w:rsidRDefault="00605183"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605183" w:rsidRPr="00F47198" w:rsidRDefault="00605183"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605183" w:rsidRPr="00F47198" w:rsidRDefault="00605183"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605183" w:rsidRPr="00F47198" w:rsidRDefault="00605183"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605183" w:rsidRPr="00F47198" w:rsidRDefault="00605183"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605183" w:rsidRPr="00F47198" w:rsidRDefault="00605183"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v:textbox>
              </v:rect>
            </w:pict>
          </mc:Fallback>
        </mc:AlternateContent>
      </w: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F47198" w:rsidP="007D35CF">
      <w:pPr>
        <w:rPr>
          <w:rFonts w:ascii="Century Schoolbook" w:hAnsi="Century Schoolbook"/>
        </w:rPr>
      </w:pPr>
      <w:r>
        <w:rPr>
          <w:noProof/>
        </w:rPr>
        <w:lastRenderedPageBreak/>
        <w:drawing>
          <wp:inline distT="0" distB="0" distL="0" distR="0">
            <wp:extent cx="11811000" cy="876300"/>
            <wp:effectExtent l="0" t="0" r="0" b="0"/>
            <wp:docPr id="4" name="图片 4" descr="http://img.blog.csdn.net/20170813155137976?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55137976?watermark/2/text/aHR0cDovL2Jsb2cuY3Nkbi5uZXQvdTAxMjc1ODA4OA==/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11000" cy="876300"/>
                    </a:xfrm>
                    <a:prstGeom prst="rect">
                      <a:avLst/>
                    </a:prstGeom>
                    <a:noFill/>
                    <a:ln>
                      <a:noFill/>
                    </a:ln>
                  </pic:spPr>
                </pic:pic>
              </a:graphicData>
            </a:graphic>
          </wp:inline>
        </w:drawing>
      </w:r>
    </w:p>
    <w:p w:rsidR="00205E30" w:rsidRDefault="00205E30" w:rsidP="007D35CF">
      <w:pPr>
        <w:rPr>
          <w:rFonts w:ascii="Century Schoolbook" w:hAnsi="Century Schoolbook"/>
        </w:rPr>
      </w:pPr>
    </w:p>
    <w:p w:rsidR="00205E30" w:rsidRPr="0087585B" w:rsidRDefault="0087585B" w:rsidP="0087585B">
      <w:pPr>
        <w:outlineLvl w:val="3"/>
        <w:rPr>
          <w:rFonts w:ascii="Century Schoolbook" w:hAnsi="Century Schoolbook"/>
          <w:b/>
          <w:sz w:val="28"/>
          <w:szCs w:val="28"/>
        </w:rPr>
      </w:pPr>
      <w:r w:rsidRPr="0087585B">
        <w:rPr>
          <w:rFonts w:ascii="Century Schoolbook" w:hAnsi="Century Schoolbook" w:hint="eastAsia"/>
          <w:b/>
          <w:sz w:val="28"/>
          <w:szCs w:val="28"/>
        </w:rPr>
        <w:t>B</w:t>
      </w:r>
      <w:r w:rsidRPr="0087585B">
        <w:rPr>
          <w:rFonts w:ascii="Century Schoolbook" w:hAnsi="Century Schoolbook" w:hint="eastAsia"/>
          <w:b/>
          <w:sz w:val="28"/>
          <w:szCs w:val="28"/>
        </w:rPr>
        <w:t>：数据类型出现隐式转化，不会使用索引</w:t>
      </w:r>
    </w:p>
    <w:p w:rsidR="0087585B" w:rsidRDefault="0091250F"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1008" behindDoc="0" locked="0" layoutInCell="1" allowOverlap="1" wp14:anchorId="7E4E63E0" wp14:editId="205A8EB9">
                <wp:simplePos x="0" y="0"/>
                <wp:positionH relativeFrom="column">
                  <wp:posOffset>0</wp:posOffset>
                </wp:positionH>
                <wp:positionV relativeFrom="paragraph">
                  <wp:posOffset>37465</wp:posOffset>
                </wp:positionV>
                <wp:extent cx="8361575" cy="1304925"/>
                <wp:effectExtent l="57150" t="38100" r="78105" b="104775"/>
                <wp:wrapNone/>
                <wp:docPr id="5" name="矩形 5"/>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91250F" w:rsidRDefault="00605183"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605183" w:rsidRPr="0091250F" w:rsidRDefault="00605183"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605183" w:rsidRPr="0091250F" w:rsidRDefault="00605183"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605183" w:rsidRPr="0091250F" w:rsidRDefault="00605183"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605183" w:rsidRPr="0091250F" w:rsidRDefault="00605183"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605183" w:rsidRPr="0091250F" w:rsidRDefault="00605183"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E63E0" id="矩形 5" o:spid="_x0000_s1035" style="position:absolute;left:0;text-align:left;margin-left:0;margin-top:2.95pt;width:658.4pt;height:102.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605183" w:rsidRPr="0091250F" w:rsidRDefault="00605183"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605183" w:rsidRPr="0091250F" w:rsidRDefault="00605183"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605183" w:rsidRPr="0091250F" w:rsidRDefault="00605183"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605183" w:rsidRPr="0091250F" w:rsidRDefault="00605183"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605183" w:rsidRPr="0091250F" w:rsidRDefault="00605183"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605183" w:rsidRPr="0091250F" w:rsidRDefault="00605183"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v:textbox>
              </v:rect>
            </w:pict>
          </mc:Fallback>
        </mc:AlternateContent>
      </w: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91250F" w:rsidP="007D35CF">
      <w:pPr>
        <w:rPr>
          <w:rFonts w:ascii="Century Schoolbook" w:hAnsi="Century Schoolbook"/>
        </w:rPr>
      </w:pPr>
      <w:r>
        <w:rPr>
          <w:noProof/>
        </w:rPr>
        <w:drawing>
          <wp:inline distT="0" distB="0" distL="0" distR="0">
            <wp:extent cx="11811000" cy="866775"/>
            <wp:effectExtent l="0" t="0" r="0" b="9525"/>
            <wp:docPr id="14" name="图片 14" descr="http://img.blog.csdn.net/2017081315572467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55724678?watermark/2/text/aHR0cDovL2Jsb2cuY3Nkbi5uZXQvdTAxMjc1ODA4OA==/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11000" cy="866775"/>
                    </a:xfrm>
                    <a:prstGeom prst="rect">
                      <a:avLst/>
                    </a:prstGeom>
                    <a:noFill/>
                    <a:ln>
                      <a:noFill/>
                    </a:ln>
                  </pic:spPr>
                </pic:pic>
              </a:graphicData>
            </a:graphic>
          </wp:inline>
        </w:drawing>
      </w:r>
    </w:p>
    <w:p w:rsidR="00C640D6" w:rsidRDefault="0091250F" w:rsidP="007D35CF">
      <w:pPr>
        <w:rPr>
          <w:rFonts w:ascii="Century Schoolbook" w:hAnsi="Century Schoolbook"/>
        </w:rPr>
      </w:pPr>
      <w:r>
        <w:rPr>
          <w:rFonts w:ascii="Century Schoolbook" w:hAnsi="Century Schoolbook"/>
        </w:rPr>
        <w:t>last_name</w:t>
      </w:r>
      <w:r>
        <w:rPr>
          <w:rFonts w:ascii="Century Schoolbook" w:hAnsi="Century Schoolbook"/>
        </w:rPr>
        <w:t>为</w:t>
      </w:r>
      <w:r>
        <w:rPr>
          <w:rFonts w:ascii="Century Schoolbook" w:hAnsi="Century Schoolbook"/>
        </w:rPr>
        <w:t>varchar</w:t>
      </w:r>
      <w:r>
        <w:rPr>
          <w:rFonts w:ascii="Century Schoolbook" w:hAnsi="Century Schoolbook"/>
        </w:rPr>
        <w:t>类型存储</w:t>
      </w:r>
      <w:r>
        <w:rPr>
          <w:rFonts w:ascii="Century Schoolbook" w:hAnsi="Century Schoolbook" w:hint="eastAsia"/>
        </w:rPr>
        <w:t>，但匹配值为</w:t>
      </w:r>
      <w:r>
        <w:rPr>
          <w:rFonts w:ascii="Century Schoolbook" w:hAnsi="Century Schoolbook" w:hint="eastAsia"/>
        </w:rPr>
        <w:t>int</w:t>
      </w:r>
      <w:r>
        <w:rPr>
          <w:rFonts w:ascii="Century Schoolbook" w:hAnsi="Century Schoolbook" w:hint="eastAsia"/>
        </w:rPr>
        <w:t>类型的数字，此时索引失效</w:t>
      </w:r>
      <w:r w:rsidR="00C500A8">
        <w:rPr>
          <w:rFonts w:ascii="Century Schoolbook" w:hAnsi="Century Schoolbook" w:hint="eastAsia"/>
        </w:rPr>
        <w:t>；正确如下：</w:t>
      </w:r>
      <w:r w:rsidR="00C500A8" w:rsidRPr="00C500A8">
        <w:rPr>
          <w:rFonts w:ascii="Century Schoolbook" w:hAnsi="Century Schoolbook"/>
        </w:rPr>
        <w:t>WHERE last_name = '1' ;</w:t>
      </w:r>
      <w:r w:rsidR="00C500A8">
        <w:rPr>
          <w:rFonts w:ascii="Century Schoolbook" w:hAnsi="Century Schoolbook"/>
        </w:rPr>
        <w:t xml:space="preserve"> </w:t>
      </w:r>
    </w:p>
    <w:p w:rsidR="0091250F" w:rsidRDefault="0091250F" w:rsidP="007D35CF">
      <w:pPr>
        <w:rPr>
          <w:rFonts w:ascii="Century Schoolbook" w:hAnsi="Century Schoolbook"/>
        </w:rPr>
      </w:pPr>
    </w:p>
    <w:p w:rsidR="0091250F" w:rsidRPr="00C91173" w:rsidRDefault="00C91173" w:rsidP="00C91173">
      <w:pPr>
        <w:outlineLvl w:val="3"/>
        <w:rPr>
          <w:rFonts w:ascii="Century Schoolbook" w:hAnsi="Century Schoolbook"/>
          <w:b/>
          <w:sz w:val="28"/>
          <w:szCs w:val="28"/>
        </w:rPr>
      </w:pPr>
      <w:r w:rsidRPr="00C91173">
        <w:rPr>
          <w:rFonts w:ascii="Century Schoolbook" w:hAnsi="Century Schoolbook"/>
          <w:b/>
          <w:sz w:val="28"/>
          <w:szCs w:val="28"/>
        </w:rPr>
        <w:t>C</w:t>
      </w:r>
      <w:r w:rsidRPr="00C91173">
        <w:rPr>
          <w:rFonts w:ascii="Century Schoolbook" w:hAnsi="Century Schoolbook" w:hint="eastAsia"/>
          <w:b/>
          <w:sz w:val="28"/>
          <w:szCs w:val="28"/>
        </w:rPr>
        <w:t>：组合索引，不满足最左原则，不使用符合索引</w:t>
      </w:r>
    </w:p>
    <w:p w:rsidR="0091250F" w:rsidRDefault="00C91173" w:rsidP="007D35CF">
      <w:pPr>
        <w:rPr>
          <w:rFonts w:ascii="Century Schoolbook" w:hAnsi="Century Schoolbook"/>
        </w:rPr>
      </w:pPr>
      <w:r>
        <w:rPr>
          <w:rFonts w:ascii="Century Schoolbook" w:hAnsi="Century Schoolbook"/>
        </w:rPr>
        <w:t>详见</w:t>
      </w:r>
      <w:r>
        <w:rPr>
          <w:rFonts w:ascii="Century Schoolbook" w:hAnsi="Century Schoolbook" w:hint="eastAsia"/>
        </w:rPr>
        <w:t>2.1.1 A</w:t>
      </w:r>
      <w:r>
        <w:rPr>
          <w:rFonts w:ascii="Century Schoolbook" w:hAnsi="Century Schoolbook" w:hint="eastAsia"/>
        </w:rPr>
        <w:t>中的说明。</w:t>
      </w:r>
    </w:p>
    <w:p w:rsidR="004F2FD0" w:rsidRDefault="004F2FD0" w:rsidP="007D35CF">
      <w:pPr>
        <w:rPr>
          <w:rFonts w:ascii="Century Schoolbook" w:hAnsi="Century Schoolbook"/>
        </w:rPr>
      </w:pPr>
    </w:p>
    <w:p w:rsidR="0091250F" w:rsidRPr="004F2FD0" w:rsidRDefault="004F2FD0" w:rsidP="004F2FD0">
      <w:pPr>
        <w:outlineLvl w:val="3"/>
        <w:rPr>
          <w:rFonts w:ascii="Century Schoolbook" w:hAnsi="Century Schoolbook"/>
          <w:b/>
          <w:sz w:val="28"/>
          <w:szCs w:val="28"/>
        </w:rPr>
      </w:pPr>
      <w:r w:rsidRPr="004F2FD0">
        <w:rPr>
          <w:rFonts w:ascii="Century Schoolbook" w:hAnsi="Century Schoolbook"/>
          <w:b/>
          <w:sz w:val="28"/>
          <w:szCs w:val="28"/>
        </w:rPr>
        <w:t>D</w:t>
      </w:r>
      <w:r w:rsidRPr="004F2FD0">
        <w:rPr>
          <w:rFonts w:ascii="Century Schoolbook" w:hAnsi="Century Schoolbook" w:hint="eastAsia"/>
          <w:b/>
          <w:sz w:val="28"/>
          <w:szCs w:val="28"/>
        </w:rPr>
        <w:t>：用索引比全表扫描还慢，则不要使用索引</w:t>
      </w:r>
    </w:p>
    <w:p w:rsidR="0091250F" w:rsidRDefault="003C545D" w:rsidP="007D35CF">
      <w:pPr>
        <w:rPr>
          <w:rFonts w:ascii="Century Schoolbook" w:hAnsi="Century Schoolbook"/>
        </w:rPr>
      </w:pPr>
      <w:r w:rsidRPr="003C545D">
        <w:rPr>
          <w:rFonts w:ascii="Century Schoolbook" w:hAnsi="Century Schoolbook" w:hint="eastAsia"/>
        </w:rPr>
        <w:t>如查询以“</w:t>
      </w:r>
      <w:r w:rsidRPr="003C545D">
        <w:rPr>
          <w:rFonts w:ascii="Century Schoolbook" w:hAnsi="Century Schoolbook" w:hint="eastAsia"/>
        </w:rPr>
        <w:t>S</w:t>
      </w:r>
      <w:r w:rsidRPr="003C545D">
        <w:rPr>
          <w:rFonts w:ascii="Century Schoolbook" w:hAnsi="Century Schoolbook" w:hint="eastAsia"/>
        </w:rPr>
        <w:t>”开头的标题的电影，返回记录比例比较大，</w:t>
      </w:r>
      <w:r w:rsidRPr="003C545D">
        <w:rPr>
          <w:rFonts w:ascii="Century Schoolbook" w:hAnsi="Century Schoolbook" w:hint="eastAsia"/>
        </w:rPr>
        <w:t>mysql</w:t>
      </w:r>
      <w:r w:rsidRPr="003C545D">
        <w:rPr>
          <w:rFonts w:ascii="Century Schoolbook" w:hAnsi="Century Schoolbook" w:hint="eastAsia"/>
        </w:rPr>
        <w:t>预估索引扫描还不如全表扫描。</w:t>
      </w:r>
    </w:p>
    <w:p w:rsidR="0091250F" w:rsidRDefault="0091250F" w:rsidP="007D35CF">
      <w:pPr>
        <w:rPr>
          <w:rFonts w:ascii="Century Schoolbook" w:hAnsi="Century Schoolbook"/>
        </w:rPr>
      </w:pPr>
    </w:p>
    <w:p w:rsidR="0091250F" w:rsidRPr="00B766CA" w:rsidRDefault="00B766CA" w:rsidP="00B766CA">
      <w:pPr>
        <w:outlineLvl w:val="3"/>
        <w:rPr>
          <w:rFonts w:ascii="Century Schoolbook" w:hAnsi="Century Schoolbook"/>
          <w:b/>
          <w:sz w:val="28"/>
          <w:szCs w:val="28"/>
        </w:rPr>
      </w:pPr>
      <w:r w:rsidRPr="00B766CA">
        <w:rPr>
          <w:rFonts w:ascii="Century Schoolbook" w:hAnsi="Century Schoolbook"/>
          <w:b/>
          <w:sz w:val="28"/>
          <w:szCs w:val="28"/>
        </w:rPr>
        <w:t>E</w:t>
      </w:r>
      <w:r w:rsidRPr="00B766CA">
        <w:rPr>
          <w:rFonts w:ascii="Century Schoolbook" w:hAnsi="Century Schoolbook" w:hint="eastAsia"/>
          <w:b/>
          <w:sz w:val="28"/>
          <w:szCs w:val="28"/>
        </w:rPr>
        <w:t>：用</w:t>
      </w:r>
      <w:r w:rsidRPr="00B766CA">
        <w:rPr>
          <w:rFonts w:ascii="Century Schoolbook" w:hAnsi="Century Schoolbook" w:hint="eastAsia"/>
          <w:b/>
          <w:sz w:val="28"/>
          <w:szCs w:val="28"/>
        </w:rPr>
        <w:t>or</w:t>
      </w:r>
      <w:r w:rsidRPr="00B766CA">
        <w:rPr>
          <w:rFonts w:ascii="Century Schoolbook" w:hAnsi="Century Schoolbook" w:hint="eastAsia"/>
          <w:b/>
          <w:sz w:val="28"/>
          <w:szCs w:val="28"/>
        </w:rPr>
        <w:t>分割条件，若</w:t>
      </w:r>
      <w:r w:rsidRPr="00B766CA">
        <w:rPr>
          <w:rFonts w:ascii="Century Schoolbook" w:hAnsi="Century Schoolbook" w:hint="eastAsia"/>
          <w:b/>
          <w:sz w:val="28"/>
          <w:szCs w:val="28"/>
        </w:rPr>
        <w:t>or</w:t>
      </w:r>
      <w:r w:rsidRPr="00B766CA">
        <w:rPr>
          <w:rFonts w:ascii="Century Schoolbook" w:hAnsi="Century Schoolbook" w:hint="eastAsia"/>
          <w:b/>
          <w:sz w:val="28"/>
          <w:szCs w:val="28"/>
        </w:rPr>
        <w:t>前后只要有一个</w:t>
      </w:r>
      <w:r w:rsidR="00954E90">
        <w:rPr>
          <w:rFonts w:ascii="Century Schoolbook" w:hAnsi="Century Schoolbook" w:hint="eastAsia"/>
          <w:b/>
          <w:sz w:val="28"/>
          <w:szCs w:val="28"/>
        </w:rPr>
        <w:t>查询条件的列</w:t>
      </w:r>
      <w:r w:rsidRPr="00B766CA">
        <w:rPr>
          <w:rFonts w:ascii="Century Schoolbook" w:hAnsi="Century Schoolbook" w:hint="eastAsia"/>
          <w:b/>
          <w:sz w:val="28"/>
          <w:szCs w:val="28"/>
        </w:rPr>
        <w:t>没有索引，就都不会用索引</w:t>
      </w:r>
    </w:p>
    <w:p w:rsidR="0091250F" w:rsidRDefault="008D148B"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3056" behindDoc="0" locked="0" layoutInCell="1" allowOverlap="1" wp14:anchorId="3D940D54" wp14:editId="73D01AD1">
                <wp:simplePos x="0" y="0"/>
                <wp:positionH relativeFrom="column">
                  <wp:posOffset>4445</wp:posOffset>
                </wp:positionH>
                <wp:positionV relativeFrom="paragraph">
                  <wp:posOffset>40005</wp:posOffset>
                </wp:positionV>
                <wp:extent cx="8361575" cy="1524000"/>
                <wp:effectExtent l="57150" t="38100" r="78105" b="95250"/>
                <wp:wrapNone/>
                <wp:docPr id="8" name="矩形 8"/>
                <wp:cNvGraphicFramePr/>
                <a:graphic xmlns:a="http://schemas.openxmlformats.org/drawingml/2006/main">
                  <a:graphicData uri="http://schemas.microsoft.com/office/word/2010/wordprocessingShape">
                    <wps:wsp>
                      <wps:cNvSpPr/>
                      <wps:spPr>
                        <a:xfrm>
                          <a:off x="0" y="0"/>
                          <a:ext cx="8361575" cy="1524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8D148B" w:rsidRDefault="00605183"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605183" w:rsidRPr="008D148B" w:rsidRDefault="00605183"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605183" w:rsidRPr="008D148B" w:rsidRDefault="00605183"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605183" w:rsidRPr="008D148B" w:rsidRDefault="00605183"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605183" w:rsidRPr="008D148B" w:rsidRDefault="00605183"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605183" w:rsidRPr="008D148B" w:rsidRDefault="00605183"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605183" w:rsidRPr="008D148B" w:rsidRDefault="00605183"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40D54" id="矩形 8" o:spid="_x0000_s1036" style="position:absolute;left:0;text-align:left;margin-left:.35pt;margin-top:3.15pt;width:658.4pt;height:12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605183" w:rsidRPr="008D148B" w:rsidRDefault="00605183"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605183" w:rsidRPr="008D148B" w:rsidRDefault="00605183"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605183" w:rsidRPr="008D148B" w:rsidRDefault="00605183"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605183" w:rsidRPr="008D148B" w:rsidRDefault="00605183"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605183" w:rsidRPr="008D148B" w:rsidRDefault="00605183"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605183" w:rsidRPr="008D148B" w:rsidRDefault="00605183"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605183" w:rsidRPr="008D148B" w:rsidRDefault="00605183"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v:textbox>
              </v:rect>
            </w:pict>
          </mc:Fallback>
        </mc:AlternateContent>
      </w: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C640D6" w:rsidRDefault="00954E90" w:rsidP="007D35CF">
      <w:pPr>
        <w:rPr>
          <w:rFonts w:ascii="Century Schoolbook" w:hAnsi="Century Schoolbook"/>
        </w:rPr>
      </w:pPr>
      <w:r>
        <w:rPr>
          <w:noProof/>
        </w:rPr>
        <w:drawing>
          <wp:inline distT="0" distB="0" distL="0" distR="0">
            <wp:extent cx="11811000" cy="904875"/>
            <wp:effectExtent l="0" t="0" r="0" b="9525"/>
            <wp:docPr id="23" name="图片 23" descr="http://img.blog.csdn.net/2017081316031559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60315598?watermark/2/text/aHR0cDovL2Jsb2cuY3Nkbi5uZXQvdTAxMjc1ODA4OA==/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811000" cy="904875"/>
                    </a:xfrm>
                    <a:prstGeom prst="rect">
                      <a:avLst/>
                    </a:prstGeom>
                    <a:noFill/>
                    <a:ln>
                      <a:noFill/>
                    </a:ln>
                  </pic:spPr>
                </pic:pic>
              </a:graphicData>
            </a:graphic>
          </wp:inline>
        </w:drawing>
      </w:r>
    </w:p>
    <w:p w:rsidR="00C640D6" w:rsidRDefault="00C640D6" w:rsidP="007D35CF">
      <w:pPr>
        <w:rPr>
          <w:rFonts w:ascii="Century Schoolbook" w:hAnsi="Century Schoolbook"/>
        </w:rPr>
      </w:pPr>
    </w:p>
    <w:p w:rsidR="00A353D2" w:rsidRDefault="00202FE2" w:rsidP="00FE4898">
      <w:pPr>
        <w:pStyle w:val="Tip3"/>
      </w:pPr>
      <w:r>
        <w:rPr>
          <w:rFonts w:hint="eastAsia"/>
        </w:rPr>
        <w:t>2.1.4</w:t>
      </w:r>
      <w:r w:rsidRPr="00202FE2">
        <w:rPr>
          <w:rFonts w:hint="eastAsia"/>
        </w:rPr>
        <w:t xml:space="preserve"> mysql explain</w:t>
      </w:r>
      <w:r>
        <w:rPr>
          <w:rFonts w:hint="eastAsia"/>
        </w:rPr>
        <w:t>结果中</w:t>
      </w:r>
      <w:r w:rsidRPr="00202FE2">
        <w:rPr>
          <w:rFonts w:hint="eastAsia"/>
        </w:rPr>
        <w:t>type</w:t>
      </w:r>
      <w:r>
        <w:rPr>
          <w:rFonts w:hint="eastAsia"/>
        </w:rPr>
        <w:t>的含义</w:t>
      </w:r>
    </w:p>
    <w:tbl>
      <w:tblPr>
        <w:tblStyle w:val="1-3"/>
        <w:tblW w:w="14992" w:type="dxa"/>
        <w:tblBorders>
          <w:insideV w:val="single" w:sz="8" w:space="0" w:color="B3CC82" w:themeColor="accent3" w:themeTint="BF"/>
        </w:tblBorders>
        <w:tblLook w:val="04A0" w:firstRow="1" w:lastRow="0" w:firstColumn="1" w:lastColumn="0" w:noHBand="0" w:noVBand="1"/>
      </w:tblPr>
      <w:tblGrid>
        <w:gridCol w:w="2144"/>
        <w:gridCol w:w="12848"/>
      </w:tblGrid>
      <w:tr w:rsidR="00C37351" w:rsidRPr="0050496E" w:rsidTr="001A28E7">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205E30" w:rsidRDefault="00C37351" w:rsidP="001A28E7">
            <w:pPr>
              <w:spacing w:line="276" w:lineRule="auto"/>
              <w:jc w:val="left"/>
              <w:rPr>
                <w:rFonts w:ascii="Century Schoolbook" w:hAnsi="Century Schoolbook"/>
                <w:color w:val="000000" w:themeColor="text1"/>
                <w:szCs w:val="21"/>
              </w:rPr>
            </w:pPr>
            <w:r w:rsidRPr="00205E30">
              <w:rPr>
                <w:rFonts w:ascii="Century Schoolbook" w:hAnsi="Century Schoolbook" w:hint="eastAsia"/>
                <w:color w:val="000000" w:themeColor="text1"/>
                <w:szCs w:val="21"/>
              </w:rPr>
              <w:t>type</w:t>
            </w:r>
            <w:r w:rsidRPr="00205E30">
              <w:rPr>
                <w:rFonts w:ascii="Century Schoolbook" w:hAnsi="Century Schoolbook"/>
                <w:color w:val="000000" w:themeColor="text1"/>
                <w:szCs w:val="21"/>
              </w:rPr>
              <w:t>值</w:t>
            </w:r>
          </w:p>
        </w:tc>
        <w:tc>
          <w:tcPr>
            <w:tcW w:w="12848" w:type="dxa"/>
            <w:vAlign w:val="center"/>
          </w:tcPr>
          <w:p w:rsidR="00C37351" w:rsidRPr="00205E30" w:rsidRDefault="00C37351" w:rsidP="001A28E7">
            <w:pPr>
              <w:spacing w:line="276" w:lineRule="auto"/>
              <w:jc w:val="left"/>
              <w:cnfStyle w:val="100000000000" w:firstRow="1" w:lastRow="0" w:firstColumn="0" w:lastColumn="0" w:oddVBand="0" w:evenVBand="0" w:oddHBand="0" w:evenHBand="0" w:firstRowFirstColumn="0" w:firstRowLastColumn="0" w:lastRowFirstColumn="0" w:lastRowLastColumn="0"/>
              <w:rPr>
                <w:rFonts w:ascii="Century Schoolbook" w:hAnsi="Century Schoolbook"/>
                <w:color w:val="000000" w:themeColor="text1"/>
                <w:szCs w:val="21"/>
              </w:rPr>
            </w:pPr>
            <w:r w:rsidRPr="00205E30">
              <w:rPr>
                <w:rFonts w:ascii="Century Schoolbook" w:hAnsi="Century Schoolbook"/>
                <w:color w:val="000000" w:themeColor="text1"/>
                <w:szCs w:val="21"/>
              </w:rPr>
              <w:t>含义</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b w:val="0"/>
                <w:szCs w:val="21"/>
              </w:rPr>
              <w:t>system</w:t>
            </w:r>
          </w:p>
        </w:tc>
        <w:tc>
          <w:tcPr>
            <w:tcW w:w="12848" w:type="dxa"/>
            <w:vAlign w:val="center"/>
          </w:tcPr>
          <w:p w:rsidR="00C37351" w:rsidRPr="0050496E"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CONST</w:t>
            </w:r>
            <w:r w:rsidRPr="00C37351">
              <w:rPr>
                <w:rFonts w:ascii="Century Schoolbook" w:hAnsi="Century Schoolbook" w:hint="eastAsia"/>
                <w:szCs w:val="21"/>
              </w:rPr>
              <w:t>的特例，当表上只有一条元组匹配</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b w:val="0"/>
                <w:szCs w:val="21"/>
              </w:rPr>
              <w:t>const</w:t>
            </w:r>
          </w:p>
        </w:tc>
        <w:tc>
          <w:tcPr>
            <w:tcW w:w="12848" w:type="dxa"/>
            <w:vAlign w:val="center"/>
          </w:tcPr>
          <w:p w:rsidR="00C37351" w:rsidRPr="0050496E" w:rsidRDefault="00C37351"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WHERE</w:t>
            </w:r>
            <w:r w:rsidRPr="00C37351">
              <w:rPr>
                <w:rFonts w:ascii="Century Schoolbook" w:hAnsi="Century Schoolbook" w:hint="eastAsia"/>
                <w:szCs w:val="21"/>
              </w:rPr>
              <w:t>条件筛选后表上至多有一条元组匹配时，比如</w:t>
            </w:r>
            <w:r w:rsidRPr="00C37351">
              <w:rPr>
                <w:rFonts w:ascii="Century Schoolbook" w:hAnsi="Century Schoolbook" w:hint="eastAsia"/>
                <w:szCs w:val="21"/>
              </w:rPr>
              <w:t xml:space="preserve">WHERE ID = 2 </w:t>
            </w:r>
            <w:r w:rsidRPr="00C37351">
              <w:rPr>
                <w:rFonts w:ascii="Century Schoolbook" w:hAnsi="Century Schoolbook" w:hint="eastAsia"/>
                <w:szCs w:val="21"/>
              </w:rPr>
              <w:t>（</w:t>
            </w:r>
            <w:r w:rsidRPr="00C37351">
              <w:rPr>
                <w:rFonts w:ascii="Century Schoolbook" w:hAnsi="Century Schoolbook" w:hint="eastAsia"/>
                <w:szCs w:val="21"/>
              </w:rPr>
              <w:t>ID</w:t>
            </w:r>
            <w:r w:rsidRPr="00C37351">
              <w:rPr>
                <w:rFonts w:ascii="Century Schoolbook" w:hAnsi="Century Schoolbook" w:hint="eastAsia"/>
                <w:szCs w:val="21"/>
              </w:rPr>
              <w:t>是主键，值为</w:t>
            </w:r>
            <w:r w:rsidRPr="00C37351">
              <w:rPr>
                <w:rFonts w:ascii="Century Schoolbook" w:hAnsi="Century Schoolbook" w:hint="eastAsia"/>
                <w:szCs w:val="21"/>
              </w:rPr>
              <w:t>2</w:t>
            </w:r>
            <w:r w:rsidRPr="00C37351">
              <w:rPr>
                <w:rFonts w:ascii="Century Schoolbook" w:hAnsi="Century Schoolbook" w:hint="eastAsia"/>
                <w:szCs w:val="21"/>
              </w:rPr>
              <w:t>的要么有一条要么没有）</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hint="eastAsia"/>
                <w:b w:val="0"/>
                <w:szCs w:val="21"/>
              </w:rPr>
              <w:t>eq_ref</w:t>
            </w:r>
          </w:p>
        </w:tc>
        <w:tc>
          <w:tcPr>
            <w:tcW w:w="12848" w:type="dxa"/>
            <w:vAlign w:val="center"/>
          </w:tcPr>
          <w:p w:rsidR="00C37351" w:rsidRPr="00C37351"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参与连接运算的表是内表（在代码实现的算法中，两表连接时作为循环中的内循环遍历的对象，这样的表称为内表）。</w:t>
            </w:r>
          </w:p>
          <w:p w:rsidR="00C37351" w:rsidRPr="0050496E"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基于索引（连接字段上存在唯一索引或者主键索引，且操作符必须是“</w:t>
            </w:r>
            <w:r w:rsidRPr="00C37351">
              <w:rPr>
                <w:rFonts w:ascii="Century Schoolbook" w:hAnsi="Century Schoolbook" w:hint="eastAsia"/>
                <w:szCs w:val="21"/>
              </w:rPr>
              <w:t>=</w:t>
            </w:r>
            <w:r w:rsidRPr="00C37351">
              <w:rPr>
                <w:rFonts w:ascii="Century Schoolbook" w:hAnsi="Century Schoolbook" w:hint="eastAsia"/>
                <w:szCs w:val="21"/>
              </w:rPr>
              <w:t>”谓词，索引值不能为</w:t>
            </w:r>
            <w:r w:rsidRPr="00C37351">
              <w:rPr>
                <w:rFonts w:ascii="Century Schoolbook" w:hAnsi="Century Schoolbook" w:hint="eastAsia"/>
                <w:szCs w:val="21"/>
              </w:rPr>
              <w:t>NULL</w:t>
            </w:r>
            <w:r w:rsidRPr="00C37351">
              <w:rPr>
                <w:rFonts w:ascii="Century Schoolbook" w:hAnsi="Century Schoolbook" w:hint="eastAsia"/>
                <w:szCs w:val="21"/>
              </w:rPr>
              <w:t>）做扫描，使得对外表的一条元组，内表只有唯一一条元组与之对应。</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hint="eastAsia"/>
                <w:b w:val="0"/>
                <w:szCs w:val="21"/>
              </w:rPr>
              <w:t>ref</w:t>
            </w:r>
          </w:p>
        </w:tc>
        <w:tc>
          <w:tcPr>
            <w:tcW w:w="12848" w:type="dxa"/>
            <w:vAlign w:val="center"/>
          </w:tcPr>
          <w:p w:rsidR="00C37351" w:rsidRPr="00FE4898" w:rsidRDefault="00FE4898" w:rsidP="001A28E7">
            <w:pP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可以用于单表扫描或者连接。参与连接运算的表，是内表。基于索引（连接字段上的索引是非唯一索引，操作符必须是“</w:t>
            </w:r>
            <w:r w:rsidRPr="00FE4898">
              <w:rPr>
                <w:rFonts w:ascii="Century Schoolbook" w:hAnsi="Century Schoolbook" w:hint="eastAsia"/>
                <w:szCs w:val="21"/>
              </w:rPr>
              <w:t>=</w:t>
            </w:r>
            <w:r w:rsidRPr="00FE4898">
              <w:rPr>
                <w:rFonts w:ascii="Century Schoolbook" w:hAnsi="Century Schoolbook" w:hint="eastAsia"/>
                <w:szCs w:val="21"/>
              </w:rPr>
              <w:t>”谓词，连接字段值不可为</w:t>
            </w:r>
            <w:r w:rsidRPr="00FE4898">
              <w:rPr>
                <w:rFonts w:ascii="Century Schoolbook" w:hAnsi="Century Schoolbook" w:hint="eastAsia"/>
                <w:szCs w:val="21"/>
              </w:rPr>
              <w:t>NULL</w:t>
            </w:r>
            <w:r w:rsidRPr="00FE4898">
              <w:rPr>
                <w:rFonts w:ascii="Century Schoolbook" w:hAnsi="Century Schoolbook" w:hint="eastAsia"/>
                <w:szCs w:val="21"/>
              </w:rPr>
              <w:t>）做扫描，使得对外表的一条元组，内表可有若干条元组与之对应。</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ref_or_null</w:t>
            </w:r>
          </w:p>
        </w:tc>
        <w:tc>
          <w:tcPr>
            <w:tcW w:w="12848" w:type="dxa"/>
            <w:vAlign w:val="center"/>
          </w:tcPr>
          <w:p w:rsidR="00C37351"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类似</w:t>
            </w:r>
            <w:r w:rsidRPr="00FE4898">
              <w:rPr>
                <w:rFonts w:ascii="Century Schoolbook" w:hAnsi="Century Schoolbook" w:hint="eastAsia"/>
                <w:szCs w:val="21"/>
              </w:rPr>
              <w:t>REF</w:t>
            </w:r>
            <w:r w:rsidRPr="00FE4898">
              <w:rPr>
                <w:rFonts w:ascii="Century Schoolbook" w:hAnsi="Century Schoolbook" w:hint="eastAsia"/>
                <w:szCs w:val="21"/>
              </w:rPr>
              <w:t>，只是搜索条件包括：连接字段的值可以为</w:t>
            </w:r>
            <w:r w:rsidRPr="00FE4898">
              <w:rPr>
                <w:rFonts w:ascii="Century Schoolbook" w:hAnsi="Century Schoolbook" w:hint="eastAsia"/>
                <w:szCs w:val="21"/>
              </w:rPr>
              <w:t>NULL</w:t>
            </w:r>
            <w:r w:rsidRPr="00FE4898">
              <w:rPr>
                <w:rFonts w:ascii="Century Schoolbook" w:hAnsi="Century Schoolbook" w:hint="eastAsia"/>
                <w:szCs w:val="21"/>
              </w:rPr>
              <w:t>的情况，比如</w:t>
            </w:r>
            <w:r w:rsidRPr="00FE4898">
              <w:rPr>
                <w:rFonts w:ascii="Century Schoolbook" w:hAnsi="Century Schoolbook" w:hint="eastAsia"/>
                <w:szCs w:val="21"/>
              </w:rPr>
              <w:t xml:space="preserve"> where col = 2 or col is null</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range</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范围扫描，基于索引做范围扫描，为诸如</w:t>
            </w:r>
            <w:r w:rsidRPr="00FE4898">
              <w:rPr>
                <w:rFonts w:ascii="Century Schoolbook" w:hAnsi="Century Schoolbook" w:hint="eastAsia"/>
                <w:szCs w:val="21"/>
              </w:rPr>
              <w:t>BETWEEN</w:t>
            </w:r>
            <w:r w:rsidRPr="00FE4898">
              <w:rPr>
                <w:rFonts w:ascii="Century Schoolbook" w:hAnsi="Century Schoolbook" w:hint="eastAsia"/>
                <w:szCs w:val="21"/>
              </w:rPr>
              <w:t>，</w:t>
            </w:r>
            <w:r w:rsidRPr="00FE4898">
              <w:rPr>
                <w:rFonts w:ascii="Century Schoolbook" w:hAnsi="Century Schoolbook" w:hint="eastAsia"/>
                <w:szCs w:val="21"/>
              </w:rPr>
              <w:t>IN</w:t>
            </w:r>
            <w:r w:rsidRPr="00FE4898">
              <w:rPr>
                <w:rFonts w:ascii="Century Schoolbook" w:hAnsi="Century Schoolbook" w:hint="eastAsia"/>
                <w:szCs w:val="21"/>
              </w:rPr>
              <w:t>，</w:t>
            </w:r>
            <w:r w:rsidRPr="00FE4898">
              <w:rPr>
                <w:rFonts w:ascii="Century Schoolbook" w:hAnsi="Century Schoolbook" w:hint="eastAsia"/>
                <w:szCs w:val="21"/>
              </w:rPr>
              <w:t>&gt;=</w:t>
            </w:r>
            <w:r w:rsidRPr="00FE4898">
              <w:rPr>
                <w:rFonts w:ascii="Century Schoolbook" w:hAnsi="Century Schoolbook" w:hint="eastAsia"/>
                <w:szCs w:val="21"/>
              </w:rPr>
              <w:t>，</w:t>
            </w:r>
            <w:r w:rsidRPr="00FE4898">
              <w:rPr>
                <w:rFonts w:ascii="Century Schoolbook" w:hAnsi="Century Schoolbook" w:hint="eastAsia"/>
                <w:szCs w:val="21"/>
              </w:rPr>
              <w:t>LIKE</w:t>
            </w:r>
            <w:r w:rsidRPr="00FE4898">
              <w:rPr>
                <w:rFonts w:ascii="Century Schoolbook" w:hAnsi="Century Schoolbook" w:hint="eastAsia"/>
                <w:szCs w:val="21"/>
              </w:rPr>
              <w:t>类操作提供支持</w:t>
            </w:r>
          </w:p>
        </w:tc>
      </w:tr>
      <w:tr w:rsidR="00FE4898"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index_scan</w:t>
            </w:r>
          </w:p>
        </w:tc>
        <w:tc>
          <w:tcPr>
            <w:tcW w:w="12848" w:type="dxa"/>
            <w:vAlign w:val="center"/>
          </w:tcPr>
          <w:p w:rsidR="00FE4898"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索引做扫描，是基于索引在索引的叶子节点上找满足条件的数据（不需要访问数据文件）</w:t>
            </w:r>
          </w:p>
        </w:tc>
      </w:tr>
      <w:tr w:rsidR="00FE4898"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all</w:t>
            </w:r>
          </w:p>
        </w:tc>
        <w:tc>
          <w:tcPr>
            <w:tcW w:w="12848" w:type="dxa"/>
            <w:vAlign w:val="center"/>
          </w:tcPr>
          <w:p w:rsidR="00FE4898"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全表扫描或者范围扫描：</w:t>
            </w:r>
            <w:r w:rsidRPr="00FE4898">
              <w:rPr>
                <w:rFonts w:ascii="Century Schoolbook" w:hAnsi="Century Schoolbook" w:hint="eastAsia"/>
                <w:b/>
                <w:color w:val="FF0000"/>
                <w:szCs w:val="21"/>
              </w:rPr>
              <w:t>不使用索引</w:t>
            </w:r>
            <w:r w:rsidRPr="00FE4898">
              <w:rPr>
                <w:rFonts w:ascii="Century Schoolbook" w:hAnsi="Century Schoolbook" w:hint="eastAsia"/>
                <w:szCs w:val="21"/>
              </w:rPr>
              <w:t>，顺序扫描，直接读取表上的数据（访问数据文件）</w:t>
            </w:r>
          </w:p>
        </w:tc>
      </w:tr>
      <w:tr w:rsidR="00FE4898"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unique_subquery</w:t>
            </w:r>
          </w:p>
        </w:tc>
        <w:tc>
          <w:tcPr>
            <w:tcW w:w="12848" w:type="dxa"/>
            <w:vAlign w:val="center"/>
          </w:tcPr>
          <w:p w:rsidR="00FE4898"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在子查询中，基于唯一索引进行扫描，类似于</w:t>
            </w:r>
            <w:r w:rsidRPr="00FE4898">
              <w:rPr>
                <w:rFonts w:ascii="Century Schoolbook" w:hAnsi="Century Schoolbook" w:hint="eastAsia"/>
                <w:szCs w:val="21"/>
              </w:rPr>
              <w:t>EQ_REF</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index_subquery</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在子查询中，基于除唯一索引之外的索引进行扫描</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w:t>
            </w:r>
            <w:r>
              <w:rPr>
                <w:rFonts w:ascii="Century Schoolbook" w:hAnsi="Century Schoolbook"/>
                <w:b w:val="0"/>
                <w:szCs w:val="21"/>
              </w:rPr>
              <w:t>merge</w:t>
            </w:r>
          </w:p>
        </w:tc>
        <w:tc>
          <w:tcPr>
            <w:tcW w:w="12848" w:type="dxa"/>
            <w:vAlign w:val="center"/>
          </w:tcPr>
          <w:p w:rsidR="00C37351"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多重范围扫描。两表连接的每个表的连接字段上均有索引存在且索引有序，结果合并在一起。适用于作集合的并、交操作。</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ft</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FULL TEXT</w:t>
            </w:r>
            <w:r w:rsidRPr="00FE4898">
              <w:rPr>
                <w:rFonts w:ascii="Century Schoolbook" w:hAnsi="Century Schoolbook" w:hint="eastAsia"/>
                <w:szCs w:val="21"/>
              </w:rPr>
              <w:t>，全文检索</w:t>
            </w:r>
          </w:p>
        </w:tc>
      </w:tr>
    </w:tbl>
    <w:p w:rsidR="00A353D2" w:rsidDel="002D7999" w:rsidRDefault="00A353D2" w:rsidP="007D35CF">
      <w:pPr>
        <w:rPr>
          <w:del w:id="0" w:author="Yangcl" w:date="2020-03-26T16:59:00Z"/>
          <w:rFonts w:ascii="Century Schoolbook" w:hAnsi="Century Schoolbook"/>
        </w:rPr>
      </w:pPr>
      <w:bookmarkStart w:id="1" w:name="_GoBack"/>
      <w:bookmarkEnd w:id="1"/>
    </w:p>
    <w:p w:rsidR="00A353D2" w:rsidDel="002D7999" w:rsidRDefault="00A353D2" w:rsidP="007D35CF">
      <w:pPr>
        <w:rPr>
          <w:del w:id="2" w:author="Yangcl" w:date="2020-03-26T16:58:00Z"/>
          <w:rFonts w:ascii="Century Schoolbook" w:hAnsi="Century Schoolbook" w:hint="eastAsia"/>
        </w:rPr>
      </w:pPr>
    </w:p>
    <w:p w:rsidR="00A353D2" w:rsidDel="002D7999" w:rsidRDefault="00A353D2" w:rsidP="007D35CF">
      <w:pPr>
        <w:rPr>
          <w:del w:id="3" w:author="Yangcl" w:date="2020-03-26T16:58:00Z"/>
          <w:rFonts w:ascii="Century Schoolbook" w:hAnsi="Century Schoolbook"/>
        </w:rPr>
      </w:pPr>
    </w:p>
    <w:p w:rsidR="00A353D2" w:rsidDel="002D7999" w:rsidRDefault="00A353D2" w:rsidP="007D35CF">
      <w:pPr>
        <w:rPr>
          <w:del w:id="4" w:author="Yangcl" w:date="2020-03-26T16:58:00Z"/>
          <w:rFonts w:ascii="Century Schoolbook" w:hAnsi="Century Schoolbook"/>
        </w:rPr>
      </w:pPr>
    </w:p>
    <w:p w:rsidR="00A353D2" w:rsidDel="002D7999" w:rsidRDefault="00A353D2" w:rsidP="007D35CF">
      <w:pPr>
        <w:rPr>
          <w:del w:id="5" w:author="Yangcl" w:date="2020-03-26T16:58:00Z"/>
          <w:rFonts w:ascii="Century Schoolbook" w:hAnsi="Century Schoolbook"/>
        </w:rPr>
      </w:pPr>
    </w:p>
    <w:p w:rsidR="00A353D2" w:rsidDel="002D7999" w:rsidRDefault="00A353D2" w:rsidP="007D35CF">
      <w:pPr>
        <w:rPr>
          <w:del w:id="6" w:author="Yangcl" w:date="2020-03-26T16:58:00Z"/>
          <w:rFonts w:ascii="Century Schoolbook" w:hAnsi="Century Schoolbook"/>
        </w:rPr>
      </w:pPr>
    </w:p>
    <w:p w:rsidR="00A353D2" w:rsidDel="002D7999" w:rsidRDefault="00A353D2" w:rsidP="007D35CF">
      <w:pPr>
        <w:rPr>
          <w:del w:id="7" w:author="Yangcl" w:date="2020-03-26T16:58:00Z"/>
          <w:rFonts w:ascii="Century Schoolbook" w:hAnsi="Century Schoolbook"/>
        </w:rPr>
      </w:pPr>
    </w:p>
    <w:p w:rsidR="00A353D2" w:rsidDel="002D7999" w:rsidRDefault="00A353D2" w:rsidP="007D35CF">
      <w:pPr>
        <w:rPr>
          <w:del w:id="8" w:author="Yangcl" w:date="2020-03-26T16:58:00Z"/>
          <w:rFonts w:ascii="Century Schoolbook" w:hAnsi="Century Schoolbook"/>
        </w:rPr>
      </w:pPr>
    </w:p>
    <w:p w:rsidR="00A353D2" w:rsidDel="002D7999" w:rsidRDefault="00A353D2" w:rsidP="007D35CF">
      <w:pPr>
        <w:rPr>
          <w:del w:id="9" w:author="Yangcl" w:date="2020-03-26T16:58:00Z"/>
          <w:rFonts w:ascii="Century Schoolbook" w:hAnsi="Century Schoolbook"/>
        </w:rPr>
      </w:pPr>
    </w:p>
    <w:p w:rsidR="00A353D2" w:rsidDel="002D7999" w:rsidRDefault="00A353D2" w:rsidP="007D35CF">
      <w:pPr>
        <w:rPr>
          <w:del w:id="10" w:author="Yangcl" w:date="2020-03-26T16:58:00Z"/>
          <w:rFonts w:ascii="Century Schoolbook" w:hAnsi="Century Schoolbook"/>
        </w:rPr>
      </w:pPr>
    </w:p>
    <w:p w:rsidR="00A353D2" w:rsidDel="002D7999" w:rsidRDefault="00A353D2" w:rsidP="007D35CF">
      <w:pPr>
        <w:rPr>
          <w:del w:id="11" w:author="Yangcl" w:date="2020-03-26T16:58:00Z"/>
          <w:rFonts w:ascii="Century Schoolbook" w:hAnsi="Century Schoolbook"/>
        </w:rPr>
      </w:pPr>
    </w:p>
    <w:p w:rsidR="00A353D2" w:rsidDel="002D7999" w:rsidRDefault="00A353D2" w:rsidP="007D35CF">
      <w:pPr>
        <w:rPr>
          <w:del w:id="12" w:author="Yangcl" w:date="2020-03-26T16:58:00Z"/>
          <w:rFonts w:ascii="Century Schoolbook" w:hAnsi="Century Schoolbook"/>
        </w:rPr>
      </w:pPr>
    </w:p>
    <w:p w:rsidR="00A353D2" w:rsidDel="002D7999" w:rsidRDefault="00A353D2" w:rsidP="007D35CF">
      <w:pPr>
        <w:rPr>
          <w:del w:id="13" w:author="Yangcl" w:date="2020-03-26T16:58:00Z"/>
          <w:rFonts w:ascii="Century Schoolbook" w:hAnsi="Century Schoolbook"/>
        </w:rPr>
      </w:pPr>
    </w:p>
    <w:p w:rsidR="00A353D2" w:rsidDel="002D7999" w:rsidRDefault="00A353D2" w:rsidP="007D35CF">
      <w:pPr>
        <w:rPr>
          <w:del w:id="14" w:author="Yangcl" w:date="2020-03-26T16:58:00Z"/>
          <w:rFonts w:ascii="Century Schoolbook" w:hAnsi="Century Schoolbook"/>
        </w:rPr>
      </w:pPr>
    </w:p>
    <w:p w:rsidR="00A353D2" w:rsidDel="002D7999" w:rsidRDefault="00A353D2" w:rsidP="007D35CF">
      <w:pPr>
        <w:rPr>
          <w:del w:id="15" w:author="Yangcl" w:date="2020-03-26T16:58:00Z"/>
          <w:rFonts w:ascii="Century Schoolbook" w:hAnsi="Century Schoolbook" w:hint="eastAsia"/>
        </w:rPr>
      </w:pPr>
    </w:p>
    <w:p w:rsidR="00A353D2" w:rsidDel="002D7999" w:rsidRDefault="00A353D2" w:rsidP="007D35CF">
      <w:pPr>
        <w:rPr>
          <w:del w:id="16" w:author="Yangcl" w:date="2020-03-26T16:58:00Z"/>
          <w:rFonts w:ascii="Century Schoolbook" w:hAnsi="Century Schoolbook" w:hint="eastAsia"/>
        </w:rPr>
      </w:pPr>
    </w:p>
    <w:p w:rsidR="00A353D2" w:rsidDel="002D7999" w:rsidRDefault="00A353D2" w:rsidP="007D35CF">
      <w:pPr>
        <w:rPr>
          <w:del w:id="17" w:author="Yangcl" w:date="2020-03-26T16:58:00Z"/>
          <w:rFonts w:ascii="Century Schoolbook" w:hAnsi="Century Schoolbook" w:hint="eastAsia"/>
        </w:rPr>
      </w:pPr>
    </w:p>
    <w:p w:rsidR="00220E00" w:rsidDel="002D7999" w:rsidRDefault="00220E00" w:rsidP="007D35CF">
      <w:pPr>
        <w:rPr>
          <w:del w:id="18" w:author="Yangcl" w:date="2020-03-26T16:58:00Z"/>
          <w:rFonts w:ascii="Century Schoolbook" w:hAnsi="Century Schoolbook" w:hint="eastAsia"/>
        </w:rPr>
      </w:pPr>
    </w:p>
    <w:p w:rsidR="00220E00" w:rsidDel="002D7999" w:rsidRDefault="00220E00" w:rsidP="007D35CF">
      <w:pPr>
        <w:rPr>
          <w:del w:id="19" w:author="Yangcl" w:date="2020-03-26T16:58:00Z"/>
          <w:rFonts w:ascii="Century Schoolbook" w:hAnsi="Century Schoolbook" w:hint="eastAsia"/>
        </w:rPr>
      </w:pPr>
    </w:p>
    <w:p w:rsidR="00220E00" w:rsidDel="002D7999" w:rsidRDefault="00220E00" w:rsidP="007D35CF">
      <w:pPr>
        <w:rPr>
          <w:del w:id="20" w:author="Yangcl" w:date="2020-03-26T16:58:00Z"/>
          <w:rFonts w:ascii="Century Schoolbook" w:hAnsi="Century Schoolbook" w:hint="eastAsia"/>
        </w:rPr>
      </w:pPr>
    </w:p>
    <w:p w:rsidR="00220E00" w:rsidDel="002D7999" w:rsidRDefault="00220E00" w:rsidP="007D35CF">
      <w:pPr>
        <w:rPr>
          <w:del w:id="21" w:author="Yangcl" w:date="2020-03-26T16:58:00Z"/>
          <w:rFonts w:ascii="Century Schoolbook" w:hAnsi="Century Schoolbook" w:hint="eastAsia"/>
        </w:rPr>
      </w:pPr>
    </w:p>
    <w:p w:rsidR="00220E00" w:rsidRDefault="00220E00" w:rsidP="007D35CF">
      <w:pPr>
        <w:rPr>
          <w:rFonts w:ascii="Century Schoolbook" w:hAnsi="Century Schoolbook" w:hint="eastAsia"/>
        </w:rPr>
      </w:pPr>
    </w:p>
    <w:p w:rsidR="00220E00" w:rsidDel="002D7999" w:rsidRDefault="00995673" w:rsidP="007D35CF">
      <w:pPr>
        <w:rPr>
          <w:del w:id="22" w:author="Yangcl" w:date="2020-03-26T16:58:00Z"/>
          <w:rFonts w:ascii="Century Schoolbook" w:hAnsi="Century Schoolbook"/>
        </w:rPr>
      </w:pPr>
      <w:r>
        <w:rPr>
          <w:rFonts w:ascii="Century Schoolbook" w:hAnsi="Century Schoolbook"/>
        </w:rPr>
        <w:t>你定义的索引在查询时是否生效取决于这里展示的</w:t>
      </w:r>
      <w:r>
        <w:rPr>
          <w:rFonts w:ascii="Century Schoolbook" w:hAnsi="Century Schoolbook"/>
        </w:rPr>
        <w:t>type</w:t>
      </w:r>
      <w:r>
        <w:rPr>
          <w:rFonts w:ascii="Century Schoolbook" w:hAnsi="Century Schoolbook"/>
        </w:rPr>
        <w:t>的值</w:t>
      </w:r>
      <w:r>
        <w:rPr>
          <w:rFonts w:ascii="Century Schoolbook" w:hAnsi="Century Schoolbook" w:hint="eastAsia"/>
        </w:rPr>
        <w:t>。</w:t>
      </w:r>
    </w:p>
    <w:p w:rsidR="00220E00" w:rsidDel="002D7999" w:rsidRDefault="00220E00" w:rsidP="007D35CF">
      <w:pPr>
        <w:rPr>
          <w:del w:id="23" w:author="Yangcl" w:date="2020-03-26T16:58:00Z"/>
          <w:rFonts w:ascii="Century Schoolbook" w:hAnsi="Century Schoolbook" w:hint="eastAsia"/>
        </w:rPr>
      </w:pPr>
    </w:p>
    <w:p w:rsidR="00FE4898" w:rsidDel="002D7999" w:rsidRDefault="00FE4898" w:rsidP="007D35CF">
      <w:pPr>
        <w:rPr>
          <w:del w:id="24" w:author="Yangcl" w:date="2020-03-26T16:58:00Z"/>
          <w:rFonts w:ascii="Century Schoolbook" w:hAnsi="Century Schoolbook" w:hint="eastAsia"/>
        </w:rPr>
      </w:pPr>
    </w:p>
    <w:p w:rsidR="002D7999" w:rsidRDefault="002D7999" w:rsidP="007D35CF">
      <w:pPr>
        <w:rPr>
          <w:rFonts w:ascii="Century Schoolbook" w:hAnsi="Century Schoolbook" w:hint="eastAsia"/>
        </w:rPr>
      </w:pPr>
    </w:p>
    <w:p w:rsidR="00DC4C0C" w:rsidRDefault="00DC4C0C" w:rsidP="00C56435">
      <w:pPr>
        <w:pageBreakBefore/>
        <w:rPr>
          <w:rFonts w:ascii="Century Schoolbook" w:hAnsi="Century Schoolbook"/>
        </w:rPr>
      </w:pPr>
    </w:p>
    <w:p w:rsidR="00DC4C0C" w:rsidRPr="00C56435" w:rsidRDefault="00C56435" w:rsidP="00C56435">
      <w:pPr>
        <w:pStyle w:val="Tip2"/>
        <w:rPr>
          <w:szCs w:val="44"/>
        </w:rPr>
      </w:pPr>
      <w:r w:rsidRPr="00C56435">
        <w:rPr>
          <w:rFonts w:hint="eastAsia"/>
          <w:szCs w:val="44"/>
        </w:rPr>
        <w:t>2.2</w:t>
      </w:r>
      <w:r w:rsidRPr="00C56435">
        <w:rPr>
          <w:rFonts w:hint="eastAsia"/>
          <w:szCs w:val="44"/>
        </w:rPr>
        <w:t>数据库索引深层原理</w:t>
      </w:r>
      <w:r w:rsidRPr="00C56435">
        <w:rPr>
          <w:rFonts w:hint="eastAsia"/>
          <w:szCs w:val="44"/>
        </w:rPr>
        <w:t xml:space="preserve"> </w:t>
      </w:r>
    </w:p>
    <w:p w:rsidR="00DC4C0C" w:rsidRDefault="00C31DAF" w:rsidP="00C31DAF">
      <w:pPr>
        <w:ind w:firstLine="420"/>
        <w:rPr>
          <w:rFonts w:ascii="Century Schoolbook" w:hAnsi="Century Schoolbook"/>
        </w:rPr>
      </w:pPr>
      <w:r>
        <w:rPr>
          <w:rFonts w:ascii="Century Schoolbook" w:hAnsi="Century Schoolbook" w:hint="eastAsia"/>
        </w:rPr>
        <w:t>2.1</w:t>
      </w:r>
      <w:r>
        <w:rPr>
          <w:rFonts w:ascii="Century Schoolbook" w:hAnsi="Century Schoolbook" w:hint="eastAsia"/>
        </w:rPr>
        <w:t>节从实用性角度总结了在开发中用到的索引知识点</w:t>
      </w:r>
      <w:r w:rsidR="003C5879">
        <w:rPr>
          <w:rFonts w:ascii="Century Schoolbook" w:hAnsi="Century Schoolbook" w:hint="eastAsia"/>
        </w:rPr>
        <w:t>，尤其在重构某个功能或者项目模块的时候显得尤为重要。但是并没有从一个深层的角度来认识索引的本质。</w:t>
      </w:r>
    </w:p>
    <w:p w:rsidR="003C5879" w:rsidRDefault="003C5879" w:rsidP="003C5879">
      <w:pPr>
        <w:rPr>
          <w:rFonts w:ascii="Century Schoolbook" w:hAnsi="Century Schoolbook"/>
        </w:rPr>
      </w:pPr>
      <w:r>
        <w:rPr>
          <w:rFonts w:ascii="Century Schoolbook" w:hAnsi="Century Schoolbook"/>
        </w:rPr>
        <w:t>这一节中将汇集所有优秀的文章</w:t>
      </w:r>
      <w:r>
        <w:rPr>
          <w:rFonts w:ascii="Century Schoolbook" w:hAnsi="Century Schoolbook" w:hint="eastAsia"/>
        </w:rPr>
        <w:t>，</w:t>
      </w:r>
      <w:r>
        <w:rPr>
          <w:rFonts w:ascii="Century Schoolbook" w:hAnsi="Century Schoolbook"/>
        </w:rPr>
        <w:t>加以总结</w:t>
      </w:r>
      <w:r>
        <w:rPr>
          <w:rFonts w:ascii="Century Schoolbook" w:hAnsi="Century Schoolbook" w:hint="eastAsia"/>
        </w:rPr>
        <w:t>：什么是索引的本质。</w:t>
      </w:r>
    </w:p>
    <w:p w:rsidR="008144DE" w:rsidRPr="008144DE" w:rsidRDefault="008144DE" w:rsidP="008144DE">
      <w:pPr>
        <w:pStyle w:val="Tip3"/>
      </w:pPr>
      <w:r w:rsidRPr="008144DE">
        <w:rPr>
          <w:rFonts w:hint="eastAsia"/>
        </w:rPr>
        <w:t>2</w:t>
      </w:r>
      <w:r w:rsidRPr="008144DE">
        <w:t>.2.1</w:t>
      </w:r>
      <w:r w:rsidRPr="008144DE">
        <w:t>索引的</w:t>
      </w:r>
      <w:r w:rsidRPr="008144DE">
        <w:rPr>
          <w:rFonts w:hint="eastAsia"/>
        </w:rPr>
        <w:t>数据结构及算法基础</w:t>
      </w:r>
      <w:r w:rsidRPr="008144DE">
        <w:rPr>
          <w:rFonts w:hint="eastAsia"/>
        </w:rPr>
        <w:t xml:space="preserve"> </w:t>
      </w:r>
    </w:p>
    <w:p w:rsidR="00DC4C0C" w:rsidRPr="004833A6" w:rsidRDefault="004833A6" w:rsidP="004833A6">
      <w:pPr>
        <w:outlineLvl w:val="3"/>
        <w:rPr>
          <w:rFonts w:ascii="Century Schoolbook" w:hAnsi="Century Schoolbook"/>
          <w:b/>
          <w:sz w:val="28"/>
          <w:szCs w:val="28"/>
        </w:rPr>
      </w:pPr>
      <w:r w:rsidRPr="004833A6">
        <w:rPr>
          <w:rFonts w:ascii="Century Schoolbook" w:hAnsi="Century Schoolbook"/>
          <w:b/>
          <w:sz w:val="28"/>
          <w:szCs w:val="28"/>
        </w:rPr>
        <w:t>A</w:t>
      </w:r>
      <w:r w:rsidRPr="004833A6">
        <w:rPr>
          <w:rFonts w:ascii="Century Schoolbook" w:hAnsi="Century Schoolbook" w:hint="eastAsia"/>
          <w:b/>
          <w:sz w:val="28"/>
          <w:szCs w:val="28"/>
        </w:rPr>
        <w:t>：索引的本质</w:t>
      </w:r>
      <w:r w:rsidRPr="004833A6">
        <w:rPr>
          <w:rFonts w:ascii="Century Schoolbook" w:hAnsi="Century Schoolbook" w:hint="eastAsia"/>
          <w:b/>
          <w:sz w:val="28"/>
          <w:szCs w:val="28"/>
        </w:rPr>
        <w:t xml:space="preserve"> </w:t>
      </w:r>
    </w:p>
    <w:p w:rsidR="00DC4C0C" w:rsidRDefault="004833A6" w:rsidP="004833A6">
      <w:pPr>
        <w:ind w:firstLine="420"/>
        <w:rPr>
          <w:rFonts w:ascii="Century Schoolbook" w:hAnsi="Century Schoolbook"/>
        </w:rPr>
      </w:pPr>
      <w:r w:rsidRPr="004833A6">
        <w:rPr>
          <w:rFonts w:ascii="Century Schoolbook" w:hAnsi="Century Schoolbook" w:hint="eastAsia"/>
        </w:rPr>
        <w:t>MySQL</w:t>
      </w:r>
      <w:r w:rsidRPr="004833A6">
        <w:rPr>
          <w:rFonts w:ascii="Century Schoolbook" w:hAnsi="Century Schoolbook" w:hint="eastAsia"/>
        </w:rPr>
        <w:t>官方对索引的定义为：索引（</w:t>
      </w:r>
      <w:r w:rsidRPr="004833A6">
        <w:rPr>
          <w:rFonts w:ascii="Century Schoolbook" w:hAnsi="Century Schoolbook" w:hint="eastAsia"/>
        </w:rPr>
        <w:t>Index</w:t>
      </w:r>
      <w:r w:rsidRPr="004833A6">
        <w:rPr>
          <w:rFonts w:ascii="Century Schoolbook" w:hAnsi="Century Schoolbook" w:hint="eastAsia"/>
        </w:rPr>
        <w:t>）是帮助</w:t>
      </w:r>
      <w:r w:rsidRPr="004833A6">
        <w:rPr>
          <w:rFonts w:ascii="Century Schoolbook" w:hAnsi="Century Schoolbook" w:hint="eastAsia"/>
        </w:rPr>
        <w:t>MySQL</w:t>
      </w:r>
      <w:r w:rsidRPr="004833A6">
        <w:rPr>
          <w:rFonts w:ascii="Century Schoolbook" w:hAnsi="Century Schoolbook" w:hint="eastAsia"/>
        </w:rPr>
        <w:t>高效获取数据的数据结构。提取句子主干，就可以得到索引的本质：</w:t>
      </w:r>
      <w:r w:rsidRPr="004833A6">
        <w:rPr>
          <w:rFonts w:ascii="Century Schoolbook" w:hAnsi="Century Schoolbook" w:hint="eastAsia"/>
          <w:color w:val="FF0000"/>
        </w:rPr>
        <w:t>索引是一种数据结构</w:t>
      </w:r>
      <w:r w:rsidRPr="004833A6">
        <w:rPr>
          <w:rFonts w:ascii="Century Schoolbook" w:hAnsi="Century Schoolbook" w:hint="eastAsia"/>
        </w:rPr>
        <w:t>。数据库查询是数据库的主要功能之一，最基本的查询算法是顺序查找（</w:t>
      </w:r>
      <w:r w:rsidRPr="004833A6">
        <w:rPr>
          <w:rFonts w:ascii="Century Schoolbook" w:hAnsi="Century Schoolbook" w:hint="eastAsia"/>
        </w:rPr>
        <w:t>linear search</w:t>
      </w:r>
      <w:r w:rsidRPr="004833A6">
        <w:rPr>
          <w:rFonts w:ascii="Century Schoolbook" w:hAnsi="Century Schoolbook" w:hint="eastAsia"/>
        </w:rPr>
        <w:t>）时间复杂度为</w:t>
      </w:r>
      <w:r w:rsidRPr="004833A6">
        <w:rPr>
          <w:rFonts w:ascii="Century Schoolbook" w:hAnsi="Century Schoolbook" w:hint="eastAsia"/>
        </w:rPr>
        <w:t>O(n)</w:t>
      </w:r>
      <w:r w:rsidRPr="004833A6">
        <w:rPr>
          <w:rFonts w:ascii="Century Schoolbook" w:hAnsi="Century Schoolbook" w:hint="eastAsia"/>
        </w:rPr>
        <w:t>，显然在数据量很大时效率很低。优化的查找算法如二分查找（</w:t>
      </w:r>
      <w:r w:rsidRPr="004833A6">
        <w:rPr>
          <w:rFonts w:ascii="Century Schoolbook" w:hAnsi="Century Schoolbook" w:hint="eastAsia"/>
        </w:rPr>
        <w:t>binary search</w:t>
      </w:r>
      <w:r w:rsidRPr="004833A6">
        <w:rPr>
          <w:rFonts w:ascii="Century Schoolbook" w:hAnsi="Century Schoolbook" w:hint="eastAsia"/>
        </w:rPr>
        <w:t>）、二叉树查找（</w:t>
      </w:r>
      <w:r w:rsidRPr="004833A6">
        <w:rPr>
          <w:rFonts w:ascii="Century Schoolbook" w:hAnsi="Century Schoolbook" w:hint="eastAsia"/>
        </w:rPr>
        <w:t>binary tree search</w:t>
      </w:r>
      <w:r w:rsidRPr="004833A6">
        <w:rPr>
          <w:rFonts w:ascii="Century Schoolbook" w:hAnsi="Century Schoolbook" w:hint="eastAsia"/>
        </w:rPr>
        <w:t>）等，虽然查找效率提高了。但是各自对检索的数据都有要求：二分查找要求被检索数据有序，而二叉树查找只能应用于二叉查找树上，但是数据本身的组织结构不可能完全满足各种数据结构（例如，理论上不可能同时将两列都按顺序进行组织）。所以，在数据之外，数据库系统还维护着满足特定查找算法的数据结构。这些数据结构以某种方式引用（指向）数据，这样就可以在这些数据结构上实现高级查找算法。这种数据结构就是索引。</w:t>
      </w:r>
    </w:p>
    <w:p w:rsidR="00DC4C0C" w:rsidRDefault="00DC4C0C" w:rsidP="007D35CF">
      <w:pPr>
        <w:rPr>
          <w:rFonts w:ascii="Century Schoolbook" w:hAnsi="Century Schoolbook"/>
        </w:rPr>
      </w:pPr>
    </w:p>
    <w:p w:rsidR="00DC4C0C" w:rsidRDefault="00417073" w:rsidP="00417073">
      <w:pPr>
        <w:ind w:left="840" w:firstLine="420"/>
        <w:jc w:val="left"/>
        <w:rPr>
          <w:rFonts w:ascii="Century Schoolbook" w:hAnsi="Century Schoolbook"/>
        </w:rPr>
      </w:pPr>
      <w:r>
        <w:rPr>
          <w:noProof/>
        </w:rPr>
        <w:drawing>
          <wp:inline distT="0" distB="0" distL="0" distR="0">
            <wp:extent cx="5600700" cy="2828925"/>
            <wp:effectExtent l="0" t="0" r="0" b="9525"/>
            <wp:docPr id="24" name="图片 24" descr="http://img.blog.csdn.net/20140328183811312?watermark/2/text/aHR0cDovL2Jsb2cuY3Nkbi5uZXQvZnVfems=/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328183811312?watermark/2/text/aHR0cDovL2Jsb2cuY3Nkbi5uZXQvZnVfems=/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2828925"/>
                    </a:xfrm>
                    <a:prstGeom prst="rect">
                      <a:avLst/>
                    </a:prstGeom>
                    <a:noFill/>
                    <a:ln>
                      <a:noFill/>
                    </a:ln>
                  </pic:spPr>
                </pic:pic>
              </a:graphicData>
            </a:graphic>
          </wp:inline>
        </w:drawing>
      </w:r>
      <w:r>
        <w:rPr>
          <w:rFonts w:ascii="Century Schoolbook" w:hAnsi="Century Schoolbook" w:hint="eastAsia"/>
        </w:rPr>
        <w:t xml:space="preserve"> </w:t>
      </w:r>
    </w:p>
    <w:p w:rsidR="00C31DAF" w:rsidRDefault="00417073" w:rsidP="00417073">
      <w:pPr>
        <w:ind w:firstLine="420"/>
        <w:rPr>
          <w:rFonts w:ascii="Century Schoolbook" w:hAnsi="Century Schoolbook"/>
        </w:rPr>
      </w:pPr>
      <w:r>
        <w:rPr>
          <w:rFonts w:ascii="Century Schoolbook" w:hAnsi="Century Schoolbook" w:hint="eastAsia"/>
        </w:rPr>
        <w:t>上</w:t>
      </w:r>
      <w:r w:rsidRPr="00417073">
        <w:rPr>
          <w:rFonts w:ascii="Century Schoolbook" w:hAnsi="Century Schoolbook" w:hint="eastAsia"/>
        </w:rPr>
        <w:t>图展示了一种可能的索引方式。左边是数据表，一共有两列七条记录，最左边的是数据记录的物理地址（注意逻辑上相邻的记录在磁盘上也并不是一定物理相邻的）。为了加快</w:t>
      </w:r>
      <w:r w:rsidRPr="00417073">
        <w:rPr>
          <w:rFonts w:ascii="Century Schoolbook" w:hAnsi="Century Schoolbook" w:hint="eastAsia"/>
        </w:rPr>
        <w:t>Col2</w:t>
      </w:r>
      <w:r w:rsidRPr="00417073">
        <w:rPr>
          <w:rFonts w:ascii="Century Schoolbook" w:hAnsi="Century Schoolbook" w:hint="eastAsia"/>
        </w:rPr>
        <w:t>的查找，可以维护一个右边所示的二叉查找树，每个节点分别包含索引键值和一个指向对应数据记录物理地址的指针，这样就可以运用二叉查找在</w:t>
      </w:r>
      <w:r w:rsidRPr="00417073">
        <w:rPr>
          <w:rFonts w:ascii="Century Schoolbook" w:hAnsi="Century Schoolbook" w:hint="eastAsia"/>
        </w:rPr>
        <w:t>O(log2n)</w:t>
      </w:r>
      <w:r w:rsidRPr="00417073">
        <w:rPr>
          <w:rFonts w:ascii="Century Schoolbook" w:hAnsi="Century Schoolbook" w:hint="eastAsia"/>
        </w:rPr>
        <w:t>的复杂度内获取到相应数据。虽然这是一个货真价实的索引，但是实际的数据库系统几乎没有使用二叉查找树或其进化品种红黑树（</w:t>
      </w:r>
      <w:r w:rsidRPr="00417073">
        <w:rPr>
          <w:rFonts w:ascii="Century Schoolbook" w:hAnsi="Century Schoolbook" w:hint="eastAsia"/>
        </w:rPr>
        <w:t>red-black tree</w:t>
      </w:r>
      <w:r w:rsidRPr="00417073">
        <w:rPr>
          <w:rFonts w:ascii="Century Schoolbook" w:hAnsi="Century Schoolbook" w:hint="eastAsia"/>
        </w:rPr>
        <w:t>）实现的，原因会在下文介绍。</w:t>
      </w:r>
    </w:p>
    <w:p w:rsidR="00C31DAF" w:rsidRDefault="00C31DAF" w:rsidP="007D35CF">
      <w:pPr>
        <w:rPr>
          <w:rFonts w:ascii="Century Schoolbook" w:hAnsi="Century Schoolbook"/>
        </w:rPr>
      </w:pPr>
    </w:p>
    <w:p w:rsidR="00C31DAF" w:rsidRPr="00417073" w:rsidRDefault="00417073" w:rsidP="00417073">
      <w:pPr>
        <w:outlineLvl w:val="3"/>
        <w:rPr>
          <w:rFonts w:ascii="Century Schoolbook" w:hAnsi="Century Schoolbook"/>
          <w:b/>
          <w:sz w:val="28"/>
          <w:szCs w:val="28"/>
        </w:rPr>
      </w:pPr>
      <w:r w:rsidRPr="00417073">
        <w:rPr>
          <w:rFonts w:ascii="Century Schoolbook" w:hAnsi="Century Schoolbook"/>
          <w:b/>
          <w:sz w:val="28"/>
          <w:szCs w:val="28"/>
        </w:rPr>
        <w:t>B</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009032FF">
        <w:rPr>
          <w:rFonts w:ascii="Century Schoolbook" w:hAnsi="Century Schoolbook" w:hint="eastAsia"/>
          <w:b/>
          <w:sz w:val="28"/>
          <w:szCs w:val="28"/>
        </w:rPr>
        <w:t xml:space="preserve"> </w:t>
      </w:r>
    </w:p>
    <w:p w:rsidR="00C31DAF" w:rsidRDefault="0082701D" w:rsidP="0082701D">
      <w:pPr>
        <w:ind w:firstLine="420"/>
        <w:rPr>
          <w:rFonts w:ascii="Century Schoolbook" w:hAnsi="Century Schoolbook"/>
        </w:rPr>
      </w:pPr>
      <w:r w:rsidRPr="0082701D">
        <w:rPr>
          <w:rFonts w:ascii="Century Schoolbook" w:hAnsi="Century Schoolbook" w:hint="eastAsia"/>
        </w:rPr>
        <w:t>为了描述</w:t>
      </w:r>
      <w:r w:rsidRPr="0082701D">
        <w:rPr>
          <w:rFonts w:ascii="Century Schoolbook" w:hAnsi="Century Schoolbook" w:hint="eastAsia"/>
        </w:rPr>
        <w:t>B-Tree</w:t>
      </w:r>
      <w:r w:rsidRPr="0082701D">
        <w:rPr>
          <w:rFonts w:ascii="Century Schoolbook" w:hAnsi="Century Schoolbook" w:hint="eastAsia"/>
        </w:rPr>
        <w:t>，首先定义一条数据记录为一个二元组</w:t>
      </w:r>
      <w:r w:rsidRPr="0082701D">
        <w:rPr>
          <w:rFonts w:ascii="Century Schoolbook" w:hAnsi="Century Schoolbook" w:hint="eastAsia"/>
        </w:rPr>
        <w:t>[key, data]</w:t>
      </w:r>
      <w:r w:rsidRPr="0082701D">
        <w:rPr>
          <w:rFonts w:ascii="Century Schoolbook" w:hAnsi="Century Schoolbook" w:hint="eastAsia"/>
        </w:rPr>
        <w:t>，</w:t>
      </w:r>
      <w:r w:rsidRPr="0082701D">
        <w:rPr>
          <w:rFonts w:ascii="Century Schoolbook" w:hAnsi="Century Schoolbook" w:hint="eastAsia"/>
        </w:rPr>
        <w:t>key</w:t>
      </w:r>
      <w:r w:rsidRPr="0082701D">
        <w:rPr>
          <w:rFonts w:ascii="Century Schoolbook" w:hAnsi="Century Schoolbook" w:hint="eastAsia"/>
        </w:rPr>
        <w:t>为记录的键值，对于不同数据记录，</w:t>
      </w:r>
      <w:r w:rsidRPr="0082701D">
        <w:rPr>
          <w:rFonts w:ascii="Century Schoolbook" w:hAnsi="Century Schoolbook" w:hint="eastAsia"/>
        </w:rPr>
        <w:t>key</w:t>
      </w:r>
      <w:r w:rsidRPr="0082701D">
        <w:rPr>
          <w:rFonts w:ascii="Century Schoolbook" w:hAnsi="Century Schoolbook" w:hint="eastAsia"/>
        </w:rPr>
        <w:t>是互不相同的；</w:t>
      </w:r>
      <w:r w:rsidRPr="0082701D">
        <w:rPr>
          <w:rFonts w:ascii="Century Schoolbook" w:hAnsi="Century Schoolbook" w:hint="eastAsia"/>
        </w:rPr>
        <w:t>data</w:t>
      </w:r>
      <w:r w:rsidRPr="0082701D">
        <w:rPr>
          <w:rFonts w:ascii="Century Schoolbook" w:hAnsi="Century Schoolbook" w:hint="eastAsia"/>
        </w:rPr>
        <w:t>为数据记录除</w:t>
      </w:r>
      <w:r w:rsidRPr="0082701D">
        <w:rPr>
          <w:rFonts w:ascii="Century Schoolbook" w:hAnsi="Century Schoolbook" w:hint="eastAsia"/>
        </w:rPr>
        <w:t>key</w:t>
      </w:r>
      <w:r w:rsidRPr="0082701D">
        <w:rPr>
          <w:rFonts w:ascii="Century Schoolbook" w:hAnsi="Century Schoolbook" w:hint="eastAsia"/>
        </w:rPr>
        <w:t>外的数据。那么</w:t>
      </w:r>
      <w:r w:rsidRPr="0082701D">
        <w:rPr>
          <w:rFonts w:ascii="Century Schoolbook" w:hAnsi="Century Schoolbook" w:hint="eastAsia"/>
        </w:rPr>
        <w:t>B-Tree</w:t>
      </w:r>
      <w:r w:rsidRPr="0082701D">
        <w:rPr>
          <w:rFonts w:ascii="Century Schoolbook" w:hAnsi="Century Schoolbook" w:hint="eastAsia"/>
        </w:rPr>
        <w:t>是满足下列条件的数据结构：</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d&gt;=2</w:t>
      </w:r>
      <w:r w:rsidRPr="0082701D">
        <w:rPr>
          <w:rFonts w:ascii="Century Schoolbook" w:hAnsi="Century Schoolbook" w:hint="eastAsia"/>
        </w:rPr>
        <w:t>，即</w:t>
      </w:r>
      <w:r w:rsidRPr="0082701D">
        <w:rPr>
          <w:rFonts w:ascii="Century Schoolbook" w:hAnsi="Century Schoolbook" w:hint="eastAsia"/>
        </w:rPr>
        <w:t>B-Tree</w:t>
      </w:r>
      <w:r w:rsidRPr="0082701D">
        <w:rPr>
          <w:rFonts w:ascii="Century Schoolbook" w:hAnsi="Century Schoolbook" w:hint="eastAsia"/>
        </w:rPr>
        <w:t>的度；</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h</w:t>
      </w:r>
      <w:r w:rsidRPr="0082701D">
        <w:rPr>
          <w:rFonts w:ascii="Century Schoolbook" w:hAnsi="Century Schoolbook" w:hint="eastAsia"/>
        </w:rPr>
        <w:t>为</w:t>
      </w:r>
      <w:r w:rsidRPr="0082701D">
        <w:rPr>
          <w:rFonts w:ascii="Century Schoolbook" w:hAnsi="Century Schoolbook" w:hint="eastAsia"/>
        </w:rPr>
        <w:t>B-Tree</w:t>
      </w:r>
      <w:r w:rsidRPr="0082701D">
        <w:rPr>
          <w:rFonts w:ascii="Century Schoolbook" w:hAnsi="Century Schoolbook" w:hint="eastAsia"/>
        </w:rPr>
        <w:t>的高；</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每个非叶子结点由</w:t>
      </w:r>
      <w:r w:rsidRPr="0082701D">
        <w:rPr>
          <w:rFonts w:ascii="Century Schoolbook" w:hAnsi="Century Schoolbook" w:hint="eastAsia"/>
        </w:rPr>
        <w:t>n-1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n</w:t>
      </w:r>
      <w:r w:rsidRPr="0082701D">
        <w:rPr>
          <w:rFonts w:ascii="Century Schoolbook" w:hAnsi="Century Schoolbook" w:hint="eastAsia"/>
        </w:rPr>
        <w:t>个指针组成，其中</w:t>
      </w:r>
      <w:r w:rsidRPr="0082701D">
        <w:rPr>
          <w:rFonts w:ascii="Century Schoolbook" w:hAnsi="Century Schoolbook" w:hint="eastAsia"/>
        </w:rPr>
        <w:t>d&lt;=n&lt;=2d</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每个叶子结点至少包含一个</w:t>
      </w:r>
      <w:r w:rsidRPr="0082701D">
        <w:rPr>
          <w:rFonts w:ascii="Century Schoolbook" w:hAnsi="Century Schoolbook" w:hint="eastAsia"/>
        </w:rPr>
        <w:t>key</w:t>
      </w:r>
      <w:r w:rsidRPr="0082701D">
        <w:rPr>
          <w:rFonts w:ascii="Century Schoolbook" w:hAnsi="Century Schoolbook" w:hint="eastAsia"/>
        </w:rPr>
        <w:t>和两个指针，最多包含</w:t>
      </w:r>
      <w:r w:rsidRPr="0082701D">
        <w:rPr>
          <w:rFonts w:ascii="Century Schoolbook" w:hAnsi="Century Schoolbook" w:hint="eastAsia"/>
        </w:rPr>
        <w:t>2d-1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2d</w:t>
      </w:r>
      <w:r w:rsidRPr="0082701D">
        <w:rPr>
          <w:rFonts w:ascii="Century Schoolbook" w:hAnsi="Century Schoolbook" w:hint="eastAsia"/>
        </w:rPr>
        <w:t>个指针，叶结点的指针均为</w:t>
      </w:r>
      <w:r w:rsidRPr="0082701D">
        <w:rPr>
          <w:rFonts w:ascii="Century Schoolbook" w:hAnsi="Century Schoolbook" w:hint="eastAsia"/>
        </w:rPr>
        <w:t>NULL</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所有叶结点都在同一层，深度等于树高</w:t>
      </w:r>
      <w:r w:rsidRPr="0082701D">
        <w:rPr>
          <w:rFonts w:ascii="Century Schoolbook" w:hAnsi="Century Schoolbook" w:hint="eastAsia"/>
        </w:rPr>
        <w:t>h</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key</w:t>
      </w:r>
      <w:r w:rsidRPr="0082701D">
        <w:rPr>
          <w:rFonts w:ascii="Century Schoolbook" w:hAnsi="Century Schoolbook" w:hint="eastAsia"/>
        </w:rPr>
        <w:t>和指针相互间隔，结点两端是指针；</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一个结点中的</w:t>
      </w:r>
      <w:r w:rsidRPr="0082701D">
        <w:rPr>
          <w:rFonts w:ascii="Century Schoolbook" w:hAnsi="Century Schoolbook" w:hint="eastAsia"/>
        </w:rPr>
        <w:t>key</w:t>
      </w:r>
      <w:r w:rsidRPr="0082701D">
        <w:rPr>
          <w:rFonts w:ascii="Century Schoolbook" w:hAnsi="Century Schoolbook" w:hint="eastAsia"/>
        </w:rPr>
        <w:t>从左至右非递减排列；</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最左边且不为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v(key1)</w:t>
      </w:r>
      <w:r w:rsidRPr="0082701D">
        <w:rPr>
          <w:rFonts w:ascii="Century Schoolbook" w:hAnsi="Century Schoolbook" w:hint="eastAsia"/>
        </w:rPr>
        <w:t>，其中</w:t>
      </w:r>
      <w:r w:rsidRPr="0082701D">
        <w:rPr>
          <w:rFonts w:ascii="Century Schoolbook" w:hAnsi="Century Schoolbook" w:hint="eastAsia"/>
        </w:rPr>
        <w:t>v(key1)</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的第一个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最右边且不为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大于</w:t>
      </w:r>
      <w:r w:rsidRPr="0082701D">
        <w:rPr>
          <w:rFonts w:ascii="Century Schoolbook" w:hAnsi="Century Schoolbook" w:hint="eastAsia"/>
        </w:rPr>
        <w:t>v(keym)</w:t>
      </w:r>
      <w:r w:rsidRPr="0082701D">
        <w:rPr>
          <w:rFonts w:ascii="Century Schoolbook" w:hAnsi="Century Schoolbook" w:hint="eastAsia"/>
        </w:rPr>
        <w:t>，其中</w:t>
      </w:r>
      <w:r w:rsidRPr="0082701D">
        <w:rPr>
          <w:rFonts w:ascii="Century Schoolbook" w:hAnsi="Century Schoolbook" w:hint="eastAsia"/>
        </w:rPr>
        <w:t>v(keym)</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的最后一个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的左右相邻</w:t>
      </w:r>
      <w:r w:rsidRPr="0082701D">
        <w:rPr>
          <w:rFonts w:ascii="Century Schoolbook" w:hAnsi="Century Schoolbook" w:hint="eastAsia"/>
        </w:rPr>
        <w:t>key</w:t>
      </w:r>
      <w:r w:rsidRPr="0082701D">
        <w:rPr>
          <w:rFonts w:ascii="Century Schoolbook" w:hAnsi="Century Schoolbook" w:hint="eastAsia"/>
        </w:rPr>
        <w:t>分别是</w:t>
      </w:r>
      <w:r w:rsidRPr="0082701D">
        <w:rPr>
          <w:rFonts w:ascii="Century Schoolbook" w:hAnsi="Century Schoolbook" w:hint="eastAsia"/>
        </w:rPr>
        <w:t>keyi</w:t>
      </w:r>
      <w:r w:rsidRPr="0082701D">
        <w:rPr>
          <w:rFonts w:ascii="Century Schoolbook" w:hAnsi="Century Schoolbook" w:hint="eastAsia"/>
        </w:rPr>
        <w:t>和</w:t>
      </w:r>
      <w:r w:rsidRPr="0082701D">
        <w:rPr>
          <w:rFonts w:ascii="Century Schoolbook" w:hAnsi="Century Schoolbook" w:hint="eastAsia"/>
        </w:rPr>
        <w:t>keyi+1</w:t>
      </w:r>
      <w:r w:rsidRPr="0082701D">
        <w:rPr>
          <w:rFonts w:ascii="Century Schoolbook" w:hAnsi="Century Schoolbook" w:hint="eastAsia"/>
        </w:rPr>
        <w:t>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v(keyi+1)</w:t>
      </w:r>
      <w:r w:rsidRPr="0082701D">
        <w:rPr>
          <w:rFonts w:ascii="Century Schoolbook" w:hAnsi="Century Schoolbook" w:hint="eastAsia"/>
        </w:rPr>
        <w:t>且大于</w:t>
      </w:r>
      <w:r w:rsidRPr="0082701D">
        <w:rPr>
          <w:rFonts w:ascii="Century Schoolbook" w:hAnsi="Century Schoolbook" w:hint="eastAsia"/>
        </w:rPr>
        <w:t>v(keyi)</w:t>
      </w:r>
      <w:r w:rsidRPr="0082701D">
        <w:rPr>
          <w:rFonts w:ascii="Century Schoolbook" w:hAnsi="Century Schoolbook" w:hint="eastAsia"/>
        </w:rPr>
        <w:t>。</w:t>
      </w:r>
    </w:p>
    <w:p w:rsidR="0082701D" w:rsidRPr="0082701D" w:rsidRDefault="00E674AD" w:rsidP="0082701D">
      <w:pPr>
        <w:ind w:left="840" w:firstLine="420"/>
        <w:rPr>
          <w:rFonts w:ascii="Century Schoolbook" w:hAnsi="Century Schoolbook"/>
        </w:rPr>
      </w:pPr>
      <w:r>
        <w:rPr>
          <w:noProof/>
        </w:rPr>
        <w:drawing>
          <wp:inline distT="0" distB="0" distL="0" distR="0">
            <wp:extent cx="5172075" cy="1819275"/>
            <wp:effectExtent l="0" t="0" r="9525" b="9525"/>
            <wp:docPr id="27" name="图片 27" descr="http://blog.codinglabs.org/uploads/pictures/theory-of-mysql-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codinglabs.org/uploads/pictures/theory-of-mysql-index/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1819275"/>
                    </a:xfrm>
                    <a:prstGeom prst="rect">
                      <a:avLst/>
                    </a:prstGeom>
                    <a:noFill/>
                    <a:ln>
                      <a:noFill/>
                    </a:ln>
                  </pic:spPr>
                </pic:pic>
              </a:graphicData>
            </a:graphic>
          </wp:inline>
        </w:drawing>
      </w:r>
    </w:p>
    <w:p w:rsidR="0082701D" w:rsidRPr="0082701D" w:rsidRDefault="003C50A9" w:rsidP="0082701D">
      <w:pPr>
        <w:rPr>
          <w:rFonts w:ascii="Century Schoolbook" w:hAnsi="Century Schoolbook"/>
        </w:rPr>
      </w:pPr>
      <w:r w:rsidRPr="003C50A9">
        <w:rPr>
          <w:rFonts w:ascii="Century Schoolbook" w:hAnsi="Century Schoolbook" w:hint="eastAsia"/>
        </w:rPr>
        <w:t>由于</w:t>
      </w:r>
      <w:r w:rsidRPr="003C50A9">
        <w:rPr>
          <w:rFonts w:ascii="Century Schoolbook" w:hAnsi="Century Schoolbook" w:hint="eastAsia"/>
        </w:rPr>
        <w:t>B-Tree</w:t>
      </w:r>
      <w:r w:rsidRPr="003C50A9">
        <w:rPr>
          <w:rFonts w:ascii="Century Schoolbook" w:hAnsi="Century Schoolbook" w:hint="eastAsia"/>
        </w:rPr>
        <w:t>的特性，在</w:t>
      </w:r>
      <w:r w:rsidRPr="003C50A9">
        <w:rPr>
          <w:rFonts w:ascii="Century Schoolbook" w:hAnsi="Century Schoolbook" w:hint="eastAsia"/>
        </w:rPr>
        <w:t>B-Tree</w:t>
      </w:r>
      <w:r w:rsidRPr="003C50A9">
        <w:rPr>
          <w:rFonts w:ascii="Century Schoolbook" w:hAnsi="Century Schoolbook" w:hint="eastAsia"/>
        </w:rPr>
        <w:t>中按</w:t>
      </w:r>
      <w:r w:rsidRPr="003C50A9">
        <w:rPr>
          <w:rFonts w:ascii="Century Schoolbook" w:hAnsi="Century Schoolbook" w:hint="eastAsia"/>
        </w:rPr>
        <w:t>key</w:t>
      </w:r>
      <w:r w:rsidRPr="003C50A9">
        <w:rPr>
          <w:rFonts w:ascii="Century Schoolbook" w:hAnsi="Century Schoolbook" w:hint="eastAsia"/>
        </w:rPr>
        <w:t>检索数据的算法非常直观：首先从根节点进行二分查找，如果找到则返回对应节点的</w:t>
      </w:r>
      <w:r w:rsidRPr="003C50A9">
        <w:rPr>
          <w:rFonts w:ascii="Century Schoolbook" w:hAnsi="Century Schoolbook" w:hint="eastAsia"/>
        </w:rPr>
        <w:t>data</w:t>
      </w:r>
      <w:r w:rsidRPr="003C50A9">
        <w:rPr>
          <w:rFonts w:ascii="Century Schoolbook" w:hAnsi="Century Schoolbook" w:hint="eastAsia"/>
        </w:rPr>
        <w:t>，否则对相应区间的指针指向的节点递归进行查找，直到找到节点或找到</w:t>
      </w:r>
      <w:r w:rsidRPr="003C50A9">
        <w:rPr>
          <w:rFonts w:ascii="Century Schoolbook" w:hAnsi="Century Schoolbook" w:hint="eastAsia"/>
        </w:rPr>
        <w:t>null</w:t>
      </w:r>
      <w:r w:rsidRPr="003C50A9">
        <w:rPr>
          <w:rFonts w:ascii="Century Schoolbook" w:hAnsi="Century Schoolbook" w:hint="eastAsia"/>
        </w:rPr>
        <w:t>指针，前者查找成功，后者查找失败。</w:t>
      </w:r>
      <w:r w:rsidRPr="003C50A9">
        <w:rPr>
          <w:rFonts w:ascii="Century Schoolbook" w:hAnsi="Century Schoolbook" w:hint="eastAsia"/>
        </w:rPr>
        <w:t>B-Tree</w:t>
      </w:r>
      <w:r w:rsidRPr="003C50A9">
        <w:rPr>
          <w:rFonts w:ascii="Century Schoolbook" w:hAnsi="Century Schoolbook" w:hint="eastAsia"/>
        </w:rPr>
        <w:t>上查找算法的伪代码如下：</w:t>
      </w:r>
    </w:p>
    <w:p w:rsidR="00C31DAF" w:rsidRDefault="003C50A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5104" behindDoc="0" locked="0" layoutInCell="1" allowOverlap="1" wp14:anchorId="04E27C76" wp14:editId="7FCD80FF">
                <wp:simplePos x="0" y="0"/>
                <wp:positionH relativeFrom="column">
                  <wp:posOffset>4445</wp:posOffset>
                </wp:positionH>
                <wp:positionV relativeFrom="paragraph">
                  <wp:posOffset>36195</wp:posOffset>
                </wp:positionV>
                <wp:extent cx="8382000" cy="2085975"/>
                <wp:effectExtent l="57150" t="38100" r="76200" b="104775"/>
                <wp:wrapNone/>
                <wp:docPr id="26" name="矩形 26"/>
                <wp:cNvGraphicFramePr/>
                <a:graphic xmlns:a="http://schemas.openxmlformats.org/drawingml/2006/main">
                  <a:graphicData uri="http://schemas.microsoft.com/office/word/2010/wordprocessingShape">
                    <wps:wsp>
                      <wps:cNvSpPr/>
                      <wps:spPr>
                        <a:xfrm>
                          <a:off x="0" y="0"/>
                          <a:ext cx="8382000" cy="20859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27C76" id="矩形 26" o:spid="_x0000_s1037" style="position:absolute;left:0;text-align:left;margin-left:.35pt;margin-top:2.85pt;width:660pt;height:16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" fillcolor="#cdddac [1622]" strokecolor="#94b64e [3046]">
                <v:fill color2="#f0f4e6 [502]" rotate="t" angle="180" colors="0 #dafda7;22938f #e4fdc2;1 #f5ffe6" focus="100%" type="gradient"/>
                <v:shadow on="t" color="black" opacity="24903f" origin=",.5" offset="0,.55556mm"/>
                <v:textbox>
                  <w:txbxContent>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v:textbox>
              </v:rect>
            </w:pict>
          </mc:Fallback>
        </mc:AlternateContent>
      </w: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D155F5" w:rsidP="007D35CF">
      <w:pPr>
        <w:rPr>
          <w:rFonts w:ascii="Century Schoolbook" w:hAnsi="Century Schoolbook"/>
        </w:rPr>
      </w:pPr>
      <w:r w:rsidRPr="00D155F5">
        <w:rPr>
          <w:rFonts w:ascii="Century Schoolbook" w:hAnsi="Century Schoolbook" w:hint="eastAsia"/>
        </w:rPr>
        <w:t>关于</w:t>
      </w:r>
      <w:r w:rsidRPr="00D155F5">
        <w:rPr>
          <w:rFonts w:ascii="Century Schoolbook" w:hAnsi="Century Schoolbook" w:hint="eastAsia"/>
        </w:rPr>
        <w:t>B-Tree</w:t>
      </w:r>
      <w:r w:rsidRPr="00D155F5">
        <w:rPr>
          <w:rFonts w:ascii="Century Schoolbook" w:hAnsi="Century Schoolbook" w:hint="eastAsia"/>
        </w:rPr>
        <w:t>有一系列有趣的性质，例如一个度为</w:t>
      </w:r>
      <w:r w:rsidRPr="00D155F5">
        <w:rPr>
          <w:rFonts w:ascii="Century Schoolbook" w:hAnsi="Century Schoolbook" w:hint="eastAsia"/>
        </w:rPr>
        <w:t>d</w:t>
      </w:r>
      <w:r w:rsidRPr="00D155F5">
        <w:rPr>
          <w:rFonts w:ascii="Century Schoolbook" w:hAnsi="Century Schoolbook" w:hint="eastAsia"/>
        </w:rPr>
        <w:t>的</w:t>
      </w:r>
      <w:r w:rsidRPr="00D155F5">
        <w:rPr>
          <w:rFonts w:ascii="Century Schoolbook" w:hAnsi="Century Schoolbook" w:hint="eastAsia"/>
        </w:rPr>
        <w:t>B-Tree</w:t>
      </w:r>
      <w:r w:rsidRPr="00D155F5">
        <w:rPr>
          <w:rFonts w:ascii="Century Schoolbook" w:hAnsi="Century Schoolbook" w:hint="eastAsia"/>
        </w:rPr>
        <w:t>，设其索引</w:t>
      </w:r>
      <w:r w:rsidRPr="00D155F5">
        <w:rPr>
          <w:rFonts w:ascii="Century Schoolbook" w:hAnsi="Century Schoolbook" w:hint="eastAsia"/>
        </w:rPr>
        <w:t>N</w:t>
      </w:r>
      <w:r w:rsidRPr="00D155F5">
        <w:rPr>
          <w:rFonts w:ascii="Century Schoolbook" w:hAnsi="Century Schoolbook" w:hint="eastAsia"/>
        </w:rPr>
        <w:t>个</w:t>
      </w:r>
      <w:r w:rsidRPr="00D155F5">
        <w:rPr>
          <w:rFonts w:ascii="Century Schoolbook" w:hAnsi="Century Schoolbook" w:hint="eastAsia"/>
        </w:rPr>
        <w:t>key</w:t>
      </w:r>
      <w:r w:rsidRPr="00D155F5">
        <w:rPr>
          <w:rFonts w:ascii="Century Schoolbook" w:hAnsi="Century Schoolbook" w:hint="eastAsia"/>
        </w:rPr>
        <w:t>，则其树高</w:t>
      </w:r>
      <w:r w:rsidRPr="00D155F5">
        <w:rPr>
          <w:rFonts w:ascii="Century Schoolbook" w:hAnsi="Century Schoolbook" w:hint="eastAsia"/>
        </w:rPr>
        <w:t>h</w:t>
      </w:r>
      <w:r w:rsidRPr="00D155F5">
        <w:rPr>
          <w:rFonts w:ascii="Century Schoolbook" w:hAnsi="Century Schoolbook" w:hint="eastAsia"/>
        </w:rPr>
        <w:t>的上限为</w:t>
      </w:r>
      <w:r w:rsidRPr="00D155F5">
        <w:rPr>
          <w:rFonts w:ascii="Century Schoolbook" w:hAnsi="Century Schoolbook" w:hint="eastAsia"/>
        </w:rPr>
        <w:t>logd((N+1)/2)</w:t>
      </w:r>
      <w:r w:rsidRPr="00D155F5">
        <w:rPr>
          <w:rFonts w:ascii="Century Schoolbook" w:hAnsi="Century Schoolbook" w:hint="eastAsia"/>
        </w:rPr>
        <w:t>，检索一个</w:t>
      </w:r>
      <w:r w:rsidRPr="00D155F5">
        <w:rPr>
          <w:rFonts w:ascii="Century Schoolbook" w:hAnsi="Century Schoolbook" w:hint="eastAsia"/>
        </w:rPr>
        <w:t>key</w:t>
      </w:r>
      <w:r w:rsidRPr="00D155F5">
        <w:rPr>
          <w:rFonts w:ascii="Century Schoolbook" w:hAnsi="Century Schoolbook" w:hint="eastAsia"/>
        </w:rPr>
        <w:t>，其查找结点个数的渐进复杂度为</w:t>
      </w:r>
      <w:r w:rsidRPr="00D155F5">
        <w:rPr>
          <w:rFonts w:ascii="Century Schoolbook" w:hAnsi="Century Schoolbook" w:hint="eastAsia"/>
        </w:rPr>
        <w:t>O(logdN)</w:t>
      </w:r>
      <w:r w:rsidRPr="00D155F5">
        <w:rPr>
          <w:rFonts w:ascii="Century Schoolbook" w:hAnsi="Century Schoolbook" w:hint="eastAsia"/>
        </w:rPr>
        <w:t>。从这点可以看出，</w:t>
      </w:r>
      <w:r w:rsidRPr="00D155F5">
        <w:rPr>
          <w:rFonts w:ascii="Century Schoolbook" w:hAnsi="Century Schoolbook" w:hint="eastAsia"/>
        </w:rPr>
        <w:t>B-Tree</w:t>
      </w:r>
      <w:r w:rsidRPr="00D155F5">
        <w:rPr>
          <w:rFonts w:ascii="Century Schoolbook" w:hAnsi="Century Schoolbook" w:hint="eastAsia"/>
        </w:rPr>
        <w:t>是一个非常有效率的索引数据结构。</w:t>
      </w:r>
    </w:p>
    <w:p w:rsidR="00D155F5" w:rsidRDefault="00D155F5" w:rsidP="007D35CF">
      <w:pPr>
        <w:rPr>
          <w:rFonts w:ascii="Century Schoolbook" w:hAnsi="Century Schoolbook"/>
        </w:rPr>
      </w:pPr>
    </w:p>
    <w:p w:rsidR="00D155F5" w:rsidRDefault="003C47FA" w:rsidP="007D35CF">
      <w:pPr>
        <w:rPr>
          <w:rFonts w:ascii="Century Schoolbook" w:hAnsi="Century Schoolbook"/>
        </w:rPr>
      </w:pPr>
      <w:r w:rsidRPr="003C47FA">
        <w:rPr>
          <w:rFonts w:ascii="Century Schoolbook" w:hAnsi="Century Schoolbook"/>
        </w:rPr>
        <w:t>https://www.cnblogs.com/tgycoder/p/5410057.html</w:t>
      </w: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C31DAF" w:rsidRDefault="00C31DAF" w:rsidP="007D35CF">
      <w:pPr>
        <w:rPr>
          <w:rFonts w:ascii="Century Schoolbook" w:hAnsi="Century Schoolbook"/>
        </w:rPr>
      </w:pPr>
    </w:p>
    <w:p w:rsidR="009032FF" w:rsidRPr="00417073" w:rsidRDefault="009032FF" w:rsidP="009032FF">
      <w:pPr>
        <w:outlineLvl w:val="3"/>
        <w:rPr>
          <w:rFonts w:ascii="Century Schoolbook" w:hAnsi="Century Schoolbook"/>
          <w:b/>
          <w:sz w:val="28"/>
          <w:szCs w:val="28"/>
        </w:rPr>
      </w:pPr>
      <w:r>
        <w:rPr>
          <w:rFonts w:ascii="Century Schoolbook" w:hAnsi="Century Schoolbook" w:hint="eastAsia"/>
          <w:b/>
          <w:sz w:val="28"/>
          <w:szCs w:val="28"/>
        </w:rPr>
        <w:t>C</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Pr="00417073">
        <w:rPr>
          <w:rFonts w:ascii="Century Schoolbook" w:hAnsi="Century Schoolbook"/>
          <w:b/>
          <w:sz w:val="28"/>
          <w:szCs w:val="28"/>
        </w:rPr>
        <w:t xml:space="preserve"> </w:t>
      </w:r>
    </w:p>
    <w:p w:rsidR="00C31DAF" w:rsidRPr="009032F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5E08C9" w:rsidP="005E08C9">
      <w:pPr>
        <w:pStyle w:val="Tip3"/>
      </w:pPr>
      <w:r w:rsidRPr="008144DE">
        <w:rPr>
          <w:rFonts w:hint="eastAsia"/>
        </w:rPr>
        <w:lastRenderedPageBreak/>
        <w:t>2</w:t>
      </w:r>
      <w:r w:rsidRPr="008144DE">
        <w:t>.2.</w:t>
      </w:r>
      <w:r>
        <w:t>2</w:t>
      </w:r>
      <w:r w:rsidRPr="005E08C9">
        <w:rPr>
          <w:rFonts w:hint="eastAsia"/>
        </w:rPr>
        <w:t>数据库</w:t>
      </w:r>
      <w:r w:rsidR="005F6165">
        <w:rPr>
          <w:rFonts w:hint="eastAsia"/>
        </w:rPr>
        <w:t>事物</w:t>
      </w:r>
      <w:r w:rsidRPr="005E08C9">
        <w:rPr>
          <w:rFonts w:hint="eastAsia"/>
        </w:rPr>
        <w:t>隔离级别</w:t>
      </w:r>
      <w:r>
        <w:rPr>
          <w:rFonts w:hint="eastAsia"/>
        </w:rPr>
        <w:t xml:space="preserve"> </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https://www.cnblogs.com/wy697495/p/11025929.html</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https://baijiahao.baidu.com/s?id=1611918898724887602&amp;wfr=spider&amp;for=pc</w:t>
      </w: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C31DAF" w:rsidP="007D35CF">
      <w:pPr>
        <w:rPr>
          <w:rFonts w:ascii="Century Schoolbook" w:hAnsi="Century Schoolbook"/>
        </w:rPr>
      </w:pPr>
      <w:r w:rsidRPr="00DB1F59">
        <w:rPr>
          <w:rFonts w:ascii="Century Schoolbook" w:hAnsi="Century Schoolbook"/>
        </w:rPr>
        <w:t>http://blog.codinglabs.org/articles/index-condition-pushdown.html</w:t>
      </w:r>
    </w:p>
    <w:p w:rsidR="00FE4898" w:rsidRDefault="00FE4898" w:rsidP="007D35CF">
      <w:pPr>
        <w:rPr>
          <w:rFonts w:ascii="Century Schoolbook" w:hAnsi="Century Schoolbook"/>
        </w:rPr>
      </w:pPr>
    </w:p>
    <w:p w:rsid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0768" behindDoc="0" locked="0" layoutInCell="1" allowOverlap="1" wp14:anchorId="170D3859" wp14:editId="71377270">
                <wp:simplePos x="0" y="0"/>
                <wp:positionH relativeFrom="column">
                  <wp:posOffset>0</wp:posOffset>
                </wp:positionH>
                <wp:positionV relativeFrom="paragraph">
                  <wp:posOffset>37465</wp:posOffset>
                </wp:positionV>
                <wp:extent cx="8361575" cy="2017336"/>
                <wp:effectExtent l="57150" t="38100" r="78105" b="97790"/>
                <wp:wrapNone/>
                <wp:docPr id="15" name="矩形 15"/>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Default="00605183" w:rsidP="00417010">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D3859" id="矩形 15" o:spid="_x0000_s1038" style="position:absolute;left:0;text-align:left;margin-left:0;margin-top:2.95pt;width:658.4pt;height:158.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605183" w:rsidRDefault="00605183" w:rsidP="00417010">
                      <w:pPr>
                        <w:jc w:val="left"/>
                      </w:pP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F63F4A" w:rsidRDefault="00F63F4A"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855F8D" w:rsidRDefault="00855F8D"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BF2EE9">
      <w:pPr>
        <w:pStyle w:val="Tip1"/>
      </w:pPr>
      <w:r>
        <w:t>3</w:t>
      </w:r>
      <w:r w:rsidRPr="003B7B47">
        <w:t xml:space="preserve"> </w:t>
      </w:r>
      <w:r w:rsidRPr="003B7B47">
        <w:rPr>
          <w:rFonts w:hint="eastAsia"/>
        </w:rPr>
        <w:t>My</w:t>
      </w:r>
      <w:r>
        <w:rPr>
          <w:rFonts w:hint="eastAsia"/>
        </w:rPr>
        <w:t xml:space="preserve">Cat In Action  </w:t>
      </w:r>
    </w:p>
    <w:p w:rsidR="00BF2EE9" w:rsidRDefault="00BF2EE9" w:rsidP="007D35CF">
      <w:pPr>
        <w:rPr>
          <w:rFonts w:ascii="Century Schoolbook" w:hAnsi="Century Schoolbook"/>
        </w:rPr>
      </w:pPr>
    </w:p>
    <w:p w:rsidR="00BF2EE9" w:rsidRDefault="00775AC5" w:rsidP="00775AC5">
      <w:pPr>
        <w:pStyle w:val="Tip2"/>
      </w:pPr>
      <w:r>
        <w:t xml:space="preserve">3.1 </w:t>
      </w:r>
      <w:r>
        <w:t>数据库集群基本术语</w:t>
      </w:r>
      <w:r>
        <w:rPr>
          <w:rFonts w:hint="eastAsia"/>
        </w:rPr>
        <w:t xml:space="preserve"> </w:t>
      </w:r>
    </w:p>
    <w:p w:rsidR="00BF2EE9" w:rsidRDefault="00775AC5" w:rsidP="00775AC5">
      <w:pPr>
        <w:pStyle w:val="Tip3"/>
      </w:pPr>
      <w:r>
        <w:rPr>
          <w:rFonts w:hint="eastAsia"/>
        </w:rPr>
        <w:t>3.1.1</w:t>
      </w:r>
      <w:r>
        <w:t xml:space="preserve"> </w:t>
      </w:r>
      <w:r>
        <w:t>数据切分</w:t>
      </w:r>
    </w:p>
    <w:p w:rsidR="00BF2EE9" w:rsidRDefault="00775AC5" w:rsidP="007D35CF">
      <w:pPr>
        <w:rPr>
          <w:rFonts w:ascii="Century Schoolbook" w:hAnsi="Century Schoolbook"/>
        </w:rPr>
      </w:pPr>
      <w:r>
        <w:rPr>
          <w:rFonts w:ascii="Century Schoolbook" w:hAnsi="Century Schoolbook"/>
        </w:rPr>
        <w:tab/>
      </w:r>
      <w:r>
        <w:rPr>
          <w:rFonts w:ascii="Century Schoolbook" w:hAnsi="Century Schoolbook" w:hint="eastAsia"/>
        </w:rPr>
        <w:t>M</w:t>
      </w:r>
      <w:r>
        <w:rPr>
          <w:rFonts w:ascii="Century Schoolbook" w:hAnsi="Century Schoolbook"/>
        </w:rPr>
        <w:t>ycat</w:t>
      </w:r>
      <w:r>
        <w:rPr>
          <w:rFonts w:ascii="Century Schoolbook" w:hAnsi="Century Schoolbook"/>
        </w:rPr>
        <w:t>的核心功能</w:t>
      </w:r>
      <w:r>
        <w:rPr>
          <w:rFonts w:ascii="Century Schoolbook" w:hAnsi="Century Schoolbook" w:hint="eastAsia"/>
        </w:rPr>
        <w:t>，通过某种特定的条件，将放在同一个数据库中的数据分散存放在多个数据库主机中，以达到分散到多台设备负载的效果。</w:t>
      </w:r>
    </w:p>
    <w:p w:rsidR="00775AC5" w:rsidRDefault="00775AC5" w:rsidP="007D35CF">
      <w:pPr>
        <w:rPr>
          <w:rFonts w:ascii="Century Schoolbook" w:hAnsi="Century Schoolbook"/>
        </w:rPr>
      </w:pPr>
      <w:r>
        <w:rPr>
          <w:rFonts w:ascii="Century Schoolbook" w:hAnsi="Century Schoolbook"/>
        </w:rPr>
        <w:t>数据切分有两种切分模式</w:t>
      </w:r>
      <w:r>
        <w:rPr>
          <w:rFonts w:ascii="Century Schoolbook" w:hAnsi="Century Schoolbook" w:hint="eastAsia"/>
        </w:rPr>
        <w:t>，</w:t>
      </w:r>
      <w:r>
        <w:rPr>
          <w:rFonts w:ascii="Century Schoolbook" w:hAnsi="Century Schoolbook"/>
        </w:rPr>
        <w:t>一种是按照不同的表</w:t>
      </w:r>
      <w:r>
        <w:rPr>
          <w:rFonts w:ascii="Century Schoolbook" w:hAnsi="Century Schoolbook" w:hint="eastAsia"/>
        </w:rPr>
        <w:t>，</w:t>
      </w:r>
      <w:r>
        <w:rPr>
          <w:rFonts w:ascii="Century Schoolbook" w:hAnsi="Century Schoolbook"/>
        </w:rPr>
        <w:t>将数据切分到不同的数据库主机中</w:t>
      </w:r>
      <w:r>
        <w:rPr>
          <w:rFonts w:ascii="Century Schoolbook" w:hAnsi="Century Schoolbook" w:hint="eastAsia"/>
        </w:rPr>
        <w:t>，</w:t>
      </w:r>
      <w:r>
        <w:rPr>
          <w:rFonts w:ascii="Century Schoolbook" w:hAnsi="Century Schoolbook"/>
        </w:rPr>
        <w:t>这种切分方式称为数据的垂直切分</w:t>
      </w:r>
      <w:r>
        <w:rPr>
          <w:rFonts w:ascii="Century Schoolbook" w:hAnsi="Century Schoolbook" w:hint="eastAsia"/>
        </w:rPr>
        <w:t>，</w:t>
      </w:r>
      <w:r>
        <w:rPr>
          <w:rFonts w:ascii="Century Schoolbook" w:hAnsi="Century Schoolbook"/>
        </w:rPr>
        <w:t>也叫纵向切分</w:t>
      </w:r>
      <w:r>
        <w:rPr>
          <w:rFonts w:ascii="Century Schoolbook" w:hAnsi="Century Schoolbook" w:hint="eastAsia"/>
        </w:rPr>
        <w:t>；</w:t>
      </w:r>
      <w:r>
        <w:rPr>
          <w:rFonts w:ascii="Century Schoolbook" w:hAnsi="Century Schoolbook"/>
        </w:rPr>
        <w:t>另一种</w:t>
      </w:r>
    </w:p>
    <w:p w:rsidR="00775AC5" w:rsidRDefault="00775AC5" w:rsidP="007D35CF">
      <w:pPr>
        <w:rPr>
          <w:rFonts w:ascii="Century Schoolbook" w:hAnsi="Century Schoolbook"/>
        </w:rPr>
      </w:pPr>
      <w:r>
        <w:rPr>
          <w:rFonts w:ascii="Century Schoolbook" w:hAnsi="Century Schoolbook"/>
        </w:rPr>
        <w:t>则是根据表中的数据逻辑关系</w:t>
      </w:r>
      <w:r>
        <w:rPr>
          <w:rFonts w:ascii="Century Schoolbook" w:hAnsi="Century Schoolbook" w:hint="eastAsia"/>
        </w:rPr>
        <w:t>，</w:t>
      </w:r>
      <w:r>
        <w:rPr>
          <w:rFonts w:ascii="Century Schoolbook" w:hAnsi="Century Schoolbook"/>
        </w:rPr>
        <w:t>将同一个表中的数据按照某种特定条件</w:t>
      </w:r>
      <w:r w:rsidR="002E520E">
        <w:rPr>
          <w:rFonts w:ascii="Century Schoolbook" w:hAnsi="Century Schoolbook" w:hint="eastAsia"/>
        </w:rPr>
        <w:t>(</w:t>
      </w:r>
      <w:r w:rsidR="002E520E">
        <w:rPr>
          <w:rFonts w:ascii="Century Schoolbook" w:hAnsi="Century Schoolbook" w:hint="eastAsia"/>
        </w:rPr>
        <w:t>比如：租户</w:t>
      </w:r>
      <w:r w:rsidR="002E520E">
        <w:rPr>
          <w:rFonts w:ascii="Century Schoolbook" w:hAnsi="Century Schoolbook" w:hint="eastAsia"/>
        </w:rPr>
        <w:t>id)</w:t>
      </w:r>
      <w:r>
        <w:rPr>
          <w:rFonts w:ascii="Century Schoolbook" w:hAnsi="Century Schoolbook"/>
        </w:rPr>
        <w:t>拆分到多个数据库主机中</w:t>
      </w:r>
      <w:r w:rsidR="002E520E">
        <w:rPr>
          <w:rFonts w:ascii="Century Schoolbook" w:hAnsi="Century Schoolbook" w:hint="eastAsia"/>
        </w:rPr>
        <w:t>，这种方式称为数据的水平切分，也</w:t>
      </w:r>
    </w:p>
    <w:p w:rsidR="002E520E" w:rsidRPr="002E520E" w:rsidRDefault="002E520E" w:rsidP="007D35CF">
      <w:pPr>
        <w:rPr>
          <w:rFonts w:ascii="Century Schoolbook" w:hAnsi="Century Schoolbook"/>
        </w:rPr>
      </w:pPr>
      <w:r>
        <w:rPr>
          <w:rFonts w:ascii="Century Schoolbook" w:hAnsi="Century Schoolbook"/>
        </w:rPr>
        <w:t>叫做横向切分</w:t>
      </w:r>
      <w:r>
        <w:rPr>
          <w:rFonts w:ascii="Century Schoolbook" w:hAnsi="Century Schoolbook" w:hint="eastAsia"/>
        </w:rPr>
        <w:t>，当单表数据量达到</w:t>
      </w:r>
      <w:r>
        <w:rPr>
          <w:rFonts w:ascii="Century Schoolbook" w:hAnsi="Century Schoolbook" w:hint="eastAsia"/>
        </w:rPr>
        <w:t>800</w:t>
      </w:r>
      <w:r>
        <w:rPr>
          <w:rFonts w:ascii="Century Schoolbook" w:hAnsi="Century Schoolbook" w:hint="eastAsia"/>
        </w:rPr>
        <w:t>万条以上的时候，通常会对该表做横向切分。</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5F2A7A" w:rsidP="007D35CF">
      <w:pPr>
        <w:rPr>
          <w:rFonts w:ascii="Century Schoolbook" w:hAnsi="Century Schoolbook"/>
        </w:rPr>
      </w:pPr>
      <w:r>
        <w:rPr>
          <w:rFonts w:ascii="Century Schoolbook" w:hAnsi="Century Schoolbook"/>
        </w:rPr>
        <w:t>字符串枚举分片</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Pr="00BF2EE9" w:rsidRDefault="00BF2EE9" w:rsidP="007D35CF">
      <w:pPr>
        <w:rPr>
          <w:rFonts w:ascii="Century Schoolbook" w:hAnsi="Century Schoolbook"/>
        </w:rPr>
      </w:pPr>
    </w:p>
    <w:p w:rsidR="00E818BD" w:rsidRDefault="00E818BD" w:rsidP="007D35CF">
      <w:pPr>
        <w:rPr>
          <w:rFonts w:ascii="Century Schoolbook" w:hAnsi="Century Schoolbook"/>
        </w:rPr>
        <w:sectPr w:rsidR="00E818BD" w:rsidSect="000B57B7">
          <w:pgSz w:w="22113" w:h="29484" w:code="8"/>
          <w:pgMar w:top="720" w:right="720" w:bottom="720" w:left="953" w:header="851" w:footer="992" w:gutter="0"/>
          <w:cols w:space="425"/>
          <w:docGrid w:type="lines" w:linePitch="312"/>
        </w:sectPr>
      </w:pPr>
    </w:p>
    <w:p w:rsidR="00580F63" w:rsidRDefault="00855F8D" w:rsidP="005663F2">
      <w:pPr>
        <w:pStyle w:val="Tip1"/>
      </w:pPr>
      <w:r>
        <w:rPr>
          <w:rFonts w:hint="eastAsia"/>
        </w:rPr>
        <w:lastRenderedPageBreak/>
        <w:t>Java</w:t>
      </w:r>
      <w:r w:rsidR="00AB7C03">
        <w:t>高并发底层原理与</w:t>
      </w:r>
      <w:r w:rsidR="0004004E">
        <w:rPr>
          <w:rFonts w:hint="eastAsia"/>
        </w:rPr>
        <w:t>实际应用</w:t>
      </w:r>
      <w:r>
        <w:rPr>
          <w:rFonts w:hint="eastAsia"/>
        </w:rPr>
        <w:t xml:space="preserve"> </w:t>
      </w:r>
    </w:p>
    <w:p w:rsidR="005D1CF9" w:rsidRDefault="000E2A57" w:rsidP="00A4664B">
      <w:pPr>
        <w:pStyle w:val="Tip2"/>
      </w:pPr>
      <w:r>
        <w:rPr>
          <w:rFonts w:hint="eastAsia"/>
        </w:rPr>
        <w:t>J</w:t>
      </w:r>
      <w:r>
        <w:t xml:space="preserve">MM: Java Memory Model </w:t>
      </w:r>
    </w:p>
    <w:p w:rsidR="002330DE" w:rsidRDefault="00A63C1A" w:rsidP="00A63C1A">
      <w:pPr>
        <w:pStyle w:val="Tip3"/>
      </w:pPr>
      <w:r>
        <w:rPr>
          <w:rFonts w:hint="eastAsia"/>
        </w:rPr>
        <w:t>1</w:t>
      </w:r>
      <w:r w:rsidR="00A65C01">
        <w:t>)</w:t>
      </w:r>
      <w:r>
        <w:t xml:space="preserve"> </w:t>
      </w:r>
      <w:r w:rsidR="002330DE">
        <w:t>主内存</w:t>
      </w:r>
      <w:r w:rsidR="005D1CF9">
        <w:rPr>
          <w:rFonts w:hint="eastAsia"/>
        </w:rPr>
        <w:t>、工作内存</w:t>
      </w:r>
      <w:r w:rsidR="002330DE">
        <w:t>与堆栈的关系</w:t>
      </w:r>
      <w:r>
        <w:rPr>
          <w:rFonts w:hint="eastAsia"/>
        </w:rPr>
        <w:t xml:space="preserve"> </w:t>
      </w:r>
      <w:r w:rsidR="00E9311D">
        <w:rPr>
          <w:rFonts w:hint="eastAsia"/>
        </w:rPr>
        <w:t>【</w:t>
      </w:r>
      <w:r w:rsidR="00E9311D" w:rsidRPr="009642A7">
        <w:rPr>
          <w:rFonts w:hint="eastAsia"/>
          <w:color w:val="FF0000"/>
        </w:rPr>
        <w:t>理论基础</w:t>
      </w:r>
      <w:r w:rsidR="00E9311D">
        <w:rPr>
          <w:rFonts w:hint="eastAsia"/>
        </w:rPr>
        <w:t>】</w:t>
      </w:r>
    </w:p>
    <w:p w:rsidR="000B6681" w:rsidRDefault="005D1CF9" w:rsidP="005C511D">
      <w:pPr>
        <w:ind w:firstLine="420"/>
        <w:rPr>
          <w:rFonts w:ascii="Century Schoolbook" w:hAnsi="Century Schoolbook"/>
        </w:rPr>
      </w:pPr>
      <w:r w:rsidRPr="005D1CF9">
        <w:rPr>
          <w:rFonts w:ascii="Century Schoolbook" w:hAnsi="Century Schoolbook" w:hint="eastAsia"/>
        </w:rPr>
        <w:t>JVM</w:t>
      </w:r>
      <w:r w:rsidRPr="005D1CF9">
        <w:rPr>
          <w:rFonts w:ascii="Century Schoolbook" w:hAnsi="Century Schoolbook" w:hint="eastAsia"/>
        </w:rPr>
        <w:t>将内存组织为</w:t>
      </w:r>
      <w:r w:rsidRPr="009642A7">
        <w:rPr>
          <w:rFonts w:ascii="Century Schoolbook" w:hAnsi="Century Schoolbook" w:hint="eastAsia"/>
          <w:b/>
        </w:rPr>
        <w:t>主内存</w:t>
      </w:r>
      <w:r w:rsidRPr="005D1CF9">
        <w:rPr>
          <w:rFonts w:ascii="Century Schoolbook" w:hAnsi="Century Schoolbook" w:hint="eastAsia"/>
        </w:rPr>
        <w:t>和</w:t>
      </w:r>
      <w:r w:rsidRPr="009642A7">
        <w:rPr>
          <w:rFonts w:ascii="Century Schoolbook" w:hAnsi="Century Schoolbook" w:hint="eastAsia"/>
          <w:b/>
        </w:rPr>
        <w:t>工作内存</w:t>
      </w:r>
      <w:r w:rsidRPr="005D1CF9">
        <w:rPr>
          <w:rFonts w:ascii="Century Schoolbook" w:hAnsi="Century Schoolbook" w:hint="eastAsia"/>
        </w:rPr>
        <w:t>两个部分</w:t>
      </w:r>
      <w:r>
        <w:rPr>
          <w:rFonts w:ascii="Century Schoolbook" w:hAnsi="Century Schoolbook" w:hint="eastAsia"/>
        </w:rPr>
        <w:t>。</w:t>
      </w:r>
      <w:r w:rsidRPr="005D1CF9">
        <w:rPr>
          <w:rFonts w:ascii="Century Schoolbook" w:hAnsi="Century Schoolbook" w:hint="eastAsia"/>
        </w:rPr>
        <w:t>主内存主要包括本地方法区和堆。每个线程都有一个工作内存，工作内存中主要包括两个部分，一个是</w:t>
      </w:r>
      <w:r w:rsidRPr="00D97501">
        <w:rPr>
          <w:rFonts w:ascii="Century Schoolbook" w:hAnsi="Century Schoolbook" w:hint="eastAsia"/>
          <w:b/>
          <w:u w:val="wave"/>
        </w:rPr>
        <w:t>属于该线程</w:t>
      </w:r>
      <w:r w:rsidRPr="005D1CF9">
        <w:rPr>
          <w:rFonts w:ascii="Century Schoolbook" w:hAnsi="Century Schoolbook" w:hint="eastAsia"/>
        </w:rPr>
        <w:t>私有的栈和</w:t>
      </w:r>
      <w:r w:rsidRPr="00D64688">
        <w:rPr>
          <w:rFonts w:ascii="Century Schoolbook" w:hAnsi="Century Schoolbook" w:hint="eastAsia"/>
          <w:color w:val="FF0000"/>
        </w:rPr>
        <w:t>对主存部分变量拷贝</w:t>
      </w:r>
      <w:r w:rsidRPr="005D1CF9">
        <w:rPr>
          <w:rFonts w:ascii="Century Schoolbook" w:hAnsi="Century Schoolbook" w:hint="eastAsia"/>
        </w:rPr>
        <w:t>的寄存器</w:t>
      </w:r>
      <w:r w:rsidRPr="005D1CF9">
        <w:rPr>
          <w:rFonts w:ascii="Century Schoolbook" w:hAnsi="Century Schoolbook" w:hint="eastAsia"/>
        </w:rPr>
        <w:t>(</w:t>
      </w:r>
      <w:r w:rsidRPr="005D1CF9">
        <w:rPr>
          <w:rFonts w:ascii="Century Schoolbook" w:hAnsi="Century Schoolbook" w:hint="eastAsia"/>
        </w:rPr>
        <w:t>包括程序计数器</w:t>
      </w:r>
      <w:r w:rsidRPr="005D1CF9">
        <w:rPr>
          <w:rFonts w:ascii="Century Schoolbook" w:hAnsi="Century Schoolbook" w:hint="eastAsia"/>
        </w:rPr>
        <w:t>PC</w:t>
      </w:r>
      <w:r w:rsidRPr="005D1CF9">
        <w:rPr>
          <w:rFonts w:ascii="Century Schoolbook" w:hAnsi="Century Schoolbook" w:hint="eastAsia"/>
        </w:rPr>
        <w:t>和</w:t>
      </w:r>
      <w:r w:rsidRPr="005D1CF9">
        <w:rPr>
          <w:rFonts w:ascii="Century Schoolbook" w:hAnsi="Century Schoolbook" w:hint="eastAsia"/>
        </w:rPr>
        <w:t>cup</w:t>
      </w:r>
      <w:r w:rsidRPr="005D1CF9">
        <w:rPr>
          <w:rFonts w:ascii="Century Schoolbook" w:hAnsi="Century Schoolbook" w:hint="eastAsia"/>
        </w:rPr>
        <w:t>工作的高速缓存区</w:t>
      </w:r>
      <w:r w:rsidRPr="005D1CF9">
        <w:rPr>
          <w:rFonts w:ascii="Century Schoolbook" w:hAnsi="Century Schoolbook" w:hint="eastAsia"/>
        </w:rPr>
        <w:t>)</w:t>
      </w:r>
      <w:r w:rsidRPr="005D1CF9">
        <w:rPr>
          <w:rFonts w:ascii="Century Schoolbook" w:hAnsi="Century Schoolbook" w:hint="eastAsia"/>
        </w:rPr>
        <w:t>。</w:t>
      </w:r>
    </w:p>
    <w:p w:rsidR="005C511D" w:rsidRDefault="005C511D" w:rsidP="00AE59F5">
      <w:pPr>
        <w:rPr>
          <w:rFonts w:ascii="Century Schoolbook" w:hAnsi="Century Schoolbook"/>
        </w:rPr>
      </w:pPr>
      <w:r>
        <w:rPr>
          <w:noProof/>
        </w:rPr>
        <w:drawing>
          <wp:anchor distT="0" distB="0" distL="114300" distR="114300" simplePos="0" relativeHeight="251697152" behindDoc="0" locked="0" layoutInCell="1" allowOverlap="1">
            <wp:simplePos x="0" y="0"/>
            <wp:positionH relativeFrom="column">
              <wp:posOffset>4445</wp:posOffset>
            </wp:positionH>
            <wp:positionV relativeFrom="paragraph">
              <wp:posOffset>54610</wp:posOffset>
            </wp:positionV>
            <wp:extent cx="4456800" cy="4237200"/>
            <wp:effectExtent l="0" t="0" r="1270" b="0"/>
            <wp:wrapSquare wrapText="r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56800" cy="4237200"/>
                    </a:xfrm>
                    <a:prstGeom prst="rect">
                      <a:avLst/>
                    </a:prstGeom>
                  </pic:spPr>
                </pic:pic>
              </a:graphicData>
            </a:graphic>
            <wp14:sizeRelH relativeFrom="margin">
              <wp14:pctWidth>0</wp14:pctWidth>
            </wp14:sizeRelH>
            <wp14:sizeRelV relativeFrom="margin">
              <wp14:pctHeight>0</wp14:pctHeight>
            </wp14:sizeRelV>
          </wp:anchor>
        </w:drawing>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所有的变量都存储在主内存中</w:t>
      </w:r>
      <w:r w:rsidRPr="005D1CF9">
        <w:rPr>
          <w:rFonts w:ascii="Century Schoolbook" w:hAnsi="Century Schoolbook" w:hint="eastAsia"/>
        </w:rPr>
        <w:t>(</w:t>
      </w:r>
      <w:r w:rsidRPr="005D1CF9">
        <w:rPr>
          <w:rFonts w:ascii="Century Schoolbook" w:hAnsi="Century Schoolbook" w:hint="eastAsia"/>
        </w:rPr>
        <w:t>虚拟机内存的一部分</w:t>
      </w:r>
      <w:r w:rsidRPr="005D1CF9">
        <w:rPr>
          <w:rFonts w:ascii="Century Schoolbook" w:hAnsi="Century Schoolbook" w:hint="eastAsia"/>
        </w:rPr>
        <w:t>)</w:t>
      </w:r>
      <w:r w:rsidRPr="005D1CF9">
        <w:rPr>
          <w:rFonts w:ascii="Century Schoolbook" w:hAnsi="Century Schoolbook" w:hint="eastAsia"/>
        </w:rPr>
        <w:t>，对于所有线程都是共享的。</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每条线程都有自己的工作内存，工作内存中保存的是主存中某些变量的拷贝</w:t>
      </w:r>
      <w:r>
        <w:rPr>
          <w:rFonts w:ascii="Century Schoolbook" w:hAnsi="Century Schoolbook" w:hint="eastAsia"/>
        </w:rPr>
        <w:t>。</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线程对变量的所有操作都必须在工作内存中进行，而不能直接读写主内存中的变量。</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线程之间无法直接访问对方的工作内存中的变量，线程间变量的传递均需要通过主内存来完成。</w:t>
      </w:r>
    </w:p>
    <w:p w:rsidR="00C85C69" w:rsidRDefault="005C511D" w:rsidP="00C85C69">
      <w:pPr>
        <w:ind w:firstLine="420"/>
        <w:rPr>
          <w:rFonts w:ascii="Century Schoolbook" w:hAnsi="Century Schoolbook"/>
        </w:rPr>
      </w:pPr>
      <w:r>
        <w:rPr>
          <w:rFonts w:ascii="Century Schoolbook" w:hAnsi="Century Schoolbook" w:hint="eastAsia"/>
        </w:rPr>
        <w:t>简而言之</w:t>
      </w:r>
      <w:r w:rsidR="00C85C69">
        <w:rPr>
          <w:rFonts w:ascii="Century Schoolbook" w:hAnsi="Century Schoolbook" w:hint="eastAsia"/>
        </w:rPr>
        <w:t>【</w:t>
      </w:r>
      <w:r>
        <w:rPr>
          <w:rFonts w:ascii="Century Schoolbook" w:hAnsi="Century Schoolbook" w:hint="eastAsia"/>
        </w:rPr>
        <w:t>工作内存：强调私有性；主内存：强调共享性</w:t>
      </w:r>
      <w:r w:rsidR="00C85C69">
        <w:rPr>
          <w:rFonts w:ascii="Century Schoolbook" w:hAnsi="Century Schoolbook" w:hint="eastAsia"/>
        </w:rPr>
        <w:t>】</w:t>
      </w:r>
      <w:r>
        <w:rPr>
          <w:rFonts w:ascii="Century Schoolbook" w:hAnsi="Century Schoolbook" w:hint="eastAsia"/>
        </w:rPr>
        <w:t>。</w:t>
      </w:r>
      <w:r w:rsidR="00C85C69">
        <w:rPr>
          <w:rFonts w:ascii="Century Schoolbook" w:hAnsi="Century Schoolbook"/>
        </w:rPr>
        <w:t>进程代表一个软件</w:t>
      </w:r>
      <w:r w:rsidR="00C85C69">
        <w:rPr>
          <w:rFonts w:ascii="Century Schoolbook" w:hAnsi="Century Schoolbook" w:hint="eastAsia"/>
        </w:rPr>
        <w:t>，操作系统会为每一个运行的软件创建一个进程，比如：</w:t>
      </w:r>
      <w:r w:rsidR="00C85C69">
        <w:rPr>
          <w:rFonts w:ascii="Century Schoolbook" w:hAnsi="Century Schoolbook"/>
        </w:rPr>
        <w:t>一个</w:t>
      </w:r>
      <w:r w:rsidR="00C85C69">
        <w:rPr>
          <w:rFonts w:ascii="Century Schoolbook" w:hAnsi="Century Schoolbook"/>
        </w:rPr>
        <w:t>Tomcat</w:t>
      </w:r>
      <w:r w:rsidR="00C85C69">
        <w:rPr>
          <w:rFonts w:ascii="Century Schoolbook" w:hAnsi="Century Schoolbook"/>
        </w:rPr>
        <w:t>进程代表了它在操作系统中运行的标识</w:t>
      </w:r>
      <w:r w:rsidR="00C85C69">
        <w:rPr>
          <w:rFonts w:ascii="Century Schoolbook" w:hAnsi="Century Schoolbook" w:hint="eastAsia"/>
        </w:rPr>
        <w:t>，</w:t>
      </w:r>
      <w:r w:rsidR="00C85C69">
        <w:rPr>
          <w:rFonts w:ascii="Century Schoolbook" w:hAnsi="Century Schoolbook"/>
        </w:rPr>
        <w:t>这个</w:t>
      </w:r>
      <w:r w:rsidR="00C85C69">
        <w:rPr>
          <w:rFonts w:ascii="Century Schoolbook" w:hAnsi="Century Schoolbook" w:hint="eastAsia"/>
        </w:rPr>
        <w:t>T</w:t>
      </w:r>
      <w:r w:rsidR="00C85C69">
        <w:rPr>
          <w:rFonts w:ascii="Century Schoolbook" w:hAnsi="Century Schoolbook"/>
        </w:rPr>
        <w:t>omcat</w:t>
      </w:r>
      <w:r w:rsidR="00C85C69">
        <w:rPr>
          <w:rFonts w:ascii="Century Schoolbook" w:hAnsi="Century Schoolbook"/>
        </w:rPr>
        <w:t>启动了一个线程池</w:t>
      </w:r>
      <w:r w:rsidR="00C85C69">
        <w:rPr>
          <w:rFonts w:ascii="Century Schoolbook" w:hAnsi="Century Schoolbook" w:hint="eastAsia"/>
        </w:rPr>
        <w:t>，</w:t>
      </w:r>
      <w:r w:rsidR="00C85C69">
        <w:rPr>
          <w:rFonts w:ascii="Century Schoolbook" w:hAnsi="Century Schoolbook"/>
        </w:rPr>
        <w:t>包含</w:t>
      </w:r>
      <w:r w:rsidR="00C85C69">
        <w:rPr>
          <w:rFonts w:ascii="Century Schoolbook" w:hAnsi="Century Schoolbook" w:hint="eastAsia"/>
        </w:rPr>
        <w:t>2</w:t>
      </w:r>
      <w:r w:rsidR="00C85C69">
        <w:rPr>
          <w:rFonts w:ascii="Century Schoolbook" w:hAnsi="Century Schoolbook"/>
        </w:rPr>
        <w:t>00</w:t>
      </w:r>
      <w:r w:rsidR="00C85C69">
        <w:rPr>
          <w:rFonts w:ascii="Century Schoolbook" w:hAnsi="Century Schoolbook"/>
        </w:rPr>
        <w:t>个线程</w:t>
      </w:r>
      <w:r w:rsidR="00C85C69">
        <w:rPr>
          <w:rFonts w:ascii="Century Schoolbook" w:hAnsi="Century Schoolbook" w:hint="eastAsia"/>
        </w:rPr>
        <w:t>，</w:t>
      </w:r>
      <w:r w:rsidR="00C85C69">
        <w:rPr>
          <w:rFonts w:ascii="Century Schoolbook" w:hAnsi="Century Schoolbook"/>
        </w:rPr>
        <w:t>并发处理客户端传来的请求</w:t>
      </w:r>
      <w:r w:rsidR="00C85C69">
        <w:rPr>
          <w:rFonts w:ascii="Century Schoolbook" w:hAnsi="Century Schoolbook" w:hint="eastAsia"/>
        </w:rPr>
        <w:t>。</w:t>
      </w:r>
      <w:r w:rsidR="005A7808">
        <w:rPr>
          <w:rFonts w:ascii="Century Schoolbook" w:hAnsi="Century Schoolbook" w:hint="eastAsia"/>
        </w:rPr>
        <w:t>每一个线程中会包含若干对象、字段、静态变量等等。</w:t>
      </w:r>
    </w:p>
    <w:p w:rsidR="005A7808" w:rsidRPr="00E63B52" w:rsidRDefault="005A7808" w:rsidP="005A7808">
      <w:pPr>
        <w:rPr>
          <w:rFonts w:ascii="Century Schoolbook" w:hAnsi="Century Schoolbook"/>
          <w:b/>
          <w:color w:val="333333"/>
          <w:szCs w:val="21"/>
          <w:shd w:val="clear" w:color="auto" w:fill="FFFFFF"/>
        </w:rPr>
      </w:pPr>
      <w:r w:rsidRPr="00E63B52">
        <w:rPr>
          <w:rFonts w:ascii="Century Schoolbook" w:hAnsi="Century Schoolbook"/>
          <w:b/>
          <w:color w:val="333333"/>
          <w:szCs w:val="21"/>
          <w:shd w:val="clear" w:color="auto" w:fill="FFFFFF"/>
        </w:rPr>
        <w:t>堆区</w:t>
      </w:r>
      <w:r w:rsidR="00E63B52" w:rsidRPr="00E63B52">
        <w:rPr>
          <w:rFonts w:ascii="Century Schoolbook" w:hAnsi="Century Schoolbook"/>
          <w:b/>
          <w:color w:val="333333"/>
          <w:szCs w:val="21"/>
          <w:shd w:val="clear" w:color="auto" w:fill="FFFFFF"/>
        </w:rPr>
        <w:t>(heap)</w:t>
      </w:r>
      <w:r w:rsidRPr="00E63B52">
        <w:rPr>
          <w:rFonts w:ascii="Century Schoolbook" w:hAnsi="Century Schoolbook"/>
          <w:b/>
          <w:color w:val="333333"/>
          <w:szCs w:val="21"/>
          <w:shd w:val="clear" w:color="auto" w:fill="FFFFFF"/>
        </w:rPr>
        <w:t>：</w:t>
      </w:r>
    </w:p>
    <w:p w:rsidR="00DE7954" w:rsidRDefault="005A7808" w:rsidP="00BD2528">
      <w:pPr>
        <w:ind w:firstLine="420"/>
        <w:rPr>
          <w:rFonts w:ascii="Century Schoolbook" w:hAnsi="Century Schoolbook"/>
        </w:rPr>
      </w:pPr>
      <w:r w:rsidRPr="00E63B52">
        <w:rPr>
          <w:rFonts w:ascii="Century Schoolbook" w:hAnsi="Century Schoolbook"/>
        </w:rPr>
        <w:t>存储的全部是对象，每个对象都包含一个与之对应的</w:t>
      </w:r>
      <w:r w:rsidRPr="00E63B52">
        <w:rPr>
          <w:rFonts w:ascii="Century Schoolbook" w:hAnsi="Century Schoolbook"/>
        </w:rPr>
        <w:t>class</w:t>
      </w:r>
      <w:r w:rsidRPr="00E63B52">
        <w:rPr>
          <w:rFonts w:ascii="Century Schoolbook" w:hAnsi="Century Schoolbook"/>
        </w:rPr>
        <w:t>的信息。</w:t>
      </w:r>
      <w:r w:rsidRPr="00E63B52">
        <w:rPr>
          <w:rFonts w:ascii="Century Schoolbook" w:hAnsi="Century Schoolbook"/>
        </w:rPr>
        <w:t>(class</w:t>
      </w:r>
      <w:r w:rsidRPr="00E63B52">
        <w:rPr>
          <w:rFonts w:ascii="Century Schoolbook" w:hAnsi="Century Schoolbook"/>
        </w:rPr>
        <w:t>的目的是</w:t>
      </w:r>
      <w:r w:rsidRPr="00E63B52">
        <w:rPr>
          <w:rFonts w:ascii="Century Schoolbook" w:hAnsi="Century Schoolbook"/>
          <w:color w:val="FF0000"/>
        </w:rPr>
        <w:t>得到操作指令</w:t>
      </w:r>
      <w:r w:rsidRPr="00E63B52">
        <w:rPr>
          <w:rFonts w:ascii="Century Schoolbook" w:hAnsi="Century Schoolbook"/>
        </w:rPr>
        <w:t>，注意：一个</w:t>
      </w:r>
      <w:r w:rsidRPr="00E63B52">
        <w:rPr>
          <w:rFonts w:ascii="Century Schoolbook" w:hAnsi="Century Schoolbook"/>
        </w:rPr>
        <w:t>class</w:t>
      </w:r>
      <w:r w:rsidRPr="00E63B52">
        <w:rPr>
          <w:rFonts w:ascii="Century Schoolbook" w:hAnsi="Century Schoolbook"/>
        </w:rPr>
        <w:t>可以创建多个对象</w:t>
      </w:r>
      <w:r w:rsidRPr="00E63B52">
        <w:rPr>
          <w:rFonts w:ascii="Century Schoolbook" w:hAnsi="Century Schoolbook"/>
        </w:rPr>
        <w:t>)</w:t>
      </w:r>
      <w:r w:rsidRPr="00E63B52">
        <w:rPr>
          <w:rFonts w:ascii="Century Schoolbook" w:hAnsi="Century Schoolbook"/>
        </w:rPr>
        <w:t>。</w:t>
      </w:r>
    </w:p>
    <w:p w:rsidR="005C5685" w:rsidRDefault="005A7808" w:rsidP="00BD2528">
      <w:pPr>
        <w:ind w:firstLine="420"/>
        <w:rPr>
          <w:rFonts w:ascii="Century Schoolbook" w:hAnsi="Century Schoolbook"/>
        </w:rPr>
      </w:pPr>
      <w:r w:rsidRPr="00E63B52">
        <w:rPr>
          <w:rFonts w:ascii="Century Schoolbook" w:hAnsi="Century Schoolbook"/>
        </w:rPr>
        <w:t>jvm</w:t>
      </w:r>
      <w:r w:rsidRPr="00E63B52">
        <w:rPr>
          <w:rFonts w:ascii="Century Schoolbook" w:hAnsi="Century Schoolbook"/>
        </w:rPr>
        <w:t>只有一个堆区被所有线程共享，堆中不存放基本类型和对象引用，只存放对象本身。</w:t>
      </w:r>
    </w:p>
    <w:p w:rsidR="001C418A" w:rsidRPr="005C5685" w:rsidRDefault="001C418A" w:rsidP="00BD2528">
      <w:pPr>
        <w:ind w:firstLine="420"/>
        <w:rPr>
          <w:rFonts w:ascii="Century Schoolbook" w:hAnsi="Century Schoolbook"/>
        </w:rPr>
      </w:pPr>
    </w:p>
    <w:p w:rsidR="005C511D" w:rsidRPr="00E63B52" w:rsidRDefault="00073EA1" w:rsidP="00AE59F5">
      <w:pPr>
        <w:rPr>
          <w:rFonts w:ascii="Century Schoolbook" w:hAnsi="Century Schoolbook"/>
        </w:rPr>
      </w:pPr>
      <w:r w:rsidRPr="00073EA1">
        <w:rPr>
          <w:rFonts w:ascii="Verdana" w:hAnsi="Verdana"/>
          <w:b/>
          <w:color w:val="333333"/>
          <w:szCs w:val="21"/>
          <w:shd w:val="clear" w:color="auto" w:fill="FFFFFF"/>
        </w:rPr>
        <w:t>方法区</w:t>
      </w:r>
      <w:r>
        <w:rPr>
          <w:rFonts w:ascii="Century Schoolbook" w:hAnsi="Century Schoolbook" w:hint="eastAsia"/>
        </w:rPr>
        <w:t>：</w:t>
      </w:r>
    </w:p>
    <w:p w:rsidR="00DE7954" w:rsidRDefault="00073EA1" w:rsidP="00BD2528">
      <w:pPr>
        <w:rPr>
          <w:rFonts w:ascii="Century Schoolbook" w:hAnsi="Century Schoolbook"/>
        </w:rPr>
      </w:pPr>
      <w:r>
        <w:rPr>
          <w:rFonts w:ascii="Century Schoolbook" w:hAnsi="Century Schoolbook"/>
        </w:rPr>
        <w:tab/>
      </w:r>
      <w:r w:rsidRPr="00073EA1">
        <w:rPr>
          <w:rFonts w:ascii="Century Schoolbook" w:hAnsi="Century Schoolbook" w:hint="eastAsia"/>
        </w:rPr>
        <w:t>又叫静态区，跟堆一样，被所有的线程共享。方法区包含所有的</w:t>
      </w:r>
      <w:r w:rsidRPr="00073EA1">
        <w:rPr>
          <w:rFonts w:ascii="Century Schoolbook" w:hAnsi="Century Schoolbook" w:hint="eastAsia"/>
        </w:rPr>
        <w:t>class</w:t>
      </w:r>
      <w:r w:rsidRPr="00073EA1">
        <w:rPr>
          <w:rFonts w:ascii="Century Schoolbook" w:hAnsi="Century Schoolbook" w:hint="eastAsia"/>
        </w:rPr>
        <w:t>和</w:t>
      </w:r>
      <w:r w:rsidRPr="00073EA1">
        <w:rPr>
          <w:rFonts w:ascii="Century Schoolbook" w:hAnsi="Century Schoolbook" w:hint="eastAsia"/>
        </w:rPr>
        <w:t>static</w:t>
      </w:r>
      <w:r w:rsidRPr="00073EA1">
        <w:rPr>
          <w:rFonts w:ascii="Century Schoolbook" w:hAnsi="Century Schoolbook" w:hint="eastAsia"/>
        </w:rPr>
        <w:t>变量。</w:t>
      </w:r>
    </w:p>
    <w:p w:rsidR="00073EA1" w:rsidRDefault="00073EA1" w:rsidP="00DE7954">
      <w:pPr>
        <w:ind w:firstLine="420"/>
        <w:rPr>
          <w:rFonts w:ascii="Century Schoolbook" w:hAnsi="Century Schoolbook"/>
        </w:rPr>
      </w:pPr>
      <w:r w:rsidRPr="00073EA1">
        <w:rPr>
          <w:rFonts w:ascii="Century Schoolbook" w:hAnsi="Century Schoolbook" w:hint="eastAsia"/>
        </w:rPr>
        <w:t>方法区中包含的都是在整个程序中永远唯一的元素，如</w:t>
      </w:r>
      <w:r w:rsidRPr="00073EA1">
        <w:rPr>
          <w:rFonts w:ascii="Century Schoolbook" w:hAnsi="Century Schoolbook" w:hint="eastAsia"/>
        </w:rPr>
        <w:t>class</w:t>
      </w:r>
      <w:r w:rsidRPr="00073EA1">
        <w:rPr>
          <w:rFonts w:ascii="Century Schoolbook" w:hAnsi="Century Schoolbook" w:hint="eastAsia"/>
        </w:rPr>
        <w:t>，</w:t>
      </w:r>
      <w:r w:rsidRPr="00073EA1">
        <w:rPr>
          <w:rFonts w:ascii="Century Schoolbook" w:hAnsi="Century Schoolbook" w:hint="eastAsia"/>
        </w:rPr>
        <w:t>static</w:t>
      </w:r>
      <w:r w:rsidRPr="00073EA1">
        <w:rPr>
          <w:rFonts w:ascii="Century Schoolbook" w:hAnsi="Century Schoolbook" w:hint="eastAsia"/>
        </w:rPr>
        <w:t>变量。</w:t>
      </w:r>
      <w:r w:rsidRPr="00120E08">
        <w:rPr>
          <w:rFonts w:ascii="Century Schoolbook" w:hAnsi="Century Schoolbook"/>
        </w:rPr>
        <w:t>https://www.cnblogs.com/cmfwm/p/7671188.html</w:t>
      </w:r>
    </w:p>
    <w:p w:rsidR="001C418A" w:rsidRPr="001C418A" w:rsidRDefault="001C418A" w:rsidP="00DE7954">
      <w:pPr>
        <w:ind w:firstLine="420"/>
        <w:rPr>
          <w:rFonts w:ascii="Century Schoolbook" w:hAnsi="Century Schoolbook"/>
        </w:rPr>
      </w:pPr>
    </w:p>
    <w:p w:rsidR="00BD2528" w:rsidRPr="00E63B52" w:rsidRDefault="00BD2528" w:rsidP="00BD2528">
      <w:pPr>
        <w:rPr>
          <w:rFonts w:ascii="Century Schoolbook" w:hAnsi="Century Schoolbook"/>
        </w:rPr>
      </w:pPr>
      <w:r w:rsidRPr="005C5685">
        <w:rPr>
          <w:rFonts w:ascii="Century Schoolbook" w:hAnsi="Century Schoolbook" w:hint="eastAsia"/>
          <w:b/>
        </w:rPr>
        <w:t>栈区</w:t>
      </w:r>
      <w:r>
        <w:rPr>
          <w:rFonts w:ascii="Century Schoolbook" w:hAnsi="Century Schoolbook" w:hint="eastAsia"/>
        </w:rPr>
        <w:t>：</w:t>
      </w:r>
    </w:p>
    <w:p w:rsidR="00DE7954" w:rsidRDefault="00BD2528" w:rsidP="00BD2528">
      <w:pPr>
        <w:rPr>
          <w:rFonts w:ascii="Century Schoolbook" w:hAnsi="Century Schoolbook"/>
        </w:rPr>
      </w:pPr>
      <w:r>
        <w:rPr>
          <w:rFonts w:ascii="Century Schoolbook" w:hAnsi="Century Schoolbook"/>
        </w:rPr>
        <w:tab/>
      </w:r>
      <w:r w:rsidRPr="005C5685">
        <w:rPr>
          <w:rFonts w:ascii="Century Schoolbook" w:hAnsi="Century Schoolbook" w:hint="eastAsia"/>
        </w:rPr>
        <w:t>每个线程包含一个栈区，栈中只保存</w:t>
      </w:r>
      <w:r w:rsidRPr="005C5685">
        <w:rPr>
          <w:rFonts w:ascii="Century Schoolbook" w:hAnsi="Century Schoolbook" w:hint="eastAsia"/>
          <w:color w:val="FF0000"/>
        </w:rPr>
        <w:t>基础数据类型</w:t>
      </w:r>
      <w:r>
        <w:rPr>
          <w:rFonts w:ascii="Century Schoolbook" w:hAnsi="Century Schoolbook" w:hint="eastAsia"/>
        </w:rPr>
        <w:t>8</w:t>
      </w:r>
      <w:r>
        <w:rPr>
          <w:rFonts w:ascii="Century Schoolbook" w:hAnsi="Century Schoolbook" w:hint="eastAsia"/>
        </w:rPr>
        <w:t>个</w:t>
      </w:r>
      <w:r w:rsidRPr="005C5685">
        <w:rPr>
          <w:rFonts w:ascii="Century Schoolbook" w:hAnsi="Century Schoolbook" w:hint="eastAsia"/>
        </w:rPr>
        <w:t>和自定义对象的引用</w:t>
      </w:r>
      <w:r w:rsidRPr="005C5685">
        <w:rPr>
          <w:rFonts w:ascii="Century Schoolbook" w:hAnsi="Century Schoolbook" w:hint="eastAsia"/>
        </w:rPr>
        <w:t>(</w:t>
      </w:r>
      <w:r w:rsidRPr="005C5685">
        <w:rPr>
          <w:rFonts w:ascii="Century Schoolbook" w:hAnsi="Century Schoolbook" w:hint="eastAsia"/>
        </w:rPr>
        <w:t>不是对象</w:t>
      </w:r>
      <w:r w:rsidRPr="005C5685">
        <w:rPr>
          <w:rFonts w:ascii="Century Schoolbook" w:hAnsi="Century Schoolbook" w:hint="eastAsia"/>
        </w:rPr>
        <w:t>)</w:t>
      </w:r>
      <w:r w:rsidRPr="005C5685">
        <w:rPr>
          <w:rFonts w:ascii="Century Schoolbook" w:hAnsi="Century Schoolbook" w:hint="eastAsia"/>
        </w:rPr>
        <w:t>，对象都存放在堆区中</w:t>
      </w:r>
      <w:r>
        <w:rPr>
          <w:rFonts w:ascii="Century Schoolbook" w:hAnsi="Century Schoolbook" w:hint="eastAsia"/>
        </w:rPr>
        <w:t>。</w:t>
      </w:r>
    </w:p>
    <w:p w:rsidR="00DE7954" w:rsidRDefault="00BD2528" w:rsidP="00DE7954">
      <w:pPr>
        <w:ind w:firstLine="420"/>
        <w:rPr>
          <w:rFonts w:ascii="Century Schoolbook" w:hAnsi="Century Schoolbook"/>
        </w:rPr>
      </w:pPr>
      <w:r w:rsidRPr="005C5685">
        <w:rPr>
          <w:rFonts w:ascii="Century Schoolbook" w:hAnsi="Century Schoolbook" w:hint="eastAsia"/>
        </w:rPr>
        <w:t>每个栈中的数据</w:t>
      </w:r>
      <w:r w:rsidRPr="005C5685">
        <w:rPr>
          <w:rFonts w:ascii="Century Schoolbook" w:hAnsi="Century Schoolbook" w:hint="eastAsia"/>
        </w:rPr>
        <w:t>(</w:t>
      </w:r>
      <w:r w:rsidRPr="005C5685">
        <w:rPr>
          <w:rFonts w:ascii="Century Schoolbook" w:hAnsi="Century Schoolbook" w:hint="eastAsia"/>
        </w:rPr>
        <w:t>原始类型和对象引用</w:t>
      </w:r>
      <w:r w:rsidRPr="005C5685">
        <w:rPr>
          <w:rFonts w:ascii="Century Schoolbook" w:hAnsi="Century Schoolbook" w:hint="eastAsia"/>
        </w:rPr>
        <w:t>)</w:t>
      </w:r>
      <w:r w:rsidRPr="005C5685">
        <w:rPr>
          <w:rFonts w:ascii="Century Schoolbook" w:hAnsi="Century Schoolbook" w:hint="eastAsia"/>
        </w:rPr>
        <w:t>都是私有的，其他栈不能访问。</w:t>
      </w:r>
    </w:p>
    <w:p w:rsidR="005C511D" w:rsidRDefault="00BD2528" w:rsidP="00DE7954">
      <w:pPr>
        <w:ind w:firstLine="420"/>
        <w:rPr>
          <w:rFonts w:ascii="Century Schoolbook" w:hAnsi="Century Schoolbook"/>
        </w:rPr>
      </w:pPr>
      <w:r w:rsidRPr="005C5685">
        <w:rPr>
          <w:rFonts w:ascii="Century Schoolbook" w:hAnsi="Century Schoolbook" w:hint="eastAsia"/>
        </w:rPr>
        <w:t>栈分为</w:t>
      </w:r>
      <w:r w:rsidRPr="005C5685">
        <w:rPr>
          <w:rFonts w:ascii="Century Schoolbook" w:hAnsi="Century Schoolbook" w:hint="eastAsia"/>
        </w:rPr>
        <w:t>3</w:t>
      </w:r>
      <w:r w:rsidRPr="005C5685">
        <w:rPr>
          <w:rFonts w:ascii="Century Schoolbook" w:hAnsi="Century Schoolbook" w:hint="eastAsia"/>
        </w:rPr>
        <w:t>个部分：基本类型变量区、执行环境上下文、操作指令区</w:t>
      </w:r>
      <w:r w:rsidRPr="005C5685">
        <w:rPr>
          <w:rFonts w:ascii="Century Schoolbook" w:hAnsi="Century Schoolbook" w:hint="eastAsia"/>
        </w:rPr>
        <w:t>(</w:t>
      </w:r>
      <w:r w:rsidRPr="005C5685">
        <w:rPr>
          <w:rFonts w:ascii="Century Schoolbook" w:hAnsi="Century Schoolbook" w:hint="eastAsia"/>
        </w:rPr>
        <w:t>存放操作指令</w:t>
      </w:r>
      <w:r w:rsidRPr="005C5685">
        <w:rPr>
          <w:rFonts w:ascii="Century Schoolbook" w:hAnsi="Century Schoolbook" w:hint="eastAsia"/>
        </w:rPr>
        <w:t>)</w:t>
      </w:r>
      <w:r w:rsidRPr="005C5685">
        <w:rPr>
          <w:rFonts w:ascii="Century Schoolbook" w:hAnsi="Century Schoolbook" w:hint="eastAsia"/>
        </w:rPr>
        <w:t>。</w:t>
      </w:r>
    </w:p>
    <w:p w:rsidR="00A4664B" w:rsidRDefault="00A4664B" w:rsidP="00BD2528">
      <w:pPr>
        <w:rPr>
          <w:rFonts w:ascii="Century Schoolbook" w:hAnsi="Century Schoolbook"/>
          <w:b/>
          <w:color w:val="FF0000"/>
        </w:rPr>
      </w:pPr>
    </w:p>
    <w:p w:rsidR="00A4664B" w:rsidRDefault="00A4664B" w:rsidP="00BD2528">
      <w:pPr>
        <w:rPr>
          <w:rFonts w:ascii="Century Schoolbook" w:hAnsi="Century Schoolbook"/>
        </w:rPr>
      </w:pPr>
    </w:p>
    <w:p w:rsidR="00A4664B" w:rsidRDefault="00A4664B" w:rsidP="00A4664B">
      <w:pPr>
        <w:pStyle w:val="Tip4"/>
      </w:pPr>
      <w:r w:rsidRPr="00A4664B">
        <w:rPr>
          <w:rFonts w:hint="eastAsia"/>
        </w:rPr>
        <w:t>JAVA</w:t>
      </w:r>
      <w:r w:rsidRPr="00A4664B">
        <w:rPr>
          <w:rFonts w:ascii="宋体" w:eastAsia="宋体" w:hAnsi="宋体" w:cs="宋体" w:hint="eastAsia"/>
        </w:rPr>
        <w:t>寄存器</w:t>
      </w:r>
      <w:r>
        <w:rPr>
          <w:rFonts w:hint="eastAsia"/>
        </w:rPr>
        <w:t xml:space="preserve"> </w:t>
      </w:r>
    </w:p>
    <w:p w:rsidR="00737652" w:rsidRPr="009318C1" w:rsidRDefault="009318C1" w:rsidP="009318C1">
      <w:pPr>
        <w:rPr>
          <w:rFonts w:ascii="Century Schoolbook" w:hAnsi="Century Schoolbook"/>
        </w:rPr>
      </w:pPr>
      <w:r w:rsidRPr="009318C1">
        <w:rPr>
          <w:rFonts w:ascii="Century Schoolbook" w:hAnsi="Century Schoolbook" w:hint="eastAsia"/>
        </w:rPr>
        <w:t>所有进程都使用寄存器，</w:t>
      </w:r>
      <w:r w:rsidR="00737652" w:rsidRPr="009318C1">
        <w:rPr>
          <w:rFonts w:ascii="Century Schoolbook" w:hAnsi="Century Schoolbook" w:hint="eastAsia"/>
        </w:rPr>
        <w:t>Java</w:t>
      </w:r>
      <w:r w:rsidR="00737652" w:rsidRPr="009318C1">
        <w:rPr>
          <w:rFonts w:ascii="Century Schoolbook" w:hAnsi="Century Schoolbook" w:hint="eastAsia"/>
        </w:rPr>
        <w:t>开发组决定</w:t>
      </w:r>
      <w:r w:rsidR="00737652" w:rsidRPr="009318C1">
        <w:rPr>
          <w:rFonts w:ascii="Century Schoolbook" w:hAnsi="Century Schoolbook" w:hint="eastAsia"/>
        </w:rPr>
        <w:t>Java</w:t>
      </w:r>
      <w:r w:rsidR="00737652" w:rsidRPr="009318C1">
        <w:rPr>
          <w:rFonts w:ascii="Century Schoolbook" w:hAnsi="Century Schoolbook" w:hint="eastAsia"/>
        </w:rPr>
        <w:t>只使用四个寄存器，这是因为如果使用的寄存器数多于处理器端口数，那么处理器的效率将严重地降低</w:t>
      </w:r>
      <w:r w:rsidR="00737652">
        <w:rPr>
          <w:rFonts w:ascii="Century Schoolbook" w:hAnsi="Century Schoolbook" w:hint="eastAsia"/>
        </w:rPr>
        <w:t>。</w:t>
      </w:r>
      <w:r w:rsidRPr="009318C1">
        <w:rPr>
          <w:rFonts w:ascii="Century Schoolbook" w:hAnsi="Century Schoolbook" w:hint="eastAsia"/>
        </w:rPr>
        <w:t>Java</w:t>
      </w:r>
      <w:r w:rsidRPr="009318C1">
        <w:rPr>
          <w:rFonts w:ascii="Century Schoolbook" w:hAnsi="Century Schoolbook" w:hint="eastAsia"/>
        </w:rPr>
        <w:t>虚拟机使用下列寄存器管理系统堆栈：</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程序记数寄存器</w:t>
      </w:r>
      <w:r w:rsidRPr="009318C1">
        <w:rPr>
          <w:rFonts w:ascii="Century Schoolbook" w:hAnsi="Century Schoolbook" w:hint="eastAsia"/>
        </w:rPr>
        <w:t>：跟踪程序执行的准确位置</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堆栈指针寄存器</w:t>
      </w:r>
      <w:r w:rsidRPr="009318C1">
        <w:rPr>
          <w:rFonts w:ascii="Century Schoolbook" w:hAnsi="Century Schoolbook" w:hint="eastAsia"/>
        </w:rPr>
        <w:t>：指示操作栈项</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框架寄存器</w:t>
      </w:r>
      <w:r w:rsidRPr="009318C1">
        <w:rPr>
          <w:rFonts w:ascii="Century Schoolbook" w:hAnsi="Century Schoolbook" w:hint="eastAsia"/>
        </w:rPr>
        <w:t>：指向当前执行的环境</w:t>
      </w:r>
    </w:p>
    <w:p w:rsidR="001C418A" w:rsidRPr="009318C1" w:rsidRDefault="009318C1" w:rsidP="001C418A">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变量寄存器</w:t>
      </w:r>
      <w:r w:rsidRPr="009318C1">
        <w:rPr>
          <w:rFonts w:ascii="Century Schoolbook" w:hAnsi="Century Schoolbook" w:hint="eastAsia"/>
        </w:rPr>
        <w:t>：指向当前执行环境中第一个本地变量</w:t>
      </w:r>
    </w:p>
    <w:p w:rsidR="001C418A" w:rsidRDefault="001C418A" w:rsidP="001C418A">
      <w:pPr>
        <w:pStyle w:val="Tip4"/>
      </w:pPr>
      <w:r w:rsidRPr="00FD47F0">
        <w:rPr>
          <w:rFonts w:ascii="宋体" w:eastAsia="宋体" w:hAnsi="宋体" w:cs="宋体" w:hint="eastAsia"/>
        </w:rPr>
        <w:t>堆栈分离的本质</w:t>
      </w:r>
      <w:r>
        <w:rPr>
          <w:rFonts w:ascii="宋体" w:eastAsia="宋体" w:hAnsi="宋体" w:cs="宋体" w:hint="eastAsia"/>
        </w:rPr>
        <w:t>：</w:t>
      </w:r>
    </w:p>
    <w:p w:rsidR="00190840" w:rsidRPr="005C511D" w:rsidRDefault="001C418A" w:rsidP="007C3039">
      <w:pPr>
        <w:ind w:firstLine="420"/>
        <w:rPr>
          <w:rFonts w:ascii="Century Schoolbook" w:hAnsi="Century Schoolbook"/>
        </w:rPr>
      </w:pPr>
      <w:r>
        <w:rPr>
          <w:rFonts w:ascii="Century Schoolbook" w:hAnsi="Century Schoolbook" w:hint="eastAsia"/>
        </w:rPr>
        <w:t>在现代计算机系统中，读写速度分级：硬盘</w:t>
      </w:r>
      <w:r>
        <w:rPr>
          <w:rFonts w:ascii="Century Schoolbook" w:hAnsi="Century Schoolbook" w:hint="eastAsia"/>
        </w:rPr>
        <w:t>&lt;</w:t>
      </w:r>
      <w:r>
        <w:rPr>
          <w:rFonts w:ascii="Century Schoolbook" w:hAnsi="Century Schoolbook" w:hint="eastAsia"/>
        </w:rPr>
        <w:t>内存</w:t>
      </w:r>
      <w:r>
        <w:rPr>
          <w:rFonts w:ascii="Century Schoolbook" w:hAnsi="Century Schoolbook" w:hint="eastAsia"/>
        </w:rPr>
        <w:t>&lt;</w:t>
      </w:r>
      <w:r>
        <w:rPr>
          <w:rFonts w:ascii="Century Schoolbook" w:hAnsi="Century Schoolbook"/>
        </w:rPr>
        <w:t>CPU</w:t>
      </w:r>
      <w:r>
        <w:rPr>
          <w:rFonts w:ascii="Century Schoolbook" w:hAnsi="Century Schoolbook" w:hint="eastAsia"/>
        </w:rPr>
        <w:t>；</w:t>
      </w:r>
      <w:r>
        <w:rPr>
          <w:rFonts w:ascii="Century Schoolbook" w:hAnsi="Century Schoolbook" w:hint="eastAsia"/>
        </w:rPr>
        <w:t>CPU</w:t>
      </w:r>
      <w:r>
        <w:rPr>
          <w:rFonts w:ascii="Century Schoolbook" w:hAnsi="Century Schoolbook" w:hint="eastAsia"/>
        </w:rPr>
        <w:t>的读写速度远高于内存，导致</w:t>
      </w:r>
      <w:r>
        <w:rPr>
          <w:rFonts w:ascii="Century Schoolbook" w:hAnsi="Century Schoolbook" w:hint="eastAsia"/>
        </w:rPr>
        <w:t>CPU</w:t>
      </w:r>
      <w:r>
        <w:rPr>
          <w:rFonts w:ascii="Century Schoolbook" w:hAnsi="Century Schoolbook" w:hint="eastAsia"/>
        </w:rPr>
        <w:t>会出现大量空闲时间（因为在等待从内存中读取数据），因此在内存和</w:t>
      </w:r>
      <w:r>
        <w:rPr>
          <w:rFonts w:ascii="Century Schoolbook" w:hAnsi="Century Schoolbook" w:hint="eastAsia"/>
        </w:rPr>
        <w:t>CPU</w:t>
      </w:r>
      <w:r>
        <w:rPr>
          <w:rFonts w:ascii="Century Schoolbook" w:hAnsi="Century Schoolbook" w:hint="eastAsia"/>
        </w:rPr>
        <w:t>之间增加了一套缓存机制，一般打开</w:t>
      </w:r>
      <w:r>
        <w:rPr>
          <w:rFonts w:ascii="Century Schoolbook" w:hAnsi="Century Schoolbook" w:hint="eastAsia"/>
        </w:rPr>
        <w:t>CPU-Z</w:t>
      </w:r>
      <w:r>
        <w:rPr>
          <w:rFonts w:ascii="Century Schoolbook" w:hAnsi="Century Schoolbook" w:hint="eastAsia"/>
        </w:rPr>
        <w:t>会显示你的</w:t>
      </w:r>
      <w:r>
        <w:rPr>
          <w:rFonts w:ascii="Century Schoolbook" w:hAnsi="Century Schoolbook" w:hint="eastAsia"/>
        </w:rPr>
        <w:t>CPU</w:t>
      </w:r>
      <w:r>
        <w:rPr>
          <w:rFonts w:ascii="Century Schoolbook" w:hAnsi="Century Schoolbook" w:hint="eastAsia"/>
        </w:rPr>
        <w:t>有</w:t>
      </w:r>
      <w:r>
        <w:rPr>
          <w:rFonts w:ascii="Century Schoolbook" w:hAnsi="Century Schoolbook" w:hint="eastAsia"/>
        </w:rPr>
        <w:t>3</w:t>
      </w:r>
      <w:r>
        <w:rPr>
          <w:rFonts w:ascii="Century Schoolbook" w:hAnsi="Century Schoolbook" w:hint="eastAsia"/>
        </w:rPr>
        <w:t>级缓存，</w:t>
      </w:r>
      <w:r>
        <w:rPr>
          <w:rFonts w:ascii="Century Schoolbook" w:hAnsi="Century Schoolbook" w:hint="eastAsia"/>
        </w:rPr>
        <w:t>6M</w:t>
      </w:r>
      <w:r>
        <w:rPr>
          <w:rFonts w:ascii="Century Schoolbook" w:hAnsi="Century Schoolbook" w:hint="eastAsia"/>
        </w:rPr>
        <w:t>左右。</w:t>
      </w:r>
      <w:r w:rsidRPr="00A4664B">
        <w:rPr>
          <w:rFonts w:ascii="Century Schoolbook" w:hAnsi="Century Schoolbook" w:hint="eastAsia"/>
          <w:b/>
        </w:rPr>
        <w:t>栈</w:t>
      </w:r>
      <w:r>
        <w:rPr>
          <w:rFonts w:ascii="Century Schoolbook" w:hAnsi="Century Schoolbook" w:hint="eastAsia"/>
        </w:rPr>
        <w:t>保存的是</w:t>
      </w:r>
      <w:r w:rsidR="00AF39AB">
        <w:rPr>
          <w:rFonts w:ascii="Century Schoolbook" w:hAnsi="Century Schoolbook" w:hint="eastAsia"/>
        </w:rPr>
        <w:t>若干</w:t>
      </w:r>
      <w:r>
        <w:rPr>
          <w:rFonts w:ascii="Century Schoolbook" w:hAnsi="Century Schoolbook" w:hint="eastAsia"/>
        </w:rPr>
        <w:t>个对象在</w:t>
      </w:r>
      <w:r w:rsidRPr="00A4664B">
        <w:rPr>
          <w:rFonts w:ascii="Century Schoolbook" w:hAnsi="Century Schoolbook" w:hint="eastAsia"/>
          <w:b/>
        </w:rPr>
        <w:t>堆</w:t>
      </w:r>
      <w:r>
        <w:rPr>
          <w:rFonts w:ascii="Century Schoolbook" w:hAnsi="Century Schoolbook" w:hint="eastAsia"/>
        </w:rPr>
        <w:t>中的内存地址</w:t>
      </w:r>
      <w:r w:rsidR="00AF39AB">
        <w:rPr>
          <w:rFonts w:ascii="Century Schoolbook" w:hAnsi="Century Schoolbook" w:hint="eastAsia"/>
        </w:rPr>
        <w:t>，当一个线程</w:t>
      </w:r>
      <w:r w:rsidR="00B62795">
        <w:rPr>
          <w:rFonts w:ascii="Century Schoolbook" w:hAnsi="Century Schoolbook" w:hint="eastAsia"/>
        </w:rPr>
        <w:t>在运行</w:t>
      </w:r>
      <w:r w:rsidR="00AF39AB">
        <w:rPr>
          <w:rFonts w:ascii="Century Schoolbook" w:hAnsi="Century Schoolbook" w:hint="eastAsia"/>
        </w:rPr>
        <w:t>的时候，当前这个线程会根据栈中保存的地址去堆中拷贝这个对象的副本</w:t>
      </w:r>
      <w:r w:rsidR="00B62795">
        <w:rPr>
          <w:rFonts w:ascii="Century Schoolbook" w:hAnsi="Century Schoolbook" w:hint="eastAsia"/>
        </w:rPr>
        <w:t>中的字段和字段的值</w:t>
      </w:r>
      <w:r w:rsidR="00AF39AB">
        <w:rPr>
          <w:rFonts w:ascii="Century Schoolbook" w:hAnsi="Century Schoolbook" w:hint="eastAsia"/>
        </w:rPr>
        <w:t>到工作内存中，</w:t>
      </w:r>
      <w:r w:rsidR="007C3039">
        <w:rPr>
          <w:rFonts w:ascii="Century Schoolbook" w:hAnsi="Century Schoolbook" w:hint="eastAsia"/>
        </w:rPr>
        <w:t>降低</w:t>
      </w:r>
      <w:r w:rsidR="007C3039">
        <w:rPr>
          <w:rFonts w:ascii="Century Schoolbook" w:hAnsi="Century Schoolbook" w:hint="eastAsia"/>
        </w:rPr>
        <w:t>CPU</w:t>
      </w:r>
      <w:r w:rsidR="007C3039">
        <w:rPr>
          <w:rFonts w:ascii="Century Schoolbook" w:hAnsi="Century Schoolbook" w:hint="eastAsia"/>
        </w:rPr>
        <w:t>空闲等待时间，从而提升系统性能。</w:t>
      </w:r>
    </w:p>
    <w:p w:rsidR="000B6681" w:rsidRDefault="00D20BA5" w:rsidP="00D20BA5">
      <w:pPr>
        <w:pStyle w:val="Tip4"/>
        <w:rPr>
          <w:rFonts w:ascii="宋体" w:eastAsia="宋体" w:hAnsi="宋体" w:cs="宋体"/>
        </w:rPr>
      </w:pPr>
      <w:r w:rsidRPr="00D20BA5">
        <w:rPr>
          <w:rFonts w:hint="eastAsia"/>
        </w:rPr>
        <w:t>JVM</w:t>
      </w:r>
      <w:r w:rsidRPr="00D20BA5">
        <w:rPr>
          <w:rFonts w:ascii="宋体" w:eastAsia="宋体" w:hAnsi="宋体" w:cs="宋体" w:hint="eastAsia"/>
        </w:rPr>
        <w:t>规范定义了线程对内存间交互操作：</w:t>
      </w:r>
    </w:p>
    <w:p w:rsidR="006E2C05" w:rsidRDefault="007E3258" w:rsidP="00C336D2">
      <w:r w:rsidRPr="00C336D2">
        <w:rPr>
          <w:rFonts w:hint="eastAsia"/>
          <w:b/>
        </w:rPr>
        <w:t>交互规则</w:t>
      </w:r>
      <w:r>
        <w:rPr>
          <w:rFonts w:asciiTheme="minorEastAsia" w:hAnsiTheme="minorEastAsia" w:hint="eastAsia"/>
        </w:rPr>
        <w:t>：</w:t>
      </w:r>
      <w:r w:rsidR="006E2C05">
        <w:rPr>
          <w:noProof/>
        </w:rPr>
        <w:drawing>
          <wp:anchor distT="0" distB="0" distL="114300" distR="114300" simplePos="0" relativeHeight="251658240" behindDoc="0" locked="0" layoutInCell="1" allowOverlap="1">
            <wp:simplePos x="0" y="0"/>
            <wp:positionH relativeFrom="column">
              <wp:posOffset>4445</wp:posOffset>
            </wp:positionH>
            <wp:positionV relativeFrom="paragraph">
              <wp:posOffset>96520</wp:posOffset>
            </wp:positionV>
            <wp:extent cx="4723200" cy="4762800"/>
            <wp:effectExtent l="0" t="0" r="1270" b="0"/>
            <wp:wrapSquare wrapText="r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23200" cy="4762800"/>
                    </a:xfrm>
                    <a:prstGeom prst="rect">
                      <a:avLst/>
                    </a:prstGeom>
                  </pic:spPr>
                </pic:pic>
              </a:graphicData>
            </a:graphic>
            <wp14:sizeRelH relativeFrom="margin">
              <wp14:pctWidth>0</wp14:pctWidth>
            </wp14:sizeRelH>
            <wp14:sizeRelV relativeFrom="margin">
              <wp14:pctHeight>0</wp14:pctHeight>
            </wp14:sizeRelV>
          </wp:anchor>
        </w:drawing>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锁定</w:t>
      </w:r>
      <w:r w:rsidR="000B6681" w:rsidRPr="00342F25">
        <w:rPr>
          <w:rFonts w:ascii="Century Schoolbook" w:hAnsi="Century Schoolbook" w:hint="eastAsia"/>
        </w:rPr>
        <w:t>：</w:t>
      </w:r>
      <w:r w:rsidRPr="008D4611">
        <w:rPr>
          <w:rFonts w:ascii="Century Schoolbook" w:hAnsi="Century Schoolbook" w:hint="eastAsia"/>
          <w:color w:val="FF0000"/>
        </w:rPr>
        <w:t>Lock</w:t>
      </w:r>
      <w:r>
        <w:rPr>
          <w:rFonts w:ascii="Century Schoolbook" w:hAnsi="Century Schoolbook" w:hint="eastAsia"/>
        </w:rPr>
        <w:t>，</w:t>
      </w:r>
      <w:r w:rsidR="000B6681" w:rsidRPr="00342F25">
        <w:rPr>
          <w:rFonts w:ascii="Century Schoolbook" w:hAnsi="Century Schoolbook" w:hint="eastAsia"/>
        </w:rPr>
        <w:t>作用于主内存中的变量，把一个变量标识为一条线程独占的状态。</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读取</w:t>
      </w:r>
      <w:r>
        <w:rPr>
          <w:rFonts w:ascii="Century Schoolbook" w:hAnsi="Century Schoolbook" w:hint="eastAsia"/>
        </w:rPr>
        <w:t>：</w:t>
      </w:r>
      <w:r w:rsidR="000B6681" w:rsidRPr="00342F25">
        <w:rPr>
          <w:rFonts w:ascii="Century Schoolbook" w:hAnsi="Century Schoolbook" w:hint="eastAsia"/>
        </w:rPr>
        <w:t>Read</w:t>
      </w:r>
      <w:r>
        <w:rPr>
          <w:rFonts w:ascii="Century Schoolbook" w:hAnsi="Century Schoolbook" w:hint="eastAsia"/>
        </w:rPr>
        <w:t>，</w:t>
      </w:r>
      <w:r w:rsidR="000B6681" w:rsidRPr="00342F25">
        <w:rPr>
          <w:rFonts w:ascii="Century Schoolbook" w:hAnsi="Century Schoolbook" w:hint="eastAsia"/>
        </w:rPr>
        <w:t>作用于主内存中的变量，把一个变量的值从主内存传输到线程的工作内存中。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加载</w:t>
      </w:r>
      <w:r>
        <w:rPr>
          <w:rFonts w:ascii="Century Schoolbook" w:hAnsi="Century Schoolbook" w:hint="eastAsia"/>
        </w:rPr>
        <w:t>：</w:t>
      </w:r>
      <w:r>
        <w:rPr>
          <w:rFonts w:ascii="Century Schoolbook" w:hAnsi="Century Schoolbook" w:hint="eastAsia"/>
        </w:rPr>
        <w:t>Load</w:t>
      </w:r>
      <w:r>
        <w:rPr>
          <w:rFonts w:ascii="Century Schoolbook" w:hAnsi="Century Schoolbook" w:hint="eastAsia"/>
        </w:rPr>
        <w:t>，</w:t>
      </w:r>
      <w:r w:rsidR="000B6681" w:rsidRPr="00342F25">
        <w:rPr>
          <w:rFonts w:ascii="Century Schoolbook" w:hAnsi="Century Schoolbook" w:hint="eastAsia"/>
        </w:rPr>
        <w:t>作用于工作内存中的变量，把</w:t>
      </w:r>
      <w:r w:rsidR="000B6681" w:rsidRPr="00342F25">
        <w:rPr>
          <w:rFonts w:ascii="Century Schoolbook" w:hAnsi="Century Schoolbook" w:hint="eastAsia"/>
        </w:rPr>
        <w:t>read</w:t>
      </w:r>
      <w:r w:rsidR="000B6681" w:rsidRPr="00342F25">
        <w:rPr>
          <w:rFonts w:ascii="Century Schoolbook" w:hAnsi="Century Schoolbook" w:hint="eastAsia"/>
        </w:rPr>
        <w:t>操作从主内存中得到的变量的值放入工作内存的变量副本中。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使用</w:t>
      </w:r>
      <w:r>
        <w:rPr>
          <w:rFonts w:ascii="Century Schoolbook" w:hAnsi="Century Schoolbook" w:hint="eastAsia"/>
        </w:rPr>
        <w:t>：</w:t>
      </w:r>
      <w:r>
        <w:rPr>
          <w:rFonts w:ascii="Century Schoolbook" w:hAnsi="Century Schoolbook" w:hint="eastAsia"/>
        </w:rPr>
        <w:t>Use</w:t>
      </w:r>
      <w:r>
        <w:rPr>
          <w:rFonts w:ascii="Century Schoolbook" w:hAnsi="Century Schoolbook" w:hint="eastAsia"/>
        </w:rPr>
        <w:t>，</w:t>
      </w:r>
      <w:r w:rsidR="008D4611">
        <w:rPr>
          <w:rFonts w:ascii="Century Schoolbook" w:hAnsi="Century Schoolbook" w:hint="eastAsia"/>
        </w:rPr>
        <w:t xml:space="preserve"> </w:t>
      </w:r>
      <w:r w:rsidR="000B6681" w:rsidRPr="00342F25">
        <w:rPr>
          <w:rFonts w:ascii="Century Schoolbook" w:hAnsi="Century Schoolbook" w:hint="eastAsia"/>
        </w:rPr>
        <w:t>作用于工作内存中的变量，把工作内存中一个变量的值传递给执行引擎。</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赋值</w:t>
      </w:r>
      <w:r>
        <w:rPr>
          <w:rFonts w:ascii="Century Schoolbook" w:hAnsi="Century Schoolbook" w:hint="eastAsia"/>
        </w:rPr>
        <w:t>：</w:t>
      </w:r>
      <w:r>
        <w:rPr>
          <w:rFonts w:ascii="Century Schoolbook" w:hAnsi="Century Schoolbook" w:hint="eastAsia"/>
        </w:rPr>
        <w:t>Assign</w:t>
      </w:r>
      <w:r>
        <w:rPr>
          <w:rFonts w:ascii="Century Schoolbook" w:hAnsi="Century Schoolbook" w:hint="eastAsia"/>
        </w:rPr>
        <w:t>，</w:t>
      </w:r>
      <w:r w:rsidR="000B6681" w:rsidRPr="00342F25">
        <w:rPr>
          <w:rFonts w:ascii="Century Schoolbook" w:hAnsi="Century Schoolbook" w:hint="eastAsia"/>
        </w:rPr>
        <w:t>作用于工作</w:t>
      </w:r>
      <w:r w:rsidR="00342F25">
        <w:rPr>
          <w:rFonts w:ascii="Century Schoolbook" w:hAnsi="Century Schoolbook" w:hint="eastAsia"/>
        </w:rPr>
        <w:t>内存中的变量，把一个从执行引擎接收到的值赋值给工作内存中的变量。</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存储</w:t>
      </w:r>
      <w:r>
        <w:rPr>
          <w:rFonts w:ascii="Century Schoolbook" w:hAnsi="Century Schoolbook" w:hint="eastAsia"/>
        </w:rPr>
        <w:t>：</w:t>
      </w:r>
      <w:r>
        <w:rPr>
          <w:rFonts w:ascii="Century Schoolbook" w:hAnsi="Century Schoolbook" w:hint="eastAsia"/>
        </w:rPr>
        <w:t>Store</w:t>
      </w:r>
      <w:r>
        <w:rPr>
          <w:rFonts w:ascii="Century Schoolbook" w:hAnsi="Century Schoolbook" w:hint="eastAsia"/>
        </w:rPr>
        <w:t>，</w:t>
      </w:r>
      <w:r w:rsidR="000B6681" w:rsidRPr="00342F25">
        <w:rPr>
          <w:rFonts w:ascii="Century Schoolbook" w:hAnsi="Century Schoolbook" w:hint="eastAsia"/>
        </w:rPr>
        <w:t>作用于工作内存中的变量，把工作内存中的一个变量的值传送到主内存中。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写入</w:t>
      </w:r>
      <w:r>
        <w:rPr>
          <w:rFonts w:ascii="Century Schoolbook" w:hAnsi="Century Schoolbook" w:hint="eastAsia"/>
        </w:rPr>
        <w:t>：</w:t>
      </w:r>
      <w:r>
        <w:rPr>
          <w:rFonts w:ascii="Century Schoolbook" w:hAnsi="Century Schoolbook" w:hint="eastAsia"/>
        </w:rPr>
        <w:t>Write</w:t>
      </w:r>
      <w:r>
        <w:rPr>
          <w:rFonts w:ascii="Century Schoolbook" w:hAnsi="Century Schoolbook" w:hint="eastAsia"/>
        </w:rPr>
        <w:t>，</w:t>
      </w:r>
      <w:r w:rsidR="000B6681" w:rsidRPr="00342F25">
        <w:rPr>
          <w:rFonts w:ascii="Century Schoolbook" w:hAnsi="Century Schoolbook" w:hint="eastAsia"/>
        </w:rPr>
        <w:t>作用于主内存中的变量，把</w:t>
      </w:r>
      <w:r w:rsidR="000B6681" w:rsidRPr="00342F25">
        <w:rPr>
          <w:rFonts w:ascii="Century Schoolbook" w:hAnsi="Century Schoolbook" w:hint="eastAsia"/>
        </w:rPr>
        <w:t>store</w:t>
      </w:r>
      <w:r w:rsidR="000B6681" w:rsidRPr="00342F25">
        <w:rPr>
          <w:rFonts w:ascii="Century Schoolbook" w:hAnsi="Century Schoolbook" w:hint="eastAsia"/>
        </w:rPr>
        <w:t>操作从工作内存中得到的变量的值放入主内存的变量中。</w:t>
      </w:r>
    </w:p>
    <w:p w:rsidR="000B6681"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解锁</w:t>
      </w:r>
      <w:r>
        <w:rPr>
          <w:rFonts w:ascii="Century Schoolbook" w:hAnsi="Century Schoolbook" w:hint="eastAsia"/>
        </w:rPr>
        <w:t>：</w:t>
      </w:r>
      <w:r w:rsidR="000B6681" w:rsidRPr="00342F25">
        <w:rPr>
          <w:rFonts w:ascii="Century Schoolbook" w:hAnsi="Century Schoolbook" w:hint="eastAsia"/>
        </w:rPr>
        <w:t>Unlock</w:t>
      </w:r>
      <w:r>
        <w:rPr>
          <w:rFonts w:ascii="Century Schoolbook" w:hAnsi="Century Schoolbook" w:hint="eastAsia"/>
        </w:rPr>
        <w:t>，</w:t>
      </w:r>
      <w:r w:rsidR="000B6681" w:rsidRPr="00342F25">
        <w:rPr>
          <w:rFonts w:ascii="Century Schoolbook" w:hAnsi="Century Schoolbook" w:hint="eastAsia"/>
        </w:rPr>
        <w:t>作用于主内存中的变量，把一个处于锁定状态的变量释放出来，之后可被其它线程锁定。</w:t>
      </w:r>
      <w:r w:rsidR="000B6681" w:rsidRPr="00342F25">
        <w:rPr>
          <w:rFonts w:ascii="Century Schoolbook" w:hAnsi="Century Schoolbook" w:hint="eastAsia"/>
        </w:rPr>
        <w:t xml:space="preserve"> </w:t>
      </w:r>
    </w:p>
    <w:p w:rsidR="007E3258" w:rsidRPr="00342F25" w:rsidRDefault="007E3258" w:rsidP="007E3258">
      <w:pPr>
        <w:pStyle w:val="a6"/>
        <w:ind w:left="780" w:firstLineChars="0" w:firstLine="0"/>
        <w:rPr>
          <w:rFonts w:ascii="Century Schoolbook" w:hAnsi="Century Schoolbook"/>
        </w:rPr>
      </w:pPr>
    </w:p>
    <w:p w:rsidR="00DC0019" w:rsidRDefault="007E3258" w:rsidP="000B6681">
      <w:pPr>
        <w:rPr>
          <w:rFonts w:ascii="Century Schoolbook" w:hAnsi="Century Schoolbook"/>
        </w:rPr>
      </w:pPr>
      <w:r w:rsidRPr="00E27519">
        <w:rPr>
          <w:rFonts w:ascii="Century Schoolbook" w:hAnsi="Century Schoolbook" w:hint="eastAsia"/>
          <w:b/>
          <w:sz w:val="24"/>
          <w:szCs w:val="24"/>
        </w:rPr>
        <w:t>并且这</w:t>
      </w:r>
      <w:r w:rsidRPr="00E27519">
        <w:rPr>
          <w:rFonts w:ascii="Century Schoolbook" w:hAnsi="Century Schoolbook" w:hint="eastAsia"/>
          <w:b/>
          <w:sz w:val="24"/>
          <w:szCs w:val="24"/>
        </w:rPr>
        <w:t>8</w:t>
      </w:r>
      <w:r w:rsidRPr="00E27519">
        <w:rPr>
          <w:rFonts w:ascii="Century Schoolbook" w:hAnsi="Century Schoolbook" w:hint="eastAsia"/>
          <w:b/>
          <w:sz w:val="24"/>
          <w:szCs w:val="24"/>
        </w:rPr>
        <w:t>种操作必须遵循以下规则</w:t>
      </w:r>
      <w:r>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1</w:t>
      </w:r>
      <w:r w:rsidRPr="000B6681">
        <w:rPr>
          <w:rFonts w:ascii="Century Schoolbook" w:hAnsi="Century Schoolbook" w:hint="eastAsia"/>
        </w:rPr>
        <w:t>、不允许</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操作之一单独出现。即不允许一个变量从主内存被读取了，但是工作内存不接受，或者从工作内存回写了但是主内存不接受。</w:t>
      </w:r>
    </w:p>
    <w:p w:rsidR="006E2C05" w:rsidRPr="000B6681" w:rsidRDefault="006E2C05" w:rsidP="006E2C05">
      <w:pPr>
        <w:ind w:leftChars="100" w:left="210" w:firstLine="210"/>
        <w:rPr>
          <w:rFonts w:ascii="Century Schoolbook" w:hAnsi="Century Schoolbook"/>
        </w:rPr>
      </w:pPr>
      <w:r>
        <w:rPr>
          <w:rFonts w:ascii="Century Schoolbook" w:hAnsi="Century Schoolbook"/>
        </w:rPr>
        <w:t>2</w:t>
      </w:r>
      <w:r w:rsidRPr="000B6681">
        <w:rPr>
          <w:rFonts w:ascii="Century Schoolbook" w:hAnsi="Century Schoolbook" w:hint="eastAsia"/>
        </w:rPr>
        <w:t>、不允许一个线程丢弃它最近的一个</w:t>
      </w:r>
      <w:r w:rsidRPr="000B6681">
        <w:rPr>
          <w:rFonts w:ascii="Century Schoolbook" w:hAnsi="Century Schoolbook" w:hint="eastAsia"/>
        </w:rPr>
        <w:t>assign</w:t>
      </w:r>
      <w:r w:rsidRPr="000B6681">
        <w:rPr>
          <w:rFonts w:ascii="Century Schoolbook" w:hAnsi="Century Schoolbook" w:hint="eastAsia"/>
        </w:rPr>
        <w:t>操作，即变量在工作内存被更改后必须同步改更改回主内存。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3</w:t>
      </w:r>
      <w:r w:rsidRPr="000B6681">
        <w:rPr>
          <w:rFonts w:ascii="Century Schoolbook" w:hAnsi="Century Schoolbook" w:hint="eastAsia"/>
        </w:rPr>
        <w:t>、工作内存中的变量在没有执行过</w:t>
      </w:r>
      <w:r w:rsidRPr="000B6681">
        <w:rPr>
          <w:rFonts w:ascii="Century Schoolbook" w:hAnsi="Century Schoolbook" w:hint="eastAsia"/>
        </w:rPr>
        <w:t>assign</w:t>
      </w:r>
      <w:r w:rsidRPr="000B6681">
        <w:rPr>
          <w:rFonts w:ascii="Century Schoolbook" w:hAnsi="Century Schoolbook" w:hint="eastAsia"/>
        </w:rPr>
        <w:t>操作时，不允许无意义的同步回主内存。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4</w:t>
      </w:r>
      <w:r w:rsidRPr="000B6681">
        <w:rPr>
          <w:rFonts w:ascii="Century Schoolbook" w:hAnsi="Century Schoolbook" w:hint="eastAsia"/>
        </w:rPr>
        <w:t>、在执行</w:t>
      </w:r>
      <w:r w:rsidRPr="000B6681">
        <w:rPr>
          <w:rFonts w:ascii="Century Schoolbook" w:hAnsi="Century Schoolbook" w:hint="eastAsia"/>
        </w:rPr>
        <w:t>use</w:t>
      </w:r>
      <w:r w:rsidRPr="000B6681">
        <w:rPr>
          <w:rFonts w:ascii="Century Schoolbook" w:hAnsi="Century Schoolbook" w:hint="eastAsia"/>
        </w:rPr>
        <w:t>前必须已执行</w:t>
      </w:r>
      <w:r w:rsidRPr="000B6681">
        <w:rPr>
          <w:rFonts w:ascii="Century Schoolbook" w:hAnsi="Century Schoolbook" w:hint="eastAsia"/>
        </w:rPr>
        <w:t>load</w:t>
      </w:r>
      <w:r w:rsidRPr="000B6681">
        <w:rPr>
          <w:rFonts w:ascii="Century Schoolbook" w:hAnsi="Century Schoolbook" w:hint="eastAsia"/>
        </w:rPr>
        <w:t>，在执行</w:t>
      </w:r>
      <w:r w:rsidRPr="000B6681">
        <w:rPr>
          <w:rFonts w:ascii="Century Schoolbook" w:hAnsi="Century Schoolbook" w:hint="eastAsia"/>
        </w:rPr>
        <w:t>store</w:t>
      </w:r>
      <w:r w:rsidRPr="000B6681">
        <w:rPr>
          <w:rFonts w:ascii="Century Schoolbook" w:hAnsi="Century Schoolbook" w:hint="eastAsia"/>
        </w:rPr>
        <w:t>前必须已执行</w:t>
      </w:r>
      <w:r w:rsidRPr="000B6681">
        <w:rPr>
          <w:rFonts w:ascii="Century Schoolbook" w:hAnsi="Century Schoolbook" w:hint="eastAsia"/>
        </w:rPr>
        <w:t>assign</w:t>
      </w:r>
      <w:r w:rsidRPr="000B6681">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5</w:t>
      </w:r>
      <w:r w:rsidRPr="000B6681">
        <w:rPr>
          <w:rFonts w:ascii="Century Schoolbook" w:hAnsi="Century Schoolbook" w:hint="eastAsia"/>
        </w:rPr>
        <w:t>、一个变量在同一时刻只允许一个线程对其执行</w:t>
      </w:r>
      <w:r w:rsidRPr="000B6681">
        <w:rPr>
          <w:rFonts w:ascii="Century Schoolbook" w:hAnsi="Century Schoolbook" w:hint="eastAsia"/>
        </w:rPr>
        <w:t>lock</w:t>
      </w:r>
      <w:r w:rsidRPr="000B6681">
        <w:rPr>
          <w:rFonts w:ascii="Century Schoolbook" w:hAnsi="Century Schoolbook" w:hint="eastAsia"/>
        </w:rPr>
        <w:t>操作，一个线程可以对同一个变量执行多次</w:t>
      </w:r>
      <w:r w:rsidRPr="000B6681">
        <w:rPr>
          <w:rFonts w:ascii="Century Schoolbook" w:hAnsi="Century Schoolbook" w:hint="eastAsia"/>
        </w:rPr>
        <w:t>lock</w:t>
      </w:r>
      <w:r w:rsidRPr="000B6681">
        <w:rPr>
          <w:rFonts w:ascii="Century Schoolbook" w:hAnsi="Century Schoolbook" w:hint="eastAsia"/>
        </w:rPr>
        <w:t>，但必须执行相同次数的</w:t>
      </w:r>
      <w:r w:rsidRPr="000B6681">
        <w:rPr>
          <w:rFonts w:ascii="Century Schoolbook" w:hAnsi="Century Schoolbook" w:hint="eastAsia"/>
        </w:rPr>
        <w:t>unlock</w:t>
      </w:r>
      <w:r w:rsidRPr="000B6681">
        <w:rPr>
          <w:rFonts w:ascii="Century Schoolbook" w:hAnsi="Century Schoolbook" w:hint="eastAsia"/>
        </w:rPr>
        <w:t>操作才可解锁。</w:t>
      </w:r>
    </w:p>
    <w:p w:rsidR="006E2C05" w:rsidRPr="000B6681" w:rsidRDefault="006E2C05" w:rsidP="006E2C05">
      <w:pPr>
        <w:ind w:leftChars="100" w:left="210" w:firstLine="210"/>
        <w:rPr>
          <w:rFonts w:ascii="Century Schoolbook" w:hAnsi="Century Schoolbook"/>
        </w:rPr>
      </w:pPr>
      <w:r>
        <w:rPr>
          <w:rFonts w:ascii="Century Schoolbook" w:hAnsi="Century Schoolbook"/>
        </w:rPr>
        <w:t>6</w:t>
      </w:r>
      <w:r w:rsidRPr="000B6681">
        <w:rPr>
          <w:rFonts w:ascii="Century Schoolbook" w:hAnsi="Century Schoolbook" w:hint="eastAsia"/>
        </w:rPr>
        <w:t>、一个线程在</w:t>
      </w:r>
      <w:r w:rsidRPr="000B6681">
        <w:rPr>
          <w:rFonts w:ascii="Century Schoolbook" w:hAnsi="Century Schoolbook" w:hint="eastAsia"/>
        </w:rPr>
        <w:t>lock</w:t>
      </w:r>
      <w:r w:rsidRPr="000B6681">
        <w:rPr>
          <w:rFonts w:ascii="Century Schoolbook" w:hAnsi="Century Schoolbook" w:hint="eastAsia"/>
        </w:rPr>
        <w:t>一个变量的时候，将会清空工作内存中的此变量的值，执行引擎在</w:t>
      </w:r>
      <w:r w:rsidRPr="000B6681">
        <w:rPr>
          <w:rFonts w:ascii="Century Schoolbook" w:hAnsi="Century Schoolbook" w:hint="eastAsia"/>
        </w:rPr>
        <w:t>use</w:t>
      </w:r>
      <w:r w:rsidRPr="000B6681">
        <w:rPr>
          <w:rFonts w:ascii="Century Schoolbook" w:hAnsi="Century Schoolbook" w:hint="eastAsia"/>
        </w:rPr>
        <w:t>前必须重新</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p>
    <w:p w:rsidR="006E2C05" w:rsidRDefault="006E2C05" w:rsidP="006E2C05">
      <w:pPr>
        <w:ind w:leftChars="100" w:left="210" w:firstLine="210"/>
        <w:rPr>
          <w:rFonts w:ascii="Century Schoolbook" w:hAnsi="Century Schoolbook"/>
        </w:rPr>
      </w:pPr>
      <w:r>
        <w:rPr>
          <w:rFonts w:ascii="Century Schoolbook" w:hAnsi="Century Schoolbook"/>
        </w:rPr>
        <w:t>7</w:t>
      </w:r>
      <w:r w:rsidRPr="000B6681">
        <w:rPr>
          <w:rFonts w:ascii="Century Schoolbook" w:hAnsi="Century Schoolbook" w:hint="eastAsia"/>
        </w:rPr>
        <w:t>、线程不允许</w:t>
      </w:r>
      <w:r w:rsidRPr="000B6681">
        <w:rPr>
          <w:rFonts w:ascii="Century Schoolbook" w:hAnsi="Century Schoolbook" w:hint="eastAsia"/>
        </w:rPr>
        <w:t>unlock</w:t>
      </w:r>
      <w:r w:rsidRPr="000B6681">
        <w:rPr>
          <w:rFonts w:ascii="Century Schoolbook" w:hAnsi="Century Schoolbook" w:hint="eastAsia"/>
        </w:rPr>
        <w:t>其他线程的</w:t>
      </w:r>
      <w:r w:rsidRPr="000B6681">
        <w:rPr>
          <w:rFonts w:ascii="Century Schoolbook" w:hAnsi="Century Schoolbook" w:hint="eastAsia"/>
        </w:rPr>
        <w:t>lock</w:t>
      </w:r>
      <w:r w:rsidRPr="000B6681">
        <w:rPr>
          <w:rFonts w:ascii="Century Schoolbook" w:hAnsi="Century Schoolbook" w:hint="eastAsia"/>
        </w:rPr>
        <w:t>操作。并且</w:t>
      </w:r>
      <w:r w:rsidRPr="000B6681">
        <w:rPr>
          <w:rFonts w:ascii="Century Schoolbook" w:hAnsi="Century Schoolbook" w:hint="eastAsia"/>
        </w:rPr>
        <w:t>unlock</w:t>
      </w:r>
      <w:r w:rsidRPr="000B6681">
        <w:rPr>
          <w:rFonts w:ascii="Century Schoolbook" w:hAnsi="Century Schoolbook" w:hint="eastAsia"/>
        </w:rPr>
        <w:t>操作必须是在本线程的</w:t>
      </w:r>
      <w:r w:rsidRPr="000B6681">
        <w:rPr>
          <w:rFonts w:ascii="Century Schoolbook" w:hAnsi="Century Schoolbook" w:hint="eastAsia"/>
        </w:rPr>
        <w:t>lock</w:t>
      </w:r>
      <w:r w:rsidRPr="000B6681">
        <w:rPr>
          <w:rFonts w:ascii="Century Schoolbook" w:hAnsi="Century Schoolbook" w:hint="eastAsia"/>
        </w:rPr>
        <w:t>操作之后。</w:t>
      </w:r>
    </w:p>
    <w:p w:rsidR="006E2C05" w:rsidRDefault="006E2C05" w:rsidP="00E27519">
      <w:pPr>
        <w:ind w:leftChars="100" w:left="210" w:firstLine="210"/>
        <w:rPr>
          <w:rFonts w:ascii="Century Schoolbook" w:hAnsi="Century Schoolbook"/>
        </w:rPr>
      </w:pPr>
      <w:r w:rsidRPr="000B6681">
        <w:rPr>
          <w:rFonts w:ascii="Century Schoolbook" w:hAnsi="Century Schoolbook" w:hint="eastAsia"/>
        </w:rPr>
        <w:t>8</w:t>
      </w:r>
      <w:r>
        <w:rPr>
          <w:rFonts w:ascii="Century Schoolbook" w:hAnsi="Century Schoolbook" w:hint="eastAsia"/>
        </w:rPr>
        <w:t>、</w:t>
      </w:r>
      <w:r w:rsidRPr="000B6681">
        <w:rPr>
          <w:rFonts w:ascii="Century Schoolbook" w:hAnsi="Century Schoolbook" w:hint="eastAsia"/>
        </w:rPr>
        <w:t>在执行</w:t>
      </w:r>
      <w:r w:rsidRPr="000B6681">
        <w:rPr>
          <w:rFonts w:ascii="Century Schoolbook" w:hAnsi="Century Schoolbook" w:hint="eastAsia"/>
        </w:rPr>
        <w:t>unlock</w:t>
      </w:r>
      <w:r w:rsidRPr="000B6681">
        <w:rPr>
          <w:rFonts w:ascii="Century Schoolbook" w:hAnsi="Century Schoolbook" w:hint="eastAsia"/>
        </w:rPr>
        <w:t>之前，必须首先执行了</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w:t>
      </w:r>
    </w:p>
    <w:p w:rsidR="00E27519" w:rsidRDefault="00E27519" w:rsidP="000B6681">
      <w:pPr>
        <w:rPr>
          <w:rFonts w:ascii="Century Schoolbook" w:hAnsi="Century Schoolbook"/>
        </w:rPr>
      </w:pPr>
    </w:p>
    <w:p w:rsidR="000B6681" w:rsidRDefault="008D4611" w:rsidP="000B6681">
      <w:pPr>
        <w:rPr>
          <w:rFonts w:ascii="Century Schoolbook" w:hAnsi="Century Schoolbook"/>
        </w:rPr>
      </w:pPr>
      <w:r>
        <w:rPr>
          <w:rFonts w:ascii="Century Schoolbook" w:hAnsi="Century Schoolbook"/>
        </w:rPr>
        <w:t>可见</w:t>
      </w:r>
      <w:r>
        <w:rPr>
          <w:rFonts w:ascii="Century Schoolbook" w:hAnsi="Century Schoolbook" w:hint="eastAsia"/>
        </w:rPr>
        <w:t>，</w:t>
      </w:r>
      <w:r>
        <w:rPr>
          <w:rFonts w:ascii="Century Schoolbook" w:hAnsi="Century Schoolbook"/>
        </w:rPr>
        <w:t>锁操作都是围绕主内存</w:t>
      </w:r>
      <w:r>
        <w:rPr>
          <w:rFonts w:ascii="Century Schoolbook" w:hAnsi="Century Schoolbook" w:hint="eastAsia"/>
        </w:rPr>
        <w:t>来进行。</w:t>
      </w:r>
      <w:r w:rsidR="000B6681" w:rsidRPr="000B6681">
        <w:rPr>
          <w:rFonts w:ascii="Century Schoolbook" w:hAnsi="Century Schoolbook" w:hint="eastAsia"/>
        </w:rPr>
        <w:t>在将变量从主内存读取到工作内存中，必须顺序执行</w:t>
      </w:r>
      <w:r w:rsidR="000B6681" w:rsidRPr="000B6681">
        <w:rPr>
          <w:rFonts w:ascii="Century Schoolbook" w:hAnsi="Century Schoolbook" w:hint="eastAsia"/>
        </w:rPr>
        <w:t>read</w:t>
      </w:r>
      <w:r w:rsidR="000B6681" w:rsidRPr="000B6681">
        <w:rPr>
          <w:rFonts w:ascii="Century Schoolbook" w:hAnsi="Century Schoolbook" w:hint="eastAsia"/>
        </w:rPr>
        <w:t>、</w:t>
      </w:r>
      <w:r w:rsidR="000B6681" w:rsidRPr="000B6681">
        <w:rPr>
          <w:rFonts w:ascii="Century Schoolbook" w:hAnsi="Century Schoolbook" w:hint="eastAsia"/>
        </w:rPr>
        <w:t>load</w:t>
      </w:r>
      <w:r w:rsidR="000B6681" w:rsidRPr="000B6681">
        <w:rPr>
          <w:rFonts w:ascii="Century Schoolbook" w:hAnsi="Century Schoolbook" w:hint="eastAsia"/>
        </w:rPr>
        <w:t>；要将变量从工作内存同步回主内存中，必须顺序执行</w:t>
      </w:r>
      <w:r w:rsidR="000B6681" w:rsidRPr="000B6681">
        <w:rPr>
          <w:rFonts w:ascii="Century Schoolbook" w:hAnsi="Century Schoolbook" w:hint="eastAsia"/>
        </w:rPr>
        <w:t>store</w:t>
      </w:r>
      <w:r w:rsidR="000B6681" w:rsidRPr="000B6681">
        <w:rPr>
          <w:rFonts w:ascii="Century Schoolbook" w:hAnsi="Century Schoolbook" w:hint="eastAsia"/>
        </w:rPr>
        <w:t>、</w:t>
      </w:r>
      <w:r w:rsidR="000B6681" w:rsidRPr="000B6681">
        <w:rPr>
          <w:rFonts w:ascii="Century Schoolbook" w:hAnsi="Century Schoolbook" w:hint="eastAsia"/>
        </w:rPr>
        <w:t>write</w:t>
      </w:r>
      <w:r w:rsidR="000B6681" w:rsidRPr="000B6681">
        <w:rPr>
          <w:rFonts w:ascii="Century Schoolbook" w:hAnsi="Century Schoolbook" w:hint="eastAsia"/>
        </w:rPr>
        <w:t>。并且这</w:t>
      </w:r>
      <w:r w:rsidR="000B6681" w:rsidRPr="000B6681">
        <w:rPr>
          <w:rFonts w:ascii="Century Schoolbook" w:hAnsi="Century Schoolbook" w:hint="eastAsia"/>
        </w:rPr>
        <w:t>8</w:t>
      </w:r>
      <w:r w:rsidR="000B6681" w:rsidRPr="000B6681">
        <w:rPr>
          <w:rFonts w:ascii="Century Schoolbook" w:hAnsi="Century Schoolbook" w:hint="eastAsia"/>
        </w:rPr>
        <w:t>种操作必须遵循以下规则：</w:t>
      </w:r>
      <w:r w:rsidR="000B6681" w:rsidRPr="000B6681">
        <w:rPr>
          <w:rFonts w:ascii="Century Schoolbook" w:hAnsi="Century Schoolbook" w:hint="eastAsia"/>
        </w:rPr>
        <w:t xml:space="preserve"> </w:t>
      </w:r>
    </w:p>
    <w:p w:rsidR="00A4664B" w:rsidRPr="000B6681" w:rsidRDefault="00A4664B" w:rsidP="000B6681">
      <w:pPr>
        <w:rPr>
          <w:rFonts w:ascii="Century Schoolbook" w:hAnsi="Century Schoolbook"/>
        </w:rPr>
      </w:pPr>
    </w:p>
    <w:p w:rsidR="00A4664B" w:rsidRDefault="00A4664B" w:rsidP="00AE59F5">
      <w:pPr>
        <w:rPr>
          <w:rFonts w:ascii="Century Schoolbook" w:hAnsi="Century Schoolbook"/>
        </w:rPr>
      </w:pPr>
    </w:p>
    <w:p w:rsidR="00A4664B" w:rsidRDefault="00A4664B" w:rsidP="00A4664B">
      <w:pPr>
        <w:pageBreakBefore/>
        <w:rPr>
          <w:rFonts w:ascii="Century Schoolbook" w:hAnsi="Century Schoolbook"/>
        </w:rPr>
      </w:pPr>
    </w:p>
    <w:p w:rsidR="00E9311D" w:rsidRDefault="00D97501" w:rsidP="00016578">
      <w:pPr>
        <w:pStyle w:val="Tip3"/>
      </w:pPr>
      <w:r>
        <w:t>2</w:t>
      </w:r>
      <w:r w:rsidR="00A65C01">
        <w:t>)</w:t>
      </w:r>
      <w:r>
        <w:t xml:space="preserve"> JMM </w:t>
      </w:r>
      <w:r w:rsidR="00E56EA8">
        <w:rPr>
          <w:rFonts w:hint="eastAsia"/>
        </w:rPr>
        <w:t>【</w:t>
      </w:r>
      <w:r w:rsidR="00E56EA8" w:rsidRPr="009642A7">
        <w:rPr>
          <w:rFonts w:hint="eastAsia"/>
          <w:color w:val="FF0000"/>
        </w:rPr>
        <w:t>理论基础</w:t>
      </w:r>
      <w:r w:rsidR="00E56EA8">
        <w:rPr>
          <w:rFonts w:hint="eastAsia"/>
        </w:rPr>
        <w:t>】</w:t>
      </w:r>
    </w:p>
    <w:p w:rsidR="00851ED7" w:rsidRPr="00851ED7" w:rsidRDefault="00D97501" w:rsidP="00851ED7">
      <w:pPr>
        <w:ind w:firstLine="420"/>
        <w:rPr>
          <w:rFonts w:ascii="Century Schoolbook" w:hAnsi="Century Schoolbook"/>
        </w:rPr>
      </w:pPr>
      <w:r w:rsidRPr="00AE59F5">
        <w:rPr>
          <w:rFonts w:ascii="Century Schoolbook" w:hAnsi="Century Schoolbook"/>
        </w:rPr>
        <w:t>JVM</w:t>
      </w:r>
      <w:r w:rsidRPr="00AE59F5">
        <w:rPr>
          <w:rFonts w:ascii="Century Schoolbook" w:hAnsi="Century Schoolbook"/>
        </w:rPr>
        <w:t>是整个计算机虚拟模型，</w:t>
      </w:r>
      <w:r w:rsidR="00851ED7" w:rsidRPr="00851ED7">
        <w:rPr>
          <w:rFonts w:ascii="Century Schoolbook" w:hAnsi="Century Schoolbook" w:hint="eastAsia"/>
        </w:rPr>
        <w:t>属于语言级的内存模型，它确保在不同的编译器和不同的处理器平台之上，通过插入特定类型的</w:t>
      </w:r>
      <w:r w:rsidR="00851ED7" w:rsidRPr="00851ED7">
        <w:rPr>
          <w:rFonts w:ascii="Century Schoolbook" w:hAnsi="Century Schoolbook" w:hint="eastAsia"/>
        </w:rPr>
        <w:t xml:space="preserve"> </w:t>
      </w:r>
      <w:r w:rsidR="00851ED7" w:rsidRPr="00B46577">
        <w:rPr>
          <w:rFonts w:ascii="Century Schoolbook" w:hAnsi="Century Schoolbook" w:hint="eastAsia"/>
          <w:b/>
        </w:rPr>
        <w:t>Memory Barrier</w:t>
      </w:r>
      <w:r w:rsidR="00851ED7" w:rsidRPr="00851ED7">
        <w:rPr>
          <w:rFonts w:ascii="Century Schoolbook" w:hAnsi="Century Schoolbook" w:hint="eastAsia"/>
        </w:rPr>
        <w:t>（内存屏障）来禁止特定类</w:t>
      </w:r>
      <w:r w:rsidR="003E2558">
        <w:rPr>
          <w:rFonts w:ascii="Century Schoolbook" w:hAnsi="Century Schoolbook" w:hint="eastAsia"/>
        </w:rPr>
        <w:t>型的编译器重排序和处理器重排序，为上层提供一致的内存可见性保证；</w:t>
      </w:r>
      <w:r w:rsidR="003E2558" w:rsidRPr="00641389">
        <w:rPr>
          <w:rFonts w:ascii="Century Schoolbook" w:hAnsi="Century Schoolbook" w:hint="eastAsia"/>
        </w:rPr>
        <w:t xml:space="preserve">JMM </w:t>
      </w:r>
      <w:r w:rsidR="003E2558" w:rsidRPr="00641389">
        <w:rPr>
          <w:rFonts w:ascii="Century Schoolbook" w:hAnsi="Century Schoolbook" w:hint="eastAsia"/>
        </w:rPr>
        <w:t>决定一个线程对共享变量</w:t>
      </w:r>
      <w:r w:rsidR="003E2558" w:rsidRPr="00090A82">
        <w:rPr>
          <w:rFonts w:ascii="Century Schoolbook" w:hAnsi="Century Schoolbook" w:hint="eastAsia"/>
        </w:rPr>
        <w:t>(</w:t>
      </w:r>
      <w:r w:rsidR="003E2558" w:rsidRPr="00641389">
        <w:rPr>
          <w:rFonts w:ascii="Century Schoolbook" w:hAnsi="Century Schoolbook" w:hint="eastAsia"/>
        </w:rPr>
        <w:t>实例域、静态域和数组</w:t>
      </w:r>
      <w:r w:rsidR="003E2558" w:rsidRPr="00641389">
        <w:rPr>
          <w:rFonts w:ascii="Century Schoolbook" w:hAnsi="Century Schoolbook" w:hint="eastAsia"/>
        </w:rPr>
        <w:t>)</w:t>
      </w:r>
      <w:r w:rsidR="003E2558" w:rsidRPr="00641389">
        <w:rPr>
          <w:rFonts w:ascii="Century Schoolbook" w:hAnsi="Century Schoolbook" w:hint="eastAsia"/>
        </w:rPr>
        <w:t>的写入何时对其它线程可见</w:t>
      </w:r>
      <w:r w:rsidR="00B55604">
        <w:rPr>
          <w:rFonts w:ascii="Century Schoolbook" w:hAnsi="Century Schoolbook" w:hint="eastAsia"/>
        </w:rPr>
        <w:t>（线程的</w:t>
      </w:r>
      <w:r w:rsidR="00B55604" w:rsidRPr="00B55604">
        <w:rPr>
          <w:rFonts w:ascii="Century Schoolbook" w:hAnsi="Century Schoolbook" w:hint="eastAsia"/>
          <w:color w:val="FF0000"/>
        </w:rPr>
        <w:t>可见性</w:t>
      </w:r>
      <w:r w:rsidR="00B55604">
        <w:rPr>
          <w:rFonts w:ascii="Century Schoolbook" w:hAnsi="Century Schoolbook" w:hint="eastAsia"/>
        </w:rPr>
        <w:t>）</w:t>
      </w:r>
      <w:r w:rsidR="003E2558" w:rsidRPr="00641389">
        <w:rPr>
          <w:rFonts w:ascii="Century Schoolbook" w:hAnsi="Century Schoolbook" w:hint="eastAsia"/>
        </w:rPr>
        <w:t>。</w:t>
      </w:r>
    </w:p>
    <w:p w:rsidR="00D97501" w:rsidRDefault="00D97501" w:rsidP="00D97501">
      <w:pPr>
        <w:ind w:firstLine="420"/>
        <w:rPr>
          <w:rFonts w:ascii="Century Schoolbook" w:hAnsi="Century Schoolbook"/>
        </w:rPr>
      </w:pPr>
      <w:r w:rsidRPr="00090A82">
        <w:rPr>
          <w:rFonts w:ascii="Century Schoolbook" w:hAnsi="Century Schoolbook" w:hint="eastAsia"/>
        </w:rPr>
        <w:t>由于</w:t>
      </w:r>
      <w:r w:rsidRPr="00090A82">
        <w:rPr>
          <w:rFonts w:ascii="Century Schoolbook" w:hAnsi="Century Schoolbook" w:hint="eastAsia"/>
        </w:rPr>
        <w:t>JVM</w:t>
      </w:r>
      <w:r w:rsidRPr="00090A82">
        <w:rPr>
          <w:rFonts w:ascii="Century Schoolbook" w:hAnsi="Century Schoolbook" w:hint="eastAsia"/>
        </w:rPr>
        <w:t>运行程序的实体是线程</w:t>
      </w:r>
      <w:r>
        <w:rPr>
          <w:rFonts w:ascii="Century Schoolbook" w:hAnsi="Century Schoolbook" w:hint="eastAsia"/>
        </w:rPr>
        <w:t>，</w:t>
      </w:r>
      <w:r w:rsidRPr="00090A82">
        <w:rPr>
          <w:rFonts w:ascii="Century Schoolbook" w:hAnsi="Century Schoolbook" w:hint="eastAsia"/>
        </w:rPr>
        <w:t>而每个线程创建时</w:t>
      </w:r>
      <w:r w:rsidRPr="00090A82">
        <w:rPr>
          <w:rFonts w:ascii="Century Schoolbook" w:hAnsi="Century Schoolbook" w:hint="eastAsia"/>
        </w:rPr>
        <w:t>JVM</w:t>
      </w:r>
      <w:r w:rsidRPr="00090A82">
        <w:rPr>
          <w:rFonts w:ascii="Century Schoolbook" w:hAnsi="Century Schoolbook" w:hint="eastAsia"/>
        </w:rPr>
        <w:t>都会为其创建一个工作内存</w:t>
      </w:r>
      <w:r w:rsidR="00EC1912">
        <w:rPr>
          <w:rFonts w:ascii="Century Schoolbook" w:hAnsi="Century Schoolbook" w:hint="eastAsia"/>
        </w:rPr>
        <w:t>（也称</w:t>
      </w:r>
      <w:r w:rsidR="00EC1912" w:rsidRPr="00090A82">
        <w:rPr>
          <w:rFonts w:ascii="Century Schoolbook" w:hAnsi="Century Schoolbook" w:hint="eastAsia"/>
        </w:rPr>
        <w:t>为</w:t>
      </w:r>
      <w:r w:rsidR="00EC1912">
        <w:rPr>
          <w:rFonts w:ascii="Century Schoolbook" w:hAnsi="Century Schoolbook" w:hint="eastAsia"/>
        </w:rPr>
        <w:t>：</w:t>
      </w:r>
      <w:r w:rsidR="00EC1912" w:rsidRPr="00090A82">
        <w:rPr>
          <w:rFonts w:ascii="Century Schoolbook" w:hAnsi="Century Schoolbook" w:hint="eastAsia"/>
          <w:b/>
        </w:rPr>
        <w:t>栈空间</w:t>
      </w:r>
      <w:r w:rsidR="00EC1912">
        <w:rPr>
          <w:rFonts w:ascii="Century Schoolbook" w:hAnsi="Century Schoolbook" w:hint="eastAsia"/>
        </w:rPr>
        <w:t>）</w:t>
      </w:r>
      <w:r>
        <w:rPr>
          <w:rFonts w:ascii="Century Schoolbook" w:hAnsi="Century Schoolbook" w:hint="eastAsia"/>
        </w:rPr>
        <w:t>，</w:t>
      </w:r>
      <w:r w:rsidRPr="00090A82">
        <w:rPr>
          <w:rFonts w:ascii="Century Schoolbook" w:hAnsi="Century Schoolbook" w:hint="eastAsia"/>
        </w:rPr>
        <w:t>工作内存是每个线程的私有数据区域</w:t>
      </w:r>
      <w:r>
        <w:rPr>
          <w:rFonts w:ascii="Century Schoolbook" w:hAnsi="Century Schoolbook" w:hint="eastAsia"/>
        </w:rPr>
        <w:t>，</w:t>
      </w:r>
      <w:r w:rsidRPr="00090A82">
        <w:rPr>
          <w:rFonts w:ascii="Century Schoolbook" w:hAnsi="Century Schoolbook" w:hint="eastAsia"/>
        </w:rPr>
        <w:t>而</w:t>
      </w:r>
      <w:r w:rsidRPr="00090A82">
        <w:rPr>
          <w:rFonts w:ascii="Century Schoolbook" w:hAnsi="Century Schoolbook" w:hint="eastAsia"/>
        </w:rPr>
        <w:t>Java</w:t>
      </w:r>
      <w:r w:rsidRPr="00090A82">
        <w:rPr>
          <w:rFonts w:ascii="Century Schoolbook" w:hAnsi="Century Schoolbook" w:hint="eastAsia"/>
        </w:rPr>
        <w:t>内存模型中规定所有变量都存储在</w:t>
      </w:r>
      <w:r w:rsidRPr="00016578">
        <w:rPr>
          <w:rFonts w:ascii="Century Schoolbook" w:hAnsi="Century Schoolbook" w:hint="eastAsia"/>
          <w:b/>
        </w:rPr>
        <w:t>主内存</w:t>
      </w:r>
      <w:r w:rsidRPr="00016578">
        <w:rPr>
          <w:rFonts w:ascii="Century Schoolbook" w:hAnsi="Century Schoolbook" w:hint="eastAsia"/>
        </w:rPr>
        <w:t>，</w:t>
      </w:r>
      <w:r w:rsidRPr="00090A82">
        <w:rPr>
          <w:rFonts w:ascii="Century Schoolbook" w:hAnsi="Century Schoolbook" w:hint="eastAsia"/>
        </w:rPr>
        <w:t>主内存是共享内存区域</w:t>
      </w:r>
      <w:r>
        <w:rPr>
          <w:rFonts w:ascii="Century Schoolbook" w:hAnsi="Century Schoolbook" w:hint="eastAsia"/>
        </w:rPr>
        <w:t>，</w:t>
      </w:r>
      <w:r w:rsidRPr="00090A82">
        <w:rPr>
          <w:rFonts w:ascii="Century Schoolbook" w:hAnsi="Century Schoolbook" w:hint="eastAsia"/>
        </w:rPr>
        <w:t>所有线程都可访问</w:t>
      </w:r>
      <w:r>
        <w:rPr>
          <w:rFonts w:ascii="Century Schoolbook" w:hAnsi="Century Schoolbook" w:hint="eastAsia"/>
        </w:rPr>
        <w:t>，</w:t>
      </w:r>
      <w:r w:rsidRPr="00090A82">
        <w:rPr>
          <w:rFonts w:ascii="Century Schoolbook" w:hAnsi="Century Schoolbook" w:hint="eastAsia"/>
        </w:rPr>
        <w:t>但线程对变量的操作</w:t>
      </w:r>
      <w:r w:rsidRPr="00090A82">
        <w:rPr>
          <w:rFonts w:ascii="Century Schoolbook" w:hAnsi="Century Schoolbook" w:hint="eastAsia"/>
        </w:rPr>
        <w:t>(</w:t>
      </w:r>
      <w:r w:rsidRPr="00090A82">
        <w:rPr>
          <w:rFonts w:ascii="Century Schoolbook" w:hAnsi="Century Schoolbook" w:hint="eastAsia"/>
        </w:rPr>
        <w:t>读取赋值等</w:t>
      </w:r>
      <w:r w:rsidRPr="00090A82">
        <w:rPr>
          <w:rFonts w:ascii="Century Schoolbook" w:hAnsi="Century Schoolbook" w:hint="eastAsia"/>
        </w:rPr>
        <w:t>)</w:t>
      </w:r>
      <w:r w:rsidRPr="00090A82">
        <w:rPr>
          <w:rFonts w:ascii="Century Schoolbook" w:hAnsi="Century Schoolbook" w:hint="eastAsia"/>
        </w:rPr>
        <w:t>必须在</w:t>
      </w:r>
      <w:r w:rsidRPr="00007E37">
        <w:rPr>
          <w:rFonts w:ascii="Century Schoolbook" w:hAnsi="Century Schoolbook" w:hint="eastAsia"/>
        </w:rPr>
        <w:t>栈空间</w:t>
      </w:r>
      <w:r w:rsidRPr="00090A82">
        <w:rPr>
          <w:rFonts w:ascii="Century Schoolbook" w:hAnsi="Century Schoolbook" w:hint="eastAsia"/>
        </w:rPr>
        <w:t>中进行</w:t>
      </w:r>
      <w:r>
        <w:rPr>
          <w:rFonts w:ascii="Century Schoolbook" w:hAnsi="Century Schoolbook" w:hint="eastAsia"/>
        </w:rPr>
        <w:t>，</w:t>
      </w:r>
      <w:r w:rsidRPr="00090A82">
        <w:rPr>
          <w:rFonts w:ascii="Century Schoolbook" w:hAnsi="Century Schoolbook" w:hint="eastAsia"/>
        </w:rPr>
        <w:t>首先要将变量从主内存拷贝到自己的</w:t>
      </w:r>
      <w:r w:rsidRPr="00007E37">
        <w:rPr>
          <w:rFonts w:ascii="Century Schoolbook" w:hAnsi="Century Schoolbook" w:hint="eastAsia"/>
        </w:rPr>
        <w:t>栈空间</w:t>
      </w:r>
      <w:r>
        <w:rPr>
          <w:rFonts w:ascii="Century Schoolbook" w:hAnsi="Century Schoolbook" w:hint="eastAsia"/>
        </w:rPr>
        <w:t>，</w:t>
      </w:r>
      <w:r w:rsidRPr="00090A82">
        <w:rPr>
          <w:rFonts w:ascii="Century Schoolbook" w:hAnsi="Century Schoolbook" w:hint="eastAsia"/>
        </w:rPr>
        <w:t>然后对变量进行操作</w:t>
      </w:r>
      <w:r>
        <w:rPr>
          <w:rFonts w:ascii="Century Schoolbook" w:hAnsi="Century Schoolbook" w:hint="eastAsia"/>
        </w:rPr>
        <w:t>，</w:t>
      </w:r>
      <w:r w:rsidRPr="00090A82">
        <w:rPr>
          <w:rFonts w:ascii="Century Schoolbook" w:hAnsi="Century Schoolbook" w:hint="eastAsia"/>
        </w:rPr>
        <w:t>操作完成再将变量写回主内存</w:t>
      </w:r>
      <w:r>
        <w:rPr>
          <w:rFonts w:ascii="Century Schoolbook" w:hAnsi="Century Schoolbook" w:hint="eastAsia"/>
        </w:rPr>
        <w:t>，</w:t>
      </w:r>
      <w:r w:rsidRPr="00090A82">
        <w:rPr>
          <w:rFonts w:ascii="Century Schoolbook" w:hAnsi="Century Schoolbook" w:hint="eastAsia"/>
        </w:rPr>
        <w:t>不能直接操作主内存中的变量</w:t>
      </w:r>
      <w:r>
        <w:rPr>
          <w:rFonts w:ascii="Century Schoolbook" w:hAnsi="Century Schoolbook" w:hint="eastAsia"/>
        </w:rPr>
        <w:t>，</w:t>
      </w:r>
      <w:r w:rsidRPr="00090A82">
        <w:rPr>
          <w:rFonts w:ascii="Century Schoolbook" w:hAnsi="Century Schoolbook" w:hint="eastAsia"/>
        </w:rPr>
        <w:t>各个线程中的工作内存</w:t>
      </w:r>
      <w:r w:rsidR="00016578">
        <w:rPr>
          <w:rFonts w:ascii="Century Schoolbook" w:hAnsi="Century Schoolbook" w:hint="eastAsia"/>
        </w:rPr>
        <w:t>，</w:t>
      </w:r>
      <w:r w:rsidRPr="00090A82">
        <w:rPr>
          <w:rFonts w:ascii="Century Schoolbook" w:hAnsi="Century Schoolbook" w:hint="eastAsia"/>
        </w:rPr>
        <w:t>储存着主内存中的变量副本拷贝</w:t>
      </w:r>
      <w:r>
        <w:rPr>
          <w:rFonts w:ascii="Century Schoolbook" w:hAnsi="Century Schoolbook" w:hint="eastAsia"/>
        </w:rPr>
        <w:t>，</w:t>
      </w:r>
      <w:r w:rsidR="00EC55EE">
        <w:rPr>
          <w:rFonts w:ascii="Century Schoolbook" w:hAnsi="Century Schoolbook" w:hint="eastAsia"/>
        </w:rPr>
        <w:t>因为</w:t>
      </w:r>
      <w:r w:rsidRPr="00090A82">
        <w:rPr>
          <w:rFonts w:ascii="Century Schoolbook" w:hAnsi="Century Schoolbook" w:hint="eastAsia"/>
        </w:rPr>
        <w:t>不同的线程无法访问对方的工作内存</w:t>
      </w:r>
      <w:r w:rsidR="00016578">
        <w:rPr>
          <w:rFonts w:ascii="Century Schoolbook" w:hAnsi="Century Schoolbook" w:hint="eastAsia"/>
        </w:rPr>
        <w:t>，</w:t>
      </w:r>
      <w:r w:rsidR="00EC55EE">
        <w:rPr>
          <w:rFonts w:ascii="Century Schoolbook" w:hAnsi="Century Schoolbook" w:hint="eastAsia"/>
        </w:rPr>
        <w:t>因此线程</w:t>
      </w:r>
      <w:r w:rsidRPr="00090A82">
        <w:rPr>
          <w:rFonts w:ascii="Century Schoolbook" w:hAnsi="Century Schoolbook" w:hint="eastAsia"/>
        </w:rPr>
        <w:t>间的通讯</w:t>
      </w:r>
      <w:r w:rsidRPr="00090A82">
        <w:rPr>
          <w:rFonts w:ascii="Century Schoolbook" w:hAnsi="Century Schoolbook" w:hint="eastAsia"/>
        </w:rPr>
        <w:t>(</w:t>
      </w:r>
      <w:r w:rsidRPr="00090A82">
        <w:rPr>
          <w:rFonts w:ascii="Century Schoolbook" w:hAnsi="Century Schoolbook" w:hint="eastAsia"/>
        </w:rPr>
        <w:t>传值</w:t>
      </w:r>
      <w:r w:rsidRPr="00090A82">
        <w:rPr>
          <w:rFonts w:ascii="Century Schoolbook" w:hAnsi="Century Schoolbook" w:hint="eastAsia"/>
        </w:rPr>
        <w:t xml:space="preserve">) </w:t>
      </w:r>
      <w:r w:rsidRPr="00090A82">
        <w:rPr>
          <w:rFonts w:ascii="Century Schoolbook" w:hAnsi="Century Schoolbook" w:hint="eastAsia"/>
        </w:rPr>
        <w:t>必须通过主内存来完成</w:t>
      </w:r>
      <w:r w:rsidRPr="00090A82">
        <w:rPr>
          <w:rFonts w:ascii="Century Schoolbook" w:hAnsi="Century Schoolbook" w:hint="eastAsia"/>
        </w:rPr>
        <w:t>,</w:t>
      </w:r>
      <w:r w:rsidRPr="00090A82">
        <w:rPr>
          <w:rFonts w:ascii="Century Schoolbook" w:hAnsi="Century Schoolbook" w:hint="eastAsia"/>
        </w:rPr>
        <w:t>其简要访问过程如下图</w:t>
      </w:r>
      <w:r>
        <w:rPr>
          <w:rFonts w:ascii="Century Schoolbook" w:hAnsi="Century Schoolbook" w:hint="eastAsia"/>
        </w:rPr>
        <w:t>：</w:t>
      </w:r>
    </w:p>
    <w:p w:rsidR="00D97501" w:rsidRDefault="00D97501" w:rsidP="00D97501">
      <w:pPr>
        <w:rPr>
          <w:rFonts w:ascii="Century Schoolbook" w:hAnsi="Century Schoolbook"/>
        </w:rPr>
      </w:pPr>
    </w:p>
    <w:p w:rsidR="00D97501" w:rsidRPr="00AE59F5" w:rsidRDefault="00361612" w:rsidP="00D97501">
      <w:pPr>
        <w:rPr>
          <w:rFonts w:ascii="Century Schoolbook" w:hAnsi="Century Schoolbook"/>
        </w:rPr>
      </w:pPr>
      <w:r>
        <w:rPr>
          <w:noProof/>
        </w:rPr>
        <w:drawing>
          <wp:anchor distT="0" distB="0" distL="114300" distR="114300" simplePos="0" relativeHeight="251698176" behindDoc="0" locked="0" layoutInCell="1" allowOverlap="1">
            <wp:simplePos x="0" y="0"/>
            <wp:positionH relativeFrom="column">
              <wp:posOffset>4445</wp:posOffset>
            </wp:positionH>
            <wp:positionV relativeFrom="paragraph">
              <wp:posOffset>50800</wp:posOffset>
            </wp:positionV>
            <wp:extent cx="5583600" cy="3859200"/>
            <wp:effectExtent l="0" t="0" r="0" b="8255"/>
            <wp:wrapSquare wrapText="r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83600" cy="3859200"/>
                    </a:xfrm>
                    <a:prstGeom prst="rect">
                      <a:avLst/>
                    </a:prstGeom>
                  </pic:spPr>
                </pic:pic>
              </a:graphicData>
            </a:graphic>
            <wp14:sizeRelH relativeFrom="margin">
              <wp14:pctWidth>0</wp14:pctWidth>
            </wp14:sizeRelH>
            <wp14:sizeRelV relativeFrom="margin">
              <wp14:pctHeight>0</wp14:pctHeight>
            </wp14:sizeRelV>
          </wp:anchor>
        </w:drawing>
      </w:r>
      <w:r w:rsidR="00D97501" w:rsidRPr="00AE59F5">
        <w:rPr>
          <w:rFonts w:ascii="Century Schoolbook" w:hAnsi="Century Schoolbook" w:hint="eastAsia"/>
          <w:b/>
        </w:rPr>
        <w:t>JMM</w:t>
      </w:r>
      <w:r w:rsidR="00D97501" w:rsidRPr="00AE59F5">
        <w:rPr>
          <w:rFonts w:ascii="Century Schoolbook" w:hAnsi="Century Schoolbook" w:hint="eastAsia"/>
          <w:b/>
        </w:rPr>
        <w:t>关于同步规定</w:t>
      </w:r>
      <w:r w:rsidR="00D97501">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线程解锁前</w:t>
      </w:r>
      <w:r>
        <w:rPr>
          <w:rFonts w:ascii="Century Schoolbook" w:hAnsi="Century Schoolbook" w:hint="eastAsia"/>
        </w:rPr>
        <w:t>，</w:t>
      </w:r>
      <w:r w:rsidRPr="00AE59F5">
        <w:rPr>
          <w:rFonts w:ascii="Century Schoolbook" w:hAnsi="Century Schoolbook" w:hint="eastAsia"/>
        </w:rPr>
        <w:t>必须把共享变量的值刷新回主内存</w:t>
      </w:r>
      <w:r>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线程加锁前</w:t>
      </w:r>
      <w:r>
        <w:rPr>
          <w:rFonts w:ascii="Century Schoolbook" w:hAnsi="Century Schoolbook" w:hint="eastAsia"/>
        </w:rPr>
        <w:t>，</w:t>
      </w:r>
      <w:r w:rsidRPr="00AE59F5">
        <w:rPr>
          <w:rFonts w:ascii="Century Schoolbook" w:hAnsi="Century Schoolbook" w:hint="eastAsia"/>
        </w:rPr>
        <w:t>必须读取主内存的最新值到自己的工作内存</w:t>
      </w:r>
      <w:r>
        <w:rPr>
          <w:rFonts w:ascii="Century Schoolbook" w:hAnsi="Century Schoolbook" w:hint="eastAsia"/>
        </w:rPr>
        <w:t>。</w:t>
      </w:r>
    </w:p>
    <w:p w:rsidR="00D97501" w:rsidRPr="00AE59F5"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加锁解锁是同一把锁</w:t>
      </w:r>
      <w:r>
        <w:rPr>
          <w:rFonts w:ascii="Century Schoolbook" w:hAnsi="Century Schoolbook" w:hint="eastAsia"/>
        </w:rPr>
        <w:t>。</w:t>
      </w:r>
    </w:p>
    <w:p w:rsidR="00E9311D" w:rsidRDefault="00E9311D"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E9311D" w:rsidRDefault="0034516F" w:rsidP="00AE59F5">
      <w:pPr>
        <w:rPr>
          <w:rFonts w:ascii="Century Schoolbook" w:hAnsi="Century Schoolbook"/>
        </w:rPr>
      </w:pPr>
      <w:r w:rsidRPr="0034516F">
        <w:rPr>
          <w:rFonts w:ascii="Century Schoolbook" w:hAnsi="Century Schoolbook" w:hint="eastAsia"/>
        </w:rPr>
        <w:t>线程</w:t>
      </w:r>
      <w:r>
        <w:rPr>
          <w:rFonts w:ascii="Century Schoolbook" w:hAnsi="Century Schoolbook" w:hint="eastAsia"/>
        </w:rPr>
        <w:t>A</w:t>
      </w:r>
      <w:r w:rsidRPr="0034516F">
        <w:rPr>
          <w:rFonts w:ascii="Century Schoolbook" w:hAnsi="Century Schoolbook" w:hint="eastAsia"/>
        </w:rPr>
        <w:t>和线程</w:t>
      </w:r>
      <w:r>
        <w:rPr>
          <w:rFonts w:ascii="Century Schoolbook" w:hAnsi="Century Schoolbook" w:hint="eastAsia"/>
        </w:rPr>
        <w:t>B</w:t>
      </w:r>
      <w:r w:rsidRPr="0034516F">
        <w:rPr>
          <w:rFonts w:ascii="Century Schoolbook" w:hAnsi="Century Schoolbook" w:hint="eastAsia"/>
        </w:rPr>
        <w:t>之间需要通信，必须经过</w:t>
      </w:r>
      <w:r w:rsidR="00814791">
        <w:rPr>
          <w:rFonts w:ascii="Century Schoolbook" w:hAnsi="Century Schoolbook" w:hint="eastAsia"/>
        </w:rPr>
        <w:t>3</w:t>
      </w:r>
      <w:r w:rsidRPr="0034516F">
        <w:rPr>
          <w:rFonts w:ascii="Century Schoolbook" w:hAnsi="Century Schoolbook" w:hint="eastAsia"/>
        </w:rPr>
        <w:t>个步骤：</w:t>
      </w:r>
    </w:p>
    <w:p w:rsidR="00E9311D"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和线程</w:t>
      </w:r>
      <w:r w:rsidRPr="00814791">
        <w:rPr>
          <w:rFonts w:ascii="Century Schoolbook" w:hAnsi="Century Schoolbook" w:hint="eastAsia"/>
        </w:rPr>
        <w:t>B</w:t>
      </w:r>
      <w:r w:rsidRPr="00814791">
        <w:rPr>
          <w:rFonts w:ascii="Century Schoolbook" w:hAnsi="Century Schoolbook" w:hint="eastAsia"/>
        </w:rPr>
        <w:t>均从主内存中读取同一个共享变量到自己的工作内存中，各自进行计算。</w:t>
      </w:r>
    </w:p>
    <w:p w:rsid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把</w:t>
      </w:r>
      <w:r>
        <w:rPr>
          <w:rFonts w:ascii="Century Schoolbook" w:hAnsi="Century Schoolbook" w:hint="eastAsia"/>
        </w:rPr>
        <w:t>自己</w:t>
      </w:r>
      <w:r w:rsidRPr="00814791">
        <w:rPr>
          <w:rFonts w:ascii="Century Schoolbook" w:hAnsi="Century Schoolbook" w:hint="eastAsia"/>
        </w:rPr>
        <w:t>工作内存中更新过的共享变量副本刷新到主内存中。</w:t>
      </w:r>
    </w:p>
    <w:p w:rsidR="00814791"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B</w:t>
      </w:r>
      <w:r w:rsidRPr="00814791">
        <w:rPr>
          <w:rFonts w:ascii="Century Schoolbook" w:hAnsi="Century Schoolbook" w:hint="eastAsia"/>
        </w:rPr>
        <w:t>到主内存中读取线程</w:t>
      </w:r>
      <w:r>
        <w:rPr>
          <w:rFonts w:ascii="Century Schoolbook" w:hAnsi="Century Schoolbook" w:hint="eastAsia"/>
        </w:rPr>
        <w:t>A</w:t>
      </w:r>
      <w:r w:rsidRPr="00814791">
        <w:rPr>
          <w:rFonts w:ascii="Century Schoolbook" w:hAnsi="Century Schoolbook" w:hint="eastAsia"/>
        </w:rPr>
        <w:t>之前更新过的共享变量。</w:t>
      </w:r>
    </w:p>
    <w:p w:rsidR="00E9311D" w:rsidRPr="00814791" w:rsidRDefault="00E9311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Pr="00814791" w:rsidRDefault="00361612" w:rsidP="00AE59F5">
      <w:pPr>
        <w:rPr>
          <w:rFonts w:ascii="Century Schoolbook" w:hAnsi="Century Schoolbook"/>
        </w:rPr>
      </w:pPr>
    </w:p>
    <w:p w:rsidR="00303520" w:rsidRDefault="00303520" w:rsidP="00AE59F5">
      <w:pPr>
        <w:rPr>
          <w:rFonts w:ascii="Century Schoolbook" w:hAnsi="Century Schoolbook"/>
        </w:rPr>
      </w:pPr>
    </w:p>
    <w:p w:rsidR="00361612" w:rsidRPr="00AE59F5" w:rsidRDefault="00361612" w:rsidP="00AE59F5">
      <w:pPr>
        <w:rPr>
          <w:rFonts w:ascii="Century Schoolbook" w:hAnsi="Century Schoolbook"/>
        </w:rPr>
      </w:pPr>
    </w:p>
    <w:p w:rsidR="00D85498" w:rsidRDefault="00D771CB" w:rsidP="00AF7DB2">
      <w:pPr>
        <w:pStyle w:val="Tip3"/>
      </w:pPr>
      <w:r>
        <w:t>3</w:t>
      </w:r>
      <w:r w:rsidR="00A65C01">
        <w:t>)</w:t>
      </w:r>
      <w:r w:rsidR="009F74D4">
        <w:t xml:space="preserve"> </w:t>
      </w:r>
      <w:r w:rsidR="00D85498">
        <w:rPr>
          <w:rFonts w:hint="eastAsia"/>
        </w:rPr>
        <w:t>H</w:t>
      </w:r>
      <w:r w:rsidR="00D85498" w:rsidRPr="005B41B8">
        <w:rPr>
          <w:rFonts w:hint="eastAsia"/>
        </w:rPr>
        <w:t>appen-</w:t>
      </w:r>
      <w:r w:rsidR="00D85498">
        <w:t>B</w:t>
      </w:r>
      <w:r w:rsidR="00D85498" w:rsidRPr="005B41B8">
        <w:rPr>
          <w:rFonts w:hint="eastAsia"/>
        </w:rPr>
        <w:t>efore</w:t>
      </w:r>
      <w:r w:rsidR="00D85498" w:rsidRPr="005B41B8">
        <w:rPr>
          <w:rFonts w:hint="eastAsia"/>
        </w:rPr>
        <w:t>规则</w:t>
      </w:r>
      <w:r w:rsidR="003062B2">
        <w:rPr>
          <w:rFonts w:hint="eastAsia"/>
        </w:rPr>
        <w:t>【</w:t>
      </w:r>
      <w:r w:rsidR="003062B2" w:rsidRPr="00E9311D">
        <w:rPr>
          <w:rFonts w:hint="eastAsia"/>
          <w:color w:val="0000FF"/>
        </w:rPr>
        <w:t>学术讨论</w:t>
      </w:r>
      <w:r w:rsidR="003062B2">
        <w:rPr>
          <w:rFonts w:hint="eastAsia"/>
        </w:rPr>
        <w:t>】</w:t>
      </w:r>
      <w:r w:rsidR="00AF7DB2">
        <w:rPr>
          <w:rFonts w:hint="eastAsia"/>
        </w:rPr>
        <w:t xml:space="preserve"> </w:t>
      </w:r>
    </w:p>
    <w:p w:rsidR="00F01CE3" w:rsidRDefault="000E2A57" w:rsidP="00F01CE3">
      <w:pPr>
        <w:ind w:firstLine="420"/>
        <w:rPr>
          <w:rFonts w:ascii="Century Schoolbook" w:hAnsi="Century Schoolbook"/>
        </w:rPr>
      </w:pPr>
      <w:r w:rsidRPr="000E2A57">
        <w:rPr>
          <w:rFonts w:ascii="Century Schoolbook" w:hAnsi="Century Schoolbook" w:hint="eastAsia"/>
        </w:rPr>
        <w:t>Java</w:t>
      </w:r>
      <w:r w:rsidRPr="000E2A57">
        <w:rPr>
          <w:rFonts w:ascii="Century Schoolbook" w:hAnsi="Century Schoolbook" w:hint="eastAsia"/>
        </w:rPr>
        <w:t>的并发采用的是共享内存模型</w:t>
      </w:r>
      <w:r w:rsidR="005B41B8">
        <w:rPr>
          <w:rFonts w:ascii="Century Schoolbook" w:hAnsi="Century Schoolbook" w:hint="eastAsia"/>
        </w:rPr>
        <w:t>，</w:t>
      </w:r>
      <w:r w:rsidR="005B41B8" w:rsidRPr="005B41B8">
        <w:rPr>
          <w:rFonts w:ascii="Century Schoolbook" w:hAnsi="Century Schoolbook" w:hint="eastAsia"/>
        </w:rPr>
        <w:t>使用</w:t>
      </w:r>
      <w:r w:rsidR="005B41B8" w:rsidRPr="005B41B8">
        <w:rPr>
          <w:rFonts w:ascii="Century Schoolbook" w:hAnsi="Century Schoolbook" w:hint="eastAsia"/>
        </w:rPr>
        <w:t>happen-before</w:t>
      </w:r>
      <w:r w:rsidR="005B41B8" w:rsidRPr="005B41B8">
        <w:rPr>
          <w:rFonts w:ascii="Century Schoolbook" w:hAnsi="Century Schoolbook" w:hint="eastAsia"/>
        </w:rPr>
        <w:t>规则实现共享变量的同步操作</w:t>
      </w:r>
      <w:r w:rsidR="00A30EAE" w:rsidRPr="00A30EAE">
        <w:rPr>
          <w:rFonts w:ascii="Century Schoolbook" w:hAnsi="Century Schoolbook" w:hint="eastAsia"/>
        </w:rPr>
        <w:t>(</w:t>
      </w:r>
      <w:r w:rsidR="00A30EAE" w:rsidRPr="00A30EAE">
        <w:rPr>
          <w:rFonts w:ascii="Century Schoolbook" w:hAnsi="Century Schoolbook" w:hint="eastAsia"/>
        </w:rPr>
        <w:t>简称</w:t>
      </w:r>
      <w:r w:rsidR="00A30EAE" w:rsidRPr="00A30EAE">
        <w:rPr>
          <w:rFonts w:ascii="Century Schoolbook" w:hAnsi="Century Schoolbook" w:hint="eastAsia"/>
        </w:rPr>
        <w:t>hb</w:t>
      </w:r>
      <w:r w:rsidR="00A30EAE" w:rsidRPr="00A30EAE">
        <w:rPr>
          <w:rFonts w:ascii="Century Schoolbook" w:hAnsi="Century Schoolbook" w:hint="eastAsia"/>
        </w:rPr>
        <w:t>规则</w:t>
      </w:r>
      <w:r w:rsidR="00A30EAE" w:rsidRPr="00A30EAE">
        <w:rPr>
          <w:rFonts w:ascii="Century Schoolbook" w:hAnsi="Century Schoolbook" w:hint="eastAsia"/>
        </w:rPr>
        <w:t>)</w:t>
      </w:r>
      <w:r w:rsidR="00A30EAE">
        <w:rPr>
          <w:rFonts w:ascii="Century Schoolbook" w:hAnsi="Century Schoolbook" w:hint="eastAsia"/>
        </w:rPr>
        <w:t>。</w:t>
      </w:r>
      <w:r w:rsidR="00DE3E52" w:rsidRPr="00DE3E52">
        <w:rPr>
          <w:rFonts w:ascii="Century Schoolbook" w:hAnsi="Century Schoolbook" w:hint="eastAsia"/>
        </w:rPr>
        <w:t>该规则定义了</w:t>
      </w:r>
      <w:r w:rsidR="00DE3E52" w:rsidRPr="00DE3E52">
        <w:rPr>
          <w:rFonts w:ascii="Century Schoolbook" w:hAnsi="Century Schoolbook" w:hint="eastAsia"/>
        </w:rPr>
        <w:t>Java</w:t>
      </w:r>
      <w:r w:rsidR="00DE3E52" w:rsidRPr="00DE3E52">
        <w:rPr>
          <w:rFonts w:ascii="Century Schoolbook" w:hAnsi="Century Schoolbook" w:hint="eastAsia"/>
        </w:rPr>
        <w:t>多线程操作的有序性和可见性，防止了</w:t>
      </w:r>
      <w:r w:rsidR="00DE3E52" w:rsidRPr="00DE3E52">
        <w:rPr>
          <w:rFonts w:ascii="Century Schoolbook" w:hAnsi="Century Schoolbook" w:hint="eastAsia"/>
          <w:i/>
          <w:u w:val="single"/>
        </w:rPr>
        <w:t>编译器重排序</w:t>
      </w:r>
      <w:r w:rsidR="00DE3E52" w:rsidRPr="00DE3E52">
        <w:rPr>
          <w:rFonts w:ascii="Century Schoolbook" w:hAnsi="Century Schoolbook" w:hint="eastAsia"/>
          <w:i/>
        </w:rPr>
        <w:t xml:space="preserve"> </w:t>
      </w:r>
      <w:r w:rsidR="00DE3E52" w:rsidRPr="00DE3E52">
        <w:rPr>
          <w:rFonts w:ascii="Century Schoolbook" w:hAnsi="Century Schoolbook" w:hint="eastAsia"/>
        </w:rPr>
        <w:t>对程序结果的影响。</w:t>
      </w:r>
      <w:r w:rsidR="00D85498" w:rsidRPr="00D85498">
        <w:rPr>
          <w:rFonts w:ascii="Century Schoolbook" w:hAnsi="Century Schoolbook" w:hint="eastAsia"/>
        </w:rPr>
        <w:t>按照官方的说法：当一个变量被多个线程读取并且至少被一个线程写入时，如果读操作和写操作没有</w:t>
      </w:r>
      <w:r w:rsidR="000D7FDE">
        <w:rPr>
          <w:rFonts w:ascii="Century Schoolbook" w:hAnsi="Century Schoolbook" w:hint="eastAsia"/>
        </w:rPr>
        <w:t>HB</w:t>
      </w:r>
      <w:r w:rsidR="00D85498" w:rsidRPr="00D85498">
        <w:rPr>
          <w:rFonts w:ascii="Century Schoolbook" w:hAnsi="Century Schoolbook" w:hint="eastAsia"/>
        </w:rPr>
        <w:t>关系，则会产生数据竞争问题。要想保证操作</w:t>
      </w:r>
      <w:r w:rsidR="000D7FDE">
        <w:rPr>
          <w:rFonts w:ascii="Century Schoolbook" w:hAnsi="Century Schoolbook" w:hint="eastAsia"/>
        </w:rPr>
        <w:t>B</w:t>
      </w:r>
      <w:r w:rsidR="00D85498" w:rsidRPr="00D85498">
        <w:rPr>
          <w:rFonts w:ascii="Century Schoolbook" w:hAnsi="Century Schoolbook" w:hint="eastAsia"/>
        </w:rPr>
        <w:t>的线程看到操作</w:t>
      </w:r>
      <w:r w:rsidR="000D7FDE">
        <w:rPr>
          <w:rFonts w:ascii="Century Schoolbook" w:hAnsi="Century Schoolbook" w:hint="eastAsia"/>
        </w:rPr>
        <w:t>A</w:t>
      </w:r>
      <w:r w:rsidR="00D85498" w:rsidRPr="00D85498">
        <w:rPr>
          <w:rFonts w:ascii="Century Schoolbook" w:hAnsi="Century Schoolbook" w:hint="eastAsia"/>
        </w:rPr>
        <w:t>的结果</w:t>
      </w:r>
      <w:r w:rsidR="000D7FDE">
        <w:rPr>
          <w:rFonts w:ascii="Century Schoolbook" w:hAnsi="Century Schoolbook" w:hint="eastAsia"/>
        </w:rPr>
        <w:t>(</w:t>
      </w:r>
      <w:r w:rsidR="00D85498" w:rsidRPr="00D85498">
        <w:rPr>
          <w:rFonts w:ascii="Century Schoolbook" w:hAnsi="Century Schoolbook" w:hint="eastAsia"/>
        </w:rPr>
        <w:t>无论</w:t>
      </w:r>
      <w:r w:rsidR="00AB2AF6">
        <w:rPr>
          <w:rFonts w:ascii="Century Schoolbook" w:hAnsi="Century Schoolbook" w:hint="eastAsia"/>
        </w:rPr>
        <w:t>A</w:t>
      </w:r>
      <w:r w:rsidR="00D85498" w:rsidRPr="00D85498">
        <w:rPr>
          <w:rFonts w:ascii="Century Schoolbook" w:hAnsi="Century Schoolbook" w:hint="eastAsia"/>
        </w:rPr>
        <w:t>和</w:t>
      </w:r>
      <w:r w:rsidR="00AB2AF6">
        <w:rPr>
          <w:rFonts w:ascii="Century Schoolbook" w:hAnsi="Century Schoolbook" w:hint="eastAsia"/>
        </w:rPr>
        <w:t>B</w:t>
      </w:r>
      <w:r w:rsidR="00D85498" w:rsidRPr="00D85498">
        <w:rPr>
          <w:rFonts w:ascii="Century Schoolbook" w:hAnsi="Century Schoolbook" w:hint="eastAsia"/>
        </w:rPr>
        <w:t>是否在一个线程</w:t>
      </w:r>
      <w:r w:rsidR="000D7FDE">
        <w:rPr>
          <w:rFonts w:ascii="Century Schoolbook" w:hAnsi="Century Schoolbook" w:hint="eastAsia"/>
        </w:rPr>
        <w:t>)</w:t>
      </w:r>
      <w:r w:rsidR="00D85498" w:rsidRPr="00D85498">
        <w:rPr>
          <w:rFonts w:ascii="Century Schoolbook" w:hAnsi="Century Schoolbook" w:hint="eastAsia"/>
        </w:rPr>
        <w:t>，那么在</w:t>
      </w:r>
      <w:r w:rsidR="000D7FDE">
        <w:rPr>
          <w:rFonts w:ascii="Century Schoolbook" w:hAnsi="Century Schoolbook" w:hint="eastAsia"/>
        </w:rPr>
        <w:t>A</w:t>
      </w:r>
      <w:r w:rsidR="00D85498" w:rsidRPr="00D85498">
        <w:rPr>
          <w:rFonts w:ascii="Century Schoolbook" w:hAnsi="Century Schoolbook" w:hint="eastAsia"/>
        </w:rPr>
        <w:t>和</w:t>
      </w:r>
      <w:r w:rsidR="000D7FDE">
        <w:rPr>
          <w:rFonts w:ascii="Century Schoolbook" w:hAnsi="Century Schoolbook" w:hint="eastAsia"/>
        </w:rPr>
        <w:t>B</w:t>
      </w:r>
      <w:r w:rsidR="00D85498" w:rsidRPr="00D85498">
        <w:rPr>
          <w:rFonts w:ascii="Century Schoolbook" w:hAnsi="Century Schoolbook" w:hint="eastAsia"/>
        </w:rPr>
        <w:t>之间必须满足</w:t>
      </w:r>
      <w:r w:rsidR="000D7FDE">
        <w:rPr>
          <w:rFonts w:ascii="Century Schoolbook" w:hAnsi="Century Schoolbook" w:hint="eastAsia"/>
        </w:rPr>
        <w:t>HB</w:t>
      </w:r>
      <w:r w:rsidR="00D85498" w:rsidRPr="00D85498">
        <w:rPr>
          <w:rFonts w:ascii="Century Schoolbook" w:hAnsi="Century Schoolbook" w:hint="eastAsia"/>
        </w:rPr>
        <w:t>原则，如果没有，将有可能导致重排序。当缺少</w:t>
      </w:r>
      <w:r w:rsidR="000D7FDE">
        <w:rPr>
          <w:rFonts w:ascii="Century Schoolbook" w:hAnsi="Century Schoolbook" w:hint="eastAsia"/>
        </w:rPr>
        <w:t>HB</w:t>
      </w:r>
      <w:r w:rsidR="00D85498" w:rsidRPr="00D85498">
        <w:rPr>
          <w:rFonts w:ascii="Century Schoolbook" w:hAnsi="Century Schoolbook" w:hint="eastAsia"/>
        </w:rPr>
        <w:t>关系时，就可能出现重排序问题。</w:t>
      </w:r>
    </w:p>
    <w:p w:rsidR="000E2A57" w:rsidRDefault="000E2A57" w:rsidP="007D35CF">
      <w:pPr>
        <w:rPr>
          <w:rFonts w:ascii="Century Schoolbook" w:hAnsi="Century Schoolbook"/>
        </w:rPr>
      </w:pPr>
    </w:p>
    <w:p w:rsidR="00DB571D" w:rsidRPr="00DE3E52" w:rsidRDefault="00DE3E52" w:rsidP="007D35CF">
      <w:pPr>
        <w:rPr>
          <w:rFonts w:ascii="Century Schoolbook" w:hAnsi="Century Schoolbook"/>
        </w:rPr>
      </w:pPr>
      <w:r w:rsidRPr="000D7FDE">
        <w:rPr>
          <w:rFonts w:ascii="Century Schoolbook" w:hAnsi="Century Schoolbook" w:hint="eastAsia"/>
          <w:b/>
        </w:rPr>
        <w:t>HB</w:t>
      </w:r>
      <w:r w:rsidRPr="000D7FDE">
        <w:rPr>
          <w:rFonts w:ascii="Century Schoolbook" w:hAnsi="Century Schoolbook" w:hint="eastAsia"/>
          <w:b/>
        </w:rPr>
        <w:t>有哪些规则</w:t>
      </w:r>
      <w:r>
        <w:rPr>
          <w:rFonts w:ascii="Century Schoolbook" w:hAnsi="Century Schoolbook" w:hint="eastAsia"/>
        </w:rPr>
        <w:t>：</w:t>
      </w:r>
      <w:r w:rsidR="000D7FDE">
        <w:rPr>
          <w:rFonts w:ascii="Century Schoolbook" w:hAnsi="Century Schoolbook" w:hint="eastAsia"/>
        </w:rPr>
        <w:t>(</w:t>
      </w:r>
      <w:r w:rsidR="000D7FDE" w:rsidRPr="000D7FDE">
        <w:rPr>
          <w:rFonts w:ascii="Century Schoolbook" w:hAnsi="Century Schoolbook" w:hint="eastAsia"/>
        </w:rPr>
        <w:t>http://ifeve.com/java-</w:t>
      </w:r>
      <w:r w:rsidR="000D7FDE" w:rsidRPr="000D7FDE">
        <w:rPr>
          <w:rFonts w:ascii="Century Schoolbook" w:hAnsi="Century Schoolbook" w:hint="eastAsia"/>
        </w:rPr>
        <w:t>使用</w:t>
      </w:r>
      <w:r w:rsidR="000D7FDE" w:rsidRPr="000D7FDE">
        <w:rPr>
          <w:rFonts w:ascii="Century Schoolbook" w:hAnsi="Century Schoolbook" w:hint="eastAsia"/>
        </w:rPr>
        <w:t>-happen-before-</w:t>
      </w:r>
      <w:r w:rsidR="000D7FDE" w:rsidRPr="000D7FDE">
        <w:rPr>
          <w:rFonts w:ascii="Century Schoolbook" w:hAnsi="Century Schoolbook" w:hint="eastAsia"/>
        </w:rPr>
        <w:t>规则实现共享变量的同步操作</w:t>
      </w:r>
      <w:r w:rsidR="000D7FDE" w:rsidRPr="000D7FDE">
        <w:rPr>
          <w:rFonts w:ascii="Century Schoolbook" w:hAnsi="Century Schoolbook" w:hint="eastAsia"/>
        </w:rPr>
        <w:t>/</w:t>
      </w:r>
      <w:r w:rsidR="000D7FDE">
        <w:rPr>
          <w:rFonts w:ascii="Century Schoolbook" w:hAnsi="Century Schoolbook"/>
        </w:rPr>
        <w:t>)</w:t>
      </w:r>
    </w:p>
    <w:p w:rsidR="00DB571D"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程序次序规则：一个线程内，按照代码顺序，书写在前面的操作先行发生于书写在后面的操作</w:t>
      </w:r>
      <w:r>
        <w:rPr>
          <w:rFonts w:ascii="Century Schoolbook" w:hAnsi="Century Schoolbook" w:hint="eastAsia"/>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锁定规则：在监视器锁上的解锁操作必须在同一个监视器上的加锁操作之前执行。</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volatile</w:t>
      </w:r>
      <w:r>
        <w:rPr>
          <w:rFonts w:ascii="Century Schoolbook" w:hAnsi="Century Schoolbook" w:hint="eastAsia"/>
        </w:rPr>
        <w:t>变量规则：对一个变量的写操作先行发生于后面对这个变量的读操作。</w:t>
      </w:r>
    </w:p>
    <w:p w:rsidR="00AF7DB2" w:rsidRDefault="00AF7DB2" w:rsidP="000D7FDE">
      <w:pPr>
        <w:pStyle w:val="a6"/>
        <w:numPr>
          <w:ilvl w:val="0"/>
          <w:numId w:val="4"/>
        </w:numPr>
        <w:ind w:firstLineChars="0"/>
        <w:rPr>
          <w:rFonts w:ascii="Century Schoolbook" w:hAnsi="Century Schoolbook"/>
        </w:rPr>
      </w:pPr>
      <w:r w:rsidRPr="00AF7DB2">
        <w:rPr>
          <w:rFonts w:ascii="Century Schoolbook" w:hAnsi="Century Schoolbook" w:hint="eastAsia"/>
        </w:rPr>
        <w:t>传递规则：如果操作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B</w:t>
      </w:r>
      <w:r w:rsidRPr="00AF7DB2">
        <w:rPr>
          <w:rFonts w:ascii="Century Schoolbook" w:hAnsi="Century Schoolbook" w:hint="eastAsia"/>
        </w:rPr>
        <w:t>，而操作</w:t>
      </w:r>
      <w:r w:rsidRPr="00AF7DB2">
        <w:rPr>
          <w:rFonts w:ascii="Century Schoolbook" w:hAnsi="Century Schoolbook" w:hint="eastAsia"/>
        </w:rPr>
        <w:t>B</w:t>
      </w:r>
      <w:r w:rsidRPr="00AF7DB2">
        <w:rPr>
          <w:rFonts w:ascii="Century Schoolbook" w:hAnsi="Century Schoolbook" w:hint="eastAsia"/>
        </w:rPr>
        <w:t>又先行发生于操作</w:t>
      </w:r>
      <w:r w:rsidRPr="00AF7DB2">
        <w:rPr>
          <w:rFonts w:ascii="Century Schoolbook" w:hAnsi="Century Schoolbook" w:hint="eastAsia"/>
        </w:rPr>
        <w:t>C</w:t>
      </w:r>
      <w:r w:rsidRPr="00AF7DB2">
        <w:rPr>
          <w:rFonts w:ascii="Century Schoolbook" w:hAnsi="Century Schoolbook" w:hint="eastAsia"/>
        </w:rPr>
        <w:t>，则可以得出操作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C</w:t>
      </w:r>
      <w:r>
        <w:rPr>
          <w:rFonts w:ascii="Century Schoolbook" w:hAnsi="Century Schoolbook" w:hint="eastAsia"/>
        </w:rPr>
        <w:t>。</w:t>
      </w:r>
      <w:r w:rsidR="000D7FDE">
        <w:rPr>
          <w:rFonts w:ascii="Century Schoolbook" w:hAnsi="Century Schoolbook" w:hint="eastAsia"/>
        </w:rPr>
        <w:t>(</w:t>
      </w:r>
      <w:r w:rsidR="000D7FDE" w:rsidRPr="00E00845">
        <w:rPr>
          <w:rFonts w:ascii="Century Schoolbook" w:hAnsi="Century Schoolbook" w:hint="eastAsia"/>
          <w:i/>
        </w:rPr>
        <w:t>这个规则至关重要，如何熟练的使用传递规则是实现同步的关键</w:t>
      </w:r>
      <w:r w:rsidR="000D7FDE" w:rsidRPr="000D7FDE">
        <w:rPr>
          <w:rFonts w:ascii="Century Schoolbook" w:hAnsi="Century Schoolbook" w:hint="eastAsia"/>
        </w:rPr>
        <w:t>。</w:t>
      </w:r>
      <w:r w:rsidR="000D7FDE">
        <w:rPr>
          <w:rFonts w:ascii="Century Schoolbook" w:hAnsi="Century Schoolbook"/>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线程启动规则：</w:t>
      </w:r>
      <w:r w:rsidRPr="00AF7DB2">
        <w:rPr>
          <w:rFonts w:ascii="Century Schoolbook" w:hAnsi="Century Schoolbook" w:hint="eastAsia"/>
        </w:rPr>
        <w:t>Thread</w:t>
      </w:r>
      <w:r w:rsidRPr="00AF7DB2">
        <w:rPr>
          <w:rFonts w:ascii="Century Schoolbook" w:hAnsi="Century Schoolbook" w:hint="eastAsia"/>
        </w:rPr>
        <w:t>对象的</w:t>
      </w:r>
      <w:r w:rsidRPr="00AF7DB2">
        <w:rPr>
          <w:rFonts w:ascii="Century Schoolbook" w:hAnsi="Century Schoolbook" w:hint="eastAsia"/>
        </w:rPr>
        <w:t>start()</w:t>
      </w:r>
      <w:r w:rsidRPr="00AF7DB2">
        <w:rPr>
          <w:rFonts w:ascii="Century Schoolbook" w:hAnsi="Century Schoolbook" w:hint="eastAsia"/>
        </w:rPr>
        <w:t>方法先行发生于此线程的每一个动作</w:t>
      </w:r>
      <w:r>
        <w:rPr>
          <w:rFonts w:ascii="Century Schoolbook" w:hAnsi="Century Schoolbook" w:hint="eastAsia"/>
        </w:rPr>
        <w:t>。</w:t>
      </w:r>
    </w:p>
    <w:p w:rsid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线程中断规则：对线程</w:t>
      </w:r>
      <w:r w:rsidRPr="00991D35">
        <w:rPr>
          <w:rFonts w:ascii="Century Schoolbook" w:hAnsi="Century Schoolbook" w:hint="eastAsia"/>
        </w:rPr>
        <w:t>interrupt()</w:t>
      </w:r>
      <w:r w:rsidRPr="00991D35">
        <w:rPr>
          <w:rFonts w:ascii="Century Schoolbook" w:hAnsi="Century Schoolbook" w:hint="eastAsia"/>
        </w:rPr>
        <w:t>方法的调用先行发生于被中断线程的代码检测到中断事件的发生</w:t>
      </w:r>
      <w:r>
        <w:rPr>
          <w:rFonts w:ascii="Century Schoolbook" w:hAnsi="Century Schoolbook" w:hint="eastAsia"/>
        </w:rPr>
        <w:t>。</w:t>
      </w:r>
    </w:p>
    <w:p w:rsidR="00991D35"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线程终结规则：线程中所有的操作都先行发生于线程的终止检测，我们可以通过</w:t>
      </w:r>
      <w:r w:rsidRPr="00991D35">
        <w:rPr>
          <w:rFonts w:ascii="Century Schoolbook" w:hAnsi="Century Schoolbook" w:hint="eastAsia"/>
        </w:rPr>
        <w:t>Thread.join()</w:t>
      </w:r>
      <w:r w:rsidRPr="00991D35">
        <w:rPr>
          <w:rFonts w:ascii="Century Schoolbook" w:hAnsi="Century Schoolbook" w:hint="eastAsia"/>
        </w:rPr>
        <w:t>方法结束、</w:t>
      </w:r>
      <w:r w:rsidRPr="00991D35">
        <w:rPr>
          <w:rFonts w:ascii="Century Schoolbook" w:hAnsi="Century Schoolbook" w:hint="eastAsia"/>
        </w:rPr>
        <w:t>Thread.isAlive()</w:t>
      </w:r>
      <w:r w:rsidRPr="00991D35">
        <w:rPr>
          <w:rFonts w:ascii="Century Schoolbook" w:hAnsi="Century Schoolbook" w:hint="eastAsia"/>
        </w:rPr>
        <w:t>的返回值手段检测到线程已经终止执行</w:t>
      </w:r>
      <w:r>
        <w:rPr>
          <w:rFonts w:ascii="Century Schoolbook" w:hAnsi="Century Schoolbook" w:hint="eastAsia"/>
        </w:rPr>
        <w:t>。</w:t>
      </w:r>
    </w:p>
    <w:p w:rsidR="00991D35" w:rsidRP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对象终结规则：一个对象的初始化完成先行发生于他的</w:t>
      </w:r>
      <w:r w:rsidRPr="00991D35">
        <w:rPr>
          <w:rFonts w:ascii="Century Schoolbook" w:hAnsi="Century Schoolbook" w:hint="eastAsia"/>
        </w:rPr>
        <w:t>finalize()</w:t>
      </w:r>
      <w:r w:rsidRPr="00991D35">
        <w:rPr>
          <w:rFonts w:ascii="Century Schoolbook" w:hAnsi="Century Schoolbook" w:hint="eastAsia"/>
        </w:rPr>
        <w:t>方法的开始</w:t>
      </w:r>
      <w:r>
        <w:rPr>
          <w:rFonts w:ascii="Century Schoolbook" w:hAnsi="Century Schoolbook" w:hint="eastAsia"/>
        </w:rPr>
        <w:t>。</w:t>
      </w:r>
    </w:p>
    <w:p w:rsidR="00EC6E70" w:rsidRDefault="00EC6E70" w:rsidP="007D35CF">
      <w:pPr>
        <w:rPr>
          <w:rFonts w:ascii="Century Schoolbook" w:hAnsi="Century Schoolbook"/>
        </w:rPr>
      </w:pPr>
    </w:p>
    <w:p w:rsidR="00EC6E70" w:rsidRDefault="00D771CB" w:rsidP="00EC6E70">
      <w:pPr>
        <w:pStyle w:val="Tip3"/>
      </w:pPr>
      <w:r>
        <w:t>4</w:t>
      </w:r>
      <w:r w:rsidR="00A65C01">
        <w:t>)</w:t>
      </w:r>
      <w:r w:rsidR="00EC6E70">
        <w:t xml:space="preserve"> </w:t>
      </w:r>
      <w:r w:rsidR="00B62795">
        <w:t>JMM</w:t>
      </w:r>
      <w:r w:rsidR="00EC6E70" w:rsidRPr="00EC6E70">
        <w:rPr>
          <w:rFonts w:hint="eastAsia"/>
        </w:rPr>
        <w:t>内存交互</w:t>
      </w:r>
      <w:r w:rsidR="00EC6E70" w:rsidRPr="00EC6E70">
        <w:rPr>
          <w:rFonts w:hint="eastAsia"/>
        </w:rPr>
        <w:t>3</w:t>
      </w:r>
      <w:r w:rsidR="00EC6E70" w:rsidRPr="00EC6E70">
        <w:rPr>
          <w:rFonts w:hint="eastAsia"/>
        </w:rPr>
        <w:t>个</w:t>
      </w:r>
      <w:r w:rsidR="00B62795" w:rsidRPr="00EC6E70">
        <w:rPr>
          <w:rFonts w:hint="eastAsia"/>
        </w:rPr>
        <w:t>基本</w:t>
      </w:r>
      <w:r w:rsidR="00EC6E70" w:rsidRPr="00EC6E70">
        <w:rPr>
          <w:rFonts w:hint="eastAsia"/>
        </w:rPr>
        <w:t>特性</w:t>
      </w:r>
      <w:r w:rsidR="009316BE">
        <w:rPr>
          <w:rFonts w:hint="eastAsia"/>
        </w:rPr>
        <w:t>【</w:t>
      </w:r>
      <w:r w:rsidR="009316BE" w:rsidRPr="00E9311D">
        <w:rPr>
          <w:rFonts w:hint="eastAsia"/>
          <w:color w:val="0000FF"/>
        </w:rPr>
        <w:t>学术讨论</w:t>
      </w:r>
      <w:r w:rsidR="009316BE">
        <w:rPr>
          <w:rFonts w:hint="eastAsia"/>
        </w:rPr>
        <w:t>】</w:t>
      </w:r>
    </w:p>
    <w:p w:rsidR="00EC6E70" w:rsidRDefault="002C21BA" w:rsidP="0009147D">
      <w:pPr>
        <w:pStyle w:val="Tip4"/>
      </w:pPr>
      <w:r w:rsidRPr="0009147D">
        <w:rPr>
          <w:rFonts w:ascii="宋体" w:eastAsia="宋体" w:hAnsi="宋体" w:cs="宋体" w:hint="eastAsia"/>
        </w:rPr>
        <w:t>原子性：</w:t>
      </w:r>
      <w:r w:rsidR="0009147D">
        <w:rPr>
          <w:rFonts w:hint="eastAsia"/>
        </w:rPr>
        <w:t xml:space="preserve"> </w:t>
      </w:r>
    </w:p>
    <w:p w:rsidR="002C21BA" w:rsidRDefault="00C055DA" w:rsidP="00C055DA">
      <w:pPr>
        <w:ind w:firstLine="420"/>
        <w:rPr>
          <w:rFonts w:ascii="Century Schoolbook" w:hAnsi="Century Schoolbook"/>
        </w:rPr>
      </w:pPr>
      <w:r w:rsidRPr="00C055DA">
        <w:rPr>
          <w:rFonts w:ascii="Century Schoolbook" w:hAnsi="Century Schoolbook" w:hint="eastAsia"/>
        </w:rPr>
        <w:t>原子性即一个操作或者多个操作，要么全部执行并且执行的过程不会被任何因素打断，要么就都不执行。原子是世界上的最小单位，具有不可分割性。在</w:t>
      </w:r>
      <w:r w:rsidRPr="00C055DA">
        <w:rPr>
          <w:rFonts w:ascii="Century Schoolbook" w:hAnsi="Century Schoolbook" w:hint="eastAsia"/>
        </w:rPr>
        <w:t xml:space="preserve"> Java </w:t>
      </w:r>
      <w:r w:rsidRPr="00C055DA">
        <w:rPr>
          <w:rFonts w:ascii="Century Schoolbook" w:hAnsi="Century Schoolbook" w:hint="eastAsia"/>
        </w:rPr>
        <w:t>中，对基本数据类型的变量的读取和赋值操作是原子性操作，即这些操作是不可被中断的，要么执行，要么不执行。</w:t>
      </w:r>
    </w:p>
    <w:p w:rsidR="002C21BA" w:rsidRPr="0009147D" w:rsidRDefault="002C21BA" w:rsidP="0009147D">
      <w:pPr>
        <w:pStyle w:val="Tip4"/>
      </w:pPr>
      <w:r w:rsidRPr="002C21BA">
        <w:rPr>
          <w:rFonts w:ascii="宋体" w:eastAsia="宋体" w:hAnsi="宋体" w:cs="宋体" w:hint="eastAsia"/>
        </w:rPr>
        <w:t>可见性</w:t>
      </w:r>
      <w:r>
        <w:rPr>
          <w:rFonts w:ascii="宋体" w:eastAsia="宋体" w:hAnsi="宋体" w:cs="宋体" w:hint="eastAsia"/>
        </w:rPr>
        <w:t>：</w:t>
      </w:r>
    </w:p>
    <w:p w:rsidR="00AA5327" w:rsidRPr="004C08FD" w:rsidRDefault="004C08FD" w:rsidP="004C08FD">
      <w:pPr>
        <w:ind w:firstLine="420"/>
        <w:rPr>
          <w:rFonts w:ascii="Century Schoolbook" w:hAnsi="Century Schoolbook"/>
        </w:rPr>
      </w:pPr>
      <w:r w:rsidRPr="004C08FD">
        <w:rPr>
          <w:rFonts w:ascii="Century Schoolbook" w:hAnsi="Century Schoolbook" w:hint="eastAsia"/>
        </w:rPr>
        <w:t>可见性是指当多个线程访问同一个变量时，一个线程修改了这个变量的值，其他线程能够立即看得到修改的值。</w:t>
      </w:r>
      <w:r w:rsidRPr="004C08FD">
        <w:rPr>
          <w:rFonts w:ascii="Century Schoolbook" w:hAnsi="Century Schoolbook" w:hint="eastAsia"/>
        </w:rPr>
        <w:t xml:space="preserve">JMM </w:t>
      </w:r>
      <w:r w:rsidRPr="004C08FD">
        <w:rPr>
          <w:rFonts w:ascii="Century Schoolbook" w:hAnsi="Century Schoolbook" w:hint="eastAsia"/>
        </w:rPr>
        <w:t>是通过在线程</w:t>
      </w:r>
      <w:r w:rsidRPr="004C08FD">
        <w:rPr>
          <w:rFonts w:ascii="Century Schoolbook" w:hAnsi="Century Schoolbook" w:hint="eastAsia"/>
        </w:rPr>
        <w:t xml:space="preserve"> A </w:t>
      </w:r>
      <w:r w:rsidRPr="004C08FD">
        <w:rPr>
          <w:rFonts w:ascii="Century Schoolbook" w:hAnsi="Century Schoolbook" w:hint="eastAsia"/>
        </w:rPr>
        <w:t>变量工作内存修改后将新值同步回主内存，线程</w:t>
      </w:r>
      <w:r w:rsidRPr="004C08FD">
        <w:rPr>
          <w:rFonts w:ascii="Century Schoolbook" w:hAnsi="Century Schoolbook" w:hint="eastAsia"/>
        </w:rPr>
        <w:t xml:space="preserve"> B </w:t>
      </w:r>
      <w:r w:rsidRPr="004C08FD">
        <w:rPr>
          <w:rFonts w:ascii="Century Schoolbook" w:hAnsi="Century Schoolbook" w:hint="eastAsia"/>
        </w:rPr>
        <w:t>在变量读取前从主内存刷新变量值，这种依赖主内存作为传递媒介的方式来实现可见性。</w:t>
      </w:r>
    </w:p>
    <w:p w:rsidR="00AA5327" w:rsidRDefault="00AA5327" w:rsidP="0009147D">
      <w:pPr>
        <w:pStyle w:val="Tip4"/>
      </w:pPr>
      <w:r w:rsidRPr="00AA5327">
        <w:rPr>
          <w:rFonts w:ascii="宋体" w:eastAsia="宋体" w:hAnsi="宋体" w:cs="宋体" w:hint="eastAsia"/>
        </w:rPr>
        <w:t>有序性</w:t>
      </w:r>
      <w:r>
        <w:rPr>
          <w:rFonts w:ascii="宋体" w:eastAsia="宋体" w:hAnsi="宋体" w:cs="宋体" w:hint="eastAsia"/>
        </w:rPr>
        <w:t>：</w:t>
      </w:r>
    </w:p>
    <w:p w:rsidR="00AA5327" w:rsidRDefault="00014A0E" w:rsidP="00014A0E">
      <w:pPr>
        <w:ind w:firstLine="420"/>
        <w:rPr>
          <w:rFonts w:ascii="Century Schoolbook" w:hAnsi="Century Schoolbook"/>
        </w:rPr>
      </w:pPr>
      <w:r w:rsidRPr="00014A0E">
        <w:rPr>
          <w:rFonts w:ascii="Century Schoolbook" w:hAnsi="Century Schoolbook" w:hint="eastAsia"/>
          <w:b/>
        </w:rPr>
        <w:t>线程内</w:t>
      </w:r>
      <w:r w:rsidRPr="00014A0E">
        <w:rPr>
          <w:rFonts w:ascii="Century Schoolbook" w:hAnsi="Century Schoolbook" w:hint="eastAsia"/>
        </w:rPr>
        <w:t>，从某个线程的角度看方法的执行，指令会按照一种叫</w:t>
      </w:r>
      <w:r w:rsidRPr="00014A0E">
        <w:rPr>
          <w:rFonts w:ascii="Century Schoolbook" w:hAnsi="Century Schoolbook" w:hint="eastAsia"/>
        </w:rPr>
        <w:t xml:space="preserve"> " </w:t>
      </w:r>
      <w:r w:rsidRPr="00014A0E">
        <w:rPr>
          <w:rFonts w:ascii="Century Schoolbook" w:hAnsi="Century Schoolbook" w:hint="eastAsia"/>
        </w:rPr>
        <w:t>串行</w:t>
      </w:r>
      <w:r w:rsidRPr="00014A0E">
        <w:rPr>
          <w:rFonts w:ascii="Century Schoolbook" w:hAnsi="Century Schoolbook" w:hint="eastAsia"/>
        </w:rPr>
        <w:t xml:space="preserve"> "</w:t>
      </w:r>
      <w:r w:rsidRPr="00014A0E">
        <w:rPr>
          <w:rFonts w:ascii="Century Schoolbook" w:hAnsi="Century Schoolbook" w:hint="eastAsia"/>
        </w:rPr>
        <w:t>（</w:t>
      </w:r>
      <w:r w:rsidRPr="00014A0E">
        <w:rPr>
          <w:rFonts w:ascii="Century Schoolbook" w:hAnsi="Century Schoolbook" w:hint="eastAsia"/>
        </w:rPr>
        <w:t>as-if-serial</w:t>
      </w:r>
      <w:r w:rsidRPr="00014A0E">
        <w:rPr>
          <w:rFonts w:ascii="Century Schoolbook" w:hAnsi="Century Schoolbook" w:hint="eastAsia"/>
        </w:rPr>
        <w:t>）的方式执行，此种方式已经应用于顺序编程语言。</w:t>
      </w:r>
    </w:p>
    <w:p w:rsidR="002C21BA" w:rsidRPr="00014A0E" w:rsidRDefault="00014A0E" w:rsidP="00014A0E">
      <w:pPr>
        <w:ind w:firstLine="420"/>
        <w:rPr>
          <w:rFonts w:ascii="Century Schoolbook" w:hAnsi="Century Schoolbook"/>
        </w:rPr>
      </w:pPr>
      <w:r w:rsidRPr="00014A0E">
        <w:rPr>
          <w:rFonts w:ascii="Century Schoolbook" w:hAnsi="Century Schoolbook" w:hint="eastAsia"/>
          <w:b/>
        </w:rPr>
        <w:t>线程间</w:t>
      </w:r>
      <w:r w:rsidRPr="00014A0E">
        <w:rPr>
          <w:rFonts w:ascii="Century Schoolbook" w:hAnsi="Century Schoolbook" w:hint="eastAsia"/>
        </w:rPr>
        <w:t>，这个线程</w:t>
      </w:r>
      <w:r w:rsidRPr="00014A0E">
        <w:rPr>
          <w:rFonts w:ascii="Century Schoolbook" w:hAnsi="Century Schoolbook" w:hint="eastAsia"/>
        </w:rPr>
        <w:t xml:space="preserve"> " </w:t>
      </w:r>
      <w:r w:rsidRPr="00014A0E">
        <w:rPr>
          <w:rFonts w:ascii="Century Schoolbook" w:hAnsi="Century Schoolbook" w:hint="eastAsia"/>
        </w:rPr>
        <w:t>观察</w:t>
      </w:r>
      <w:r w:rsidRPr="00014A0E">
        <w:rPr>
          <w:rFonts w:ascii="Century Schoolbook" w:hAnsi="Century Schoolbook" w:hint="eastAsia"/>
        </w:rPr>
        <w:t xml:space="preserve"> " </w:t>
      </w:r>
      <w:r w:rsidRPr="00014A0E">
        <w:rPr>
          <w:rFonts w:ascii="Century Schoolbook" w:hAnsi="Century Schoolbook" w:hint="eastAsia"/>
        </w:rPr>
        <w:t>到其他线程并发地执行非同步的代码时，由于指令重排序优化，任何代码都有可能交叉执行。</w:t>
      </w:r>
    </w:p>
    <w:p w:rsidR="002C21BA" w:rsidRPr="002C21BA" w:rsidRDefault="006E3D8F" w:rsidP="007D35CF">
      <w:pPr>
        <w:rPr>
          <w:rFonts w:ascii="Century Schoolbook" w:hAnsi="Century Schoolbook"/>
        </w:rPr>
      </w:pPr>
      <w:r>
        <w:rPr>
          <w:rFonts w:ascii="Century Schoolbook" w:hAnsi="Century Schoolbook"/>
        </w:rPr>
        <w:tab/>
      </w:r>
      <w:r w:rsidRPr="006E3D8F">
        <w:rPr>
          <w:rFonts w:ascii="Century Schoolbook" w:hAnsi="Century Schoolbook" w:hint="eastAsia"/>
        </w:rPr>
        <w:t>唯一起作用的约束是：对于同步方法，同步块（</w:t>
      </w:r>
      <w:r w:rsidRPr="006E3D8F">
        <w:rPr>
          <w:rFonts w:ascii="Century Schoolbook" w:hAnsi="Century Schoolbook" w:hint="eastAsia"/>
        </w:rPr>
        <w:t xml:space="preserve">synchronized </w:t>
      </w:r>
      <w:r w:rsidRPr="006E3D8F">
        <w:rPr>
          <w:rFonts w:ascii="Century Schoolbook" w:hAnsi="Century Schoolbook" w:hint="eastAsia"/>
        </w:rPr>
        <w:t>关键字修饰）以及</w:t>
      </w:r>
      <w:r w:rsidRPr="006E3D8F">
        <w:rPr>
          <w:rFonts w:ascii="Century Schoolbook" w:hAnsi="Century Schoolbook" w:hint="eastAsia"/>
        </w:rPr>
        <w:t xml:space="preserve"> volatile </w:t>
      </w:r>
      <w:r w:rsidRPr="006E3D8F">
        <w:rPr>
          <w:rFonts w:ascii="Century Schoolbook" w:hAnsi="Century Schoolbook" w:hint="eastAsia"/>
        </w:rPr>
        <w:t>字段的操作仍维持相对有序。</w:t>
      </w:r>
      <w:r w:rsidR="00B3382E" w:rsidRPr="00B3382E">
        <w:rPr>
          <w:rFonts w:ascii="Century Schoolbook" w:hAnsi="Century Schoolbook" w:hint="eastAsia"/>
          <w:color w:val="FF0000"/>
        </w:rPr>
        <w:t>JMM</w:t>
      </w:r>
      <w:r w:rsidR="00E52137" w:rsidRPr="00E52137">
        <w:rPr>
          <w:rFonts w:ascii="Century Schoolbook" w:hAnsi="Century Schoolbook" w:hint="eastAsia"/>
          <w:color w:val="FF0000"/>
        </w:rPr>
        <w:t>保证有序性的手段是：禁止指令重排序</w:t>
      </w:r>
      <w:r w:rsidR="00E52137">
        <w:rPr>
          <w:rFonts w:ascii="Century Schoolbook" w:hAnsi="Century Schoolbook" w:hint="eastAsia"/>
        </w:rPr>
        <w:t>。</w:t>
      </w:r>
    </w:p>
    <w:p w:rsidR="00B62795" w:rsidRDefault="00B62795" w:rsidP="007D35CF">
      <w:pPr>
        <w:rPr>
          <w:rFonts w:ascii="Century Schoolbook" w:hAnsi="Century Schoolbook"/>
        </w:rPr>
      </w:pPr>
      <w:r>
        <w:rPr>
          <w:rFonts w:ascii="Century Schoolbook" w:hAnsi="Century Schoolbook"/>
        </w:rPr>
        <w:t>JMM</w:t>
      </w:r>
      <w:r>
        <w:rPr>
          <w:rFonts w:ascii="Century Schoolbook" w:hAnsi="Century Schoolbook"/>
        </w:rPr>
        <w:t>规定的这三个基本特性</w:t>
      </w:r>
      <w:r>
        <w:rPr>
          <w:rFonts w:ascii="Century Schoolbook" w:hAnsi="Century Schoolbook" w:hint="eastAsia"/>
        </w:rPr>
        <w:t>，</w:t>
      </w:r>
      <w:r>
        <w:rPr>
          <w:rFonts w:ascii="Century Schoolbook" w:hAnsi="Century Schoolbook"/>
        </w:rPr>
        <w:t>是</w:t>
      </w:r>
      <w:r>
        <w:rPr>
          <w:rFonts w:ascii="Century Schoolbook" w:hAnsi="Century Schoolbook"/>
        </w:rPr>
        <w:t>Java</w:t>
      </w:r>
      <w:r>
        <w:rPr>
          <w:rFonts w:ascii="Century Schoolbook" w:hAnsi="Century Schoolbook"/>
        </w:rPr>
        <w:t>多线程的核心原理</w:t>
      </w:r>
      <w:r>
        <w:rPr>
          <w:rFonts w:ascii="Century Schoolbook" w:hAnsi="Century Schoolbook" w:hint="eastAsia"/>
        </w:rPr>
        <w:t>。</w:t>
      </w:r>
    </w:p>
    <w:p w:rsidR="002878A5" w:rsidRDefault="00D771CB" w:rsidP="00132767">
      <w:pPr>
        <w:pStyle w:val="Tip3"/>
      </w:pPr>
      <w:r>
        <w:t>5</w:t>
      </w:r>
      <w:r w:rsidR="00A65C01">
        <w:t>)</w:t>
      </w:r>
      <w:r w:rsidR="00132767">
        <w:t xml:space="preserve"> </w:t>
      </w:r>
      <w:r w:rsidR="0057038E">
        <w:t>指令重排序</w:t>
      </w:r>
      <w:r w:rsidR="0057038E">
        <w:rPr>
          <w:rFonts w:hint="eastAsia"/>
        </w:rPr>
        <w:t xml:space="preserve"> </w:t>
      </w:r>
      <w:r w:rsidR="009D4B07">
        <w:rPr>
          <w:rFonts w:hint="eastAsia"/>
        </w:rPr>
        <w:t>与</w:t>
      </w:r>
      <w:r w:rsidR="0057038E">
        <w:rPr>
          <w:rFonts w:hint="eastAsia"/>
        </w:rPr>
        <w:t xml:space="preserve"> </w:t>
      </w:r>
      <w:r w:rsidR="0057038E" w:rsidRPr="00132767">
        <w:rPr>
          <w:rFonts w:hint="eastAsia"/>
        </w:rPr>
        <w:t>内存屏障</w:t>
      </w:r>
      <w:r w:rsidR="001B5ED6">
        <w:rPr>
          <w:rFonts w:hint="eastAsia"/>
        </w:rPr>
        <w:t>【</w:t>
      </w:r>
      <w:r w:rsidR="006837B0" w:rsidRPr="006837B0">
        <w:rPr>
          <w:rFonts w:hint="eastAsia"/>
          <w:color w:val="FF0000"/>
        </w:rPr>
        <w:t>理论基础</w:t>
      </w:r>
      <w:r w:rsidR="001B5ED6">
        <w:rPr>
          <w:rFonts w:hint="eastAsia"/>
        </w:rPr>
        <w:t>】</w:t>
      </w:r>
    </w:p>
    <w:p w:rsidR="000603E2" w:rsidRDefault="00506404" w:rsidP="00506404">
      <w:pPr>
        <w:pStyle w:val="Tip4"/>
      </w:pPr>
      <w:r w:rsidRPr="00506404">
        <w:rPr>
          <w:rFonts w:ascii="宋体" w:eastAsia="宋体" w:hAnsi="宋体" w:cs="宋体" w:hint="eastAsia"/>
        </w:rPr>
        <w:t>指令重排序</w:t>
      </w:r>
      <w:r w:rsidR="00640F67">
        <w:rPr>
          <w:rFonts w:ascii="宋体" w:eastAsia="宋体" w:hAnsi="宋体" w:cs="宋体" w:hint="eastAsia"/>
        </w:rPr>
        <w:t xml:space="preserve"> </w:t>
      </w:r>
    </w:p>
    <w:p w:rsidR="000603E2" w:rsidRDefault="00A96308" w:rsidP="00A96308">
      <w:pPr>
        <w:ind w:firstLine="420"/>
        <w:rPr>
          <w:rFonts w:ascii="Century Schoolbook" w:hAnsi="Century Schoolbook"/>
        </w:rPr>
      </w:pPr>
      <w:r w:rsidRPr="00453EE7">
        <w:rPr>
          <w:rFonts w:ascii="Century Schoolbook" w:hAnsi="Century Schoolbook"/>
          <w:b/>
        </w:rPr>
        <w:t>多线程环境中</w:t>
      </w:r>
      <w:r w:rsidRPr="00453EE7">
        <w:rPr>
          <w:rFonts w:ascii="Century Schoolbook" w:hAnsi="Century Schoolbook"/>
        </w:rPr>
        <w:t>线程交替执行</w:t>
      </w:r>
      <w:r>
        <w:rPr>
          <w:rFonts w:ascii="Century Schoolbook" w:hAnsi="Century Schoolbook" w:hint="eastAsia"/>
        </w:rPr>
        <w:t>，</w:t>
      </w:r>
      <w:r>
        <w:rPr>
          <w:rFonts w:ascii="Century Schoolbook" w:hAnsi="Century Schoolbook"/>
        </w:rPr>
        <w:t>由于编译器优化重排的原因</w:t>
      </w:r>
      <w:r>
        <w:rPr>
          <w:rFonts w:ascii="Century Schoolbook" w:hAnsi="Century Schoolbook" w:hint="eastAsia"/>
        </w:rPr>
        <w:t>，</w:t>
      </w:r>
      <w:r>
        <w:rPr>
          <w:rFonts w:ascii="Century Schoolbook" w:hAnsi="Century Schoolbook"/>
        </w:rPr>
        <w:t>两个线程中使用的变量能否保证一致性是无法确定的</w:t>
      </w:r>
      <w:r>
        <w:rPr>
          <w:rFonts w:ascii="Century Schoolbook" w:hAnsi="Century Schoolbook" w:hint="eastAsia"/>
        </w:rPr>
        <w:t>，</w:t>
      </w:r>
      <w:r>
        <w:rPr>
          <w:rFonts w:ascii="Century Schoolbook" w:hAnsi="Century Schoolbook"/>
        </w:rPr>
        <w:t>结果无法预测</w:t>
      </w:r>
      <w:r>
        <w:rPr>
          <w:rFonts w:ascii="Century Schoolbook" w:hAnsi="Century Schoolbook" w:hint="eastAsia"/>
        </w:rPr>
        <w:t>。</w:t>
      </w:r>
      <w:r w:rsidR="00277740">
        <w:rPr>
          <w:rFonts w:ascii="Century Schoolbook" w:hAnsi="Century Schoolbook"/>
        </w:rPr>
        <w:t>计算机在执行程序时</w:t>
      </w:r>
      <w:r w:rsidR="00277740">
        <w:rPr>
          <w:rFonts w:ascii="Century Schoolbook" w:hAnsi="Century Schoolbook" w:hint="eastAsia"/>
        </w:rPr>
        <w:t>，</w:t>
      </w:r>
      <w:r w:rsidR="00277740">
        <w:rPr>
          <w:rFonts w:ascii="Century Schoolbook" w:hAnsi="Century Schoolbook"/>
        </w:rPr>
        <w:t>为了提高性能</w:t>
      </w:r>
      <w:r w:rsidR="00277740">
        <w:rPr>
          <w:rFonts w:ascii="Century Schoolbook" w:hAnsi="Century Schoolbook" w:hint="eastAsia"/>
        </w:rPr>
        <w:t>，</w:t>
      </w:r>
      <w:r w:rsidR="00277740">
        <w:rPr>
          <w:rFonts w:ascii="Century Schoolbook" w:hAnsi="Century Schoolbook"/>
        </w:rPr>
        <w:t>编译器和处理器常常会做指令重排</w:t>
      </w:r>
      <w:r w:rsidR="00277740">
        <w:rPr>
          <w:rFonts w:ascii="Century Schoolbook" w:hAnsi="Century Schoolbook" w:hint="eastAsia"/>
        </w:rPr>
        <w:t>，</w:t>
      </w:r>
      <w:r w:rsidR="00277740">
        <w:rPr>
          <w:rFonts w:ascii="Century Schoolbook" w:hAnsi="Century Schoolbook"/>
        </w:rPr>
        <w:t>一般分为以下三种</w:t>
      </w:r>
      <w:r>
        <w:rPr>
          <w:rFonts w:ascii="Century Schoolbook" w:hAnsi="Century Schoolbook"/>
        </w:rPr>
        <w:t>重排方式</w:t>
      </w:r>
      <w:r w:rsidR="00277740">
        <w:rPr>
          <w:rFonts w:ascii="Century Schoolbook" w:hAnsi="Century Schoolbook" w:hint="eastAsia"/>
        </w:rPr>
        <w:t>：</w:t>
      </w:r>
    </w:p>
    <w:p w:rsidR="000603E2" w:rsidRDefault="00B16FBF" w:rsidP="000603E2">
      <w:pPr>
        <w:rPr>
          <w:rFonts w:ascii="Century Schoolbook" w:hAnsi="Century Schoolbook"/>
        </w:rPr>
      </w:pPr>
      <w:r>
        <w:rPr>
          <w:noProof/>
        </w:rPr>
        <w:drawing>
          <wp:inline distT="0" distB="0" distL="0" distR="0" wp14:anchorId="2DD1EC32" wp14:editId="56C98107">
            <wp:extent cx="8934450" cy="6000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934450" cy="600075"/>
                    </a:xfrm>
                    <a:prstGeom prst="rect">
                      <a:avLst/>
                    </a:prstGeom>
                  </pic:spPr>
                </pic:pic>
              </a:graphicData>
            </a:graphic>
          </wp:inline>
        </w:drawing>
      </w:r>
    </w:p>
    <w:p w:rsidR="00EA248F" w:rsidRDefault="001223AF" w:rsidP="00EA248F">
      <w:pPr>
        <w:rPr>
          <w:rFonts w:ascii="Century Schoolbook" w:hAnsi="Century Schoolbook"/>
        </w:rPr>
      </w:pPr>
      <w:r w:rsidRPr="00EA248F">
        <w:rPr>
          <w:rFonts w:ascii="Century Schoolbook" w:hAnsi="Century Schoolbook" w:hint="eastAsia"/>
        </w:rPr>
        <w:t>单线程环境里面</w:t>
      </w:r>
      <w:r>
        <w:rPr>
          <w:rFonts w:ascii="Century Schoolbook" w:hAnsi="Century Schoolbook" w:hint="eastAsia"/>
        </w:rPr>
        <w:t>，不存在指令重排序</w:t>
      </w:r>
      <w:r w:rsidR="003C0F5E">
        <w:rPr>
          <w:rFonts w:ascii="Century Schoolbook" w:hAnsi="Century Schoolbook" w:hint="eastAsia"/>
        </w:rPr>
        <w:t>所造成的</w:t>
      </w:r>
      <w:r>
        <w:rPr>
          <w:rFonts w:ascii="Century Schoolbook" w:hAnsi="Century Schoolbook" w:hint="eastAsia"/>
        </w:rPr>
        <w:t>的问题，</w:t>
      </w:r>
      <w:r w:rsidRPr="00EA248F">
        <w:rPr>
          <w:rFonts w:ascii="Century Schoolbook" w:hAnsi="Century Schoolbook" w:hint="eastAsia"/>
        </w:rPr>
        <w:t>程序最终执行结果和代码顺序执行的结果一致</w:t>
      </w:r>
      <w:r w:rsidR="009F3884">
        <w:rPr>
          <w:rFonts w:ascii="Century Schoolbook" w:hAnsi="Century Schoolbook" w:hint="eastAsia"/>
        </w:rPr>
        <w:t>。</w:t>
      </w:r>
      <w:r w:rsidR="00634F48">
        <w:rPr>
          <w:rFonts w:ascii="Century Schoolbook" w:hAnsi="Century Schoolbook" w:hint="eastAsia"/>
        </w:rPr>
        <w:t>在多核心</w:t>
      </w:r>
      <w:r w:rsidR="00634F48">
        <w:rPr>
          <w:rFonts w:ascii="Century Schoolbook" w:hAnsi="Century Schoolbook" w:hint="eastAsia"/>
        </w:rPr>
        <w:t>CPU</w:t>
      </w:r>
      <w:r w:rsidR="00634F48">
        <w:rPr>
          <w:rFonts w:ascii="Century Schoolbook" w:hAnsi="Century Schoolbook" w:hint="eastAsia"/>
        </w:rPr>
        <w:t>，多线程的环境下，</w:t>
      </w:r>
      <w:r w:rsidR="00EA248F" w:rsidRPr="00EA248F">
        <w:rPr>
          <w:rFonts w:ascii="Century Schoolbook" w:hAnsi="Century Schoolbook" w:hint="eastAsia"/>
        </w:rPr>
        <w:t>处理器在进行重新排序</w:t>
      </w:r>
      <w:r w:rsidR="00EC16A2">
        <w:rPr>
          <w:rFonts w:ascii="Century Schoolbook" w:hAnsi="Century Schoolbook" w:hint="eastAsia"/>
        </w:rPr>
        <w:t>的时候，</w:t>
      </w:r>
      <w:r w:rsidR="00EA248F" w:rsidRPr="00EA248F">
        <w:rPr>
          <w:rFonts w:ascii="Century Schoolbook" w:hAnsi="Century Schoolbook" w:hint="eastAsia"/>
        </w:rPr>
        <w:t>必须要考虑指令之间的</w:t>
      </w:r>
      <w:r w:rsidR="00EA248F" w:rsidRPr="00052E54">
        <w:rPr>
          <w:rFonts w:ascii="Century Schoolbook" w:hAnsi="Century Schoolbook" w:hint="eastAsia"/>
          <w:color w:val="FF0000"/>
        </w:rPr>
        <w:t>数据依赖性</w:t>
      </w:r>
      <w:r w:rsidR="00EC16A2">
        <w:rPr>
          <w:rFonts w:ascii="Century Schoolbook" w:hAnsi="Century Schoolbook" w:hint="eastAsia"/>
        </w:rPr>
        <w:t>。</w:t>
      </w:r>
    </w:p>
    <w:p w:rsidR="005E5481" w:rsidRPr="00EA248F" w:rsidRDefault="005E5481" w:rsidP="00EA248F">
      <w:pPr>
        <w:rPr>
          <w:rFonts w:ascii="Century Schoolbook" w:hAnsi="Century Schoolbook"/>
        </w:rPr>
      </w:pPr>
    </w:p>
    <w:p w:rsidR="00506404" w:rsidRDefault="00052E54" w:rsidP="000603E2">
      <w:pPr>
        <w:rPr>
          <w:rFonts w:ascii="Century Schoolbook" w:hAnsi="Century Schoolbook"/>
        </w:rPr>
      </w:pPr>
      <w:r w:rsidRPr="00EC16A2">
        <w:rPr>
          <w:rFonts w:ascii="Century Schoolbook" w:hAnsi="Century Schoolbook" w:hint="eastAsia"/>
          <w:b/>
        </w:rPr>
        <w:t>数据依赖性</w:t>
      </w:r>
      <w:r>
        <w:rPr>
          <w:rFonts w:ascii="Century Schoolbook" w:hAnsi="Century Schoolbook" w:hint="eastAsia"/>
          <w:b/>
        </w:rPr>
        <w:t xml:space="preserve"> </w:t>
      </w:r>
    </w:p>
    <w:p w:rsidR="00506404" w:rsidRDefault="007A5B86" w:rsidP="000603E2">
      <w:pPr>
        <w:rPr>
          <w:rFonts w:ascii="Century Schoolbook" w:hAnsi="Century Schoolbook"/>
        </w:rPr>
      </w:pPr>
      <w:r>
        <w:rPr>
          <w:rFonts w:ascii="Century Schoolbook" w:hAnsi="Century Schoolbook"/>
        </w:rPr>
        <w:tab/>
      </w:r>
      <w:r>
        <w:rPr>
          <w:rFonts w:ascii="Century Schoolbook" w:hAnsi="Century Schoolbook"/>
        </w:rPr>
        <w:t>数据依赖性是一种因果关系</w:t>
      </w:r>
      <w:r w:rsidR="00C64684">
        <w:rPr>
          <w:rFonts w:ascii="Century Schoolbook" w:hAnsi="Century Schoolbook" w:hint="eastAsia"/>
        </w:rPr>
        <w:t>。</w:t>
      </w:r>
      <w:r w:rsidR="00C64684">
        <w:rPr>
          <w:rFonts w:ascii="Century Schoolbook" w:hAnsi="Century Schoolbook"/>
        </w:rPr>
        <w:t>如右图所示</w:t>
      </w:r>
      <w:r w:rsidR="00C64684">
        <w:rPr>
          <w:rFonts w:ascii="Century Schoolbook" w:hAnsi="Century Schoolbook" w:hint="eastAsia"/>
        </w:rPr>
        <w:t>，</w:t>
      </w:r>
      <w:r w:rsidR="00C64684">
        <w:rPr>
          <w:rFonts w:ascii="Century Schoolbook" w:hAnsi="Century Schoolbook"/>
        </w:rPr>
        <w:t>源代码经过重排序后</w:t>
      </w:r>
      <w:r w:rsidR="00C64684">
        <w:rPr>
          <w:rFonts w:ascii="Century Schoolbook" w:hAnsi="Century Schoolbook" w:hint="eastAsia"/>
        </w:rPr>
        <w:t>，</w:t>
      </w:r>
      <w:r w:rsidR="00C64684">
        <w:rPr>
          <w:rFonts w:ascii="Century Schoolbook" w:hAnsi="Century Schoolbook"/>
        </w:rPr>
        <w:t>可能出现的执行顺序如下</w:t>
      </w:r>
      <w:r w:rsidR="00C64684">
        <w:rPr>
          <w:rFonts w:ascii="Century Schoolbook" w:hAnsi="Century Schoolbook" w:hint="eastAsia"/>
        </w:rPr>
        <w:t>：</w:t>
      </w:r>
    </w:p>
    <w:p w:rsidR="00506404" w:rsidRDefault="007B359E" w:rsidP="000603E2">
      <w:pPr>
        <w:rPr>
          <w:rFonts w:ascii="Century Schoolbook" w:hAnsi="Century Schoolbook"/>
        </w:rPr>
      </w:pPr>
      <w:r>
        <w:rPr>
          <w:noProof/>
        </w:rPr>
        <w:drawing>
          <wp:inline distT="0" distB="0" distL="0" distR="0" wp14:anchorId="2E0932B9" wp14:editId="50D045DE">
            <wp:extent cx="2352675" cy="13525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2675" cy="1352550"/>
                    </a:xfrm>
                    <a:prstGeom prst="rect">
                      <a:avLst/>
                    </a:prstGeom>
                  </pic:spPr>
                </pic:pic>
              </a:graphicData>
            </a:graphic>
          </wp:inline>
        </w:drawing>
      </w:r>
      <w:r w:rsidRPr="007B359E">
        <w:rPr>
          <w:noProof/>
        </w:rPr>
        <w:t xml:space="preserve">  </w:t>
      </w:r>
      <w:r w:rsidR="00A6125B">
        <w:rPr>
          <w:noProof/>
        </w:rPr>
        <w:drawing>
          <wp:inline distT="0" distB="0" distL="0" distR="0" wp14:anchorId="51D53D20" wp14:editId="437DDA3E">
            <wp:extent cx="2343150" cy="13525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3150" cy="1352550"/>
                    </a:xfrm>
                    <a:prstGeom prst="rect">
                      <a:avLst/>
                    </a:prstGeom>
                  </pic:spPr>
                </pic:pic>
              </a:graphicData>
            </a:graphic>
          </wp:inline>
        </w:drawing>
      </w:r>
      <w:r w:rsidR="00A6125B" w:rsidRPr="00A6125B">
        <w:rPr>
          <w:noProof/>
        </w:rPr>
        <w:t xml:space="preserve"> </w:t>
      </w:r>
      <w:r w:rsidR="00A6125B">
        <w:rPr>
          <w:noProof/>
        </w:rPr>
        <w:drawing>
          <wp:inline distT="0" distB="0" distL="0" distR="0" wp14:anchorId="52212881" wp14:editId="2EE01764">
            <wp:extent cx="2333625" cy="13430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3625" cy="1343025"/>
                    </a:xfrm>
                    <a:prstGeom prst="rect">
                      <a:avLst/>
                    </a:prstGeom>
                  </pic:spPr>
                </pic:pic>
              </a:graphicData>
            </a:graphic>
          </wp:inline>
        </w:drawing>
      </w:r>
      <w:r w:rsidR="00A6125B" w:rsidRPr="00A6125B">
        <w:rPr>
          <w:noProof/>
        </w:rPr>
        <w:t xml:space="preserve"> </w:t>
      </w:r>
      <w:r w:rsidR="00A6125B">
        <w:rPr>
          <w:noProof/>
        </w:rPr>
        <w:drawing>
          <wp:inline distT="0" distB="0" distL="0" distR="0" wp14:anchorId="4B0F26C5" wp14:editId="3E3D2FE4">
            <wp:extent cx="2324100" cy="13620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4100" cy="1362075"/>
                    </a:xfrm>
                    <a:prstGeom prst="rect">
                      <a:avLst/>
                    </a:prstGeom>
                  </pic:spPr>
                </pic:pic>
              </a:graphicData>
            </a:graphic>
          </wp:inline>
        </w:drawing>
      </w:r>
      <w:r w:rsidR="00A6125B" w:rsidRPr="00A6125B">
        <w:rPr>
          <w:noProof/>
        </w:rPr>
        <w:t xml:space="preserve"> </w:t>
      </w:r>
      <w:r w:rsidR="00A6125B">
        <w:rPr>
          <w:noProof/>
        </w:rPr>
        <w:drawing>
          <wp:inline distT="0" distB="0" distL="0" distR="0" wp14:anchorId="3CB239B8" wp14:editId="4188B3E3">
            <wp:extent cx="2333625" cy="13430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3625" cy="1343025"/>
                    </a:xfrm>
                    <a:prstGeom prst="rect">
                      <a:avLst/>
                    </a:prstGeom>
                  </pic:spPr>
                </pic:pic>
              </a:graphicData>
            </a:graphic>
          </wp:inline>
        </w:drawing>
      </w:r>
    </w:p>
    <w:p w:rsidR="00506404" w:rsidRDefault="00A6125B" w:rsidP="000603E2">
      <w:pPr>
        <w:rPr>
          <w:rFonts w:ascii="Century Schoolbook" w:hAnsi="Century Schoolbook"/>
        </w:rPr>
      </w:pPr>
      <w:r>
        <w:rPr>
          <w:rFonts w:ascii="Century Schoolbook" w:hAnsi="Century Schoolbook"/>
        </w:rPr>
        <w:t>上述源代码有三种可能出现的重排序方式</w:t>
      </w:r>
      <w:r>
        <w:rPr>
          <w:rFonts w:ascii="Century Schoolbook" w:hAnsi="Century Schoolbook" w:hint="eastAsia"/>
        </w:rPr>
        <w:t>，分别为：</w:t>
      </w:r>
      <w:r>
        <w:rPr>
          <w:rFonts w:ascii="Century Schoolbook" w:hAnsi="Century Schoolbook" w:hint="eastAsia"/>
        </w:rPr>
        <w:t>1</w:t>
      </w:r>
      <w:r>
        <w:rPr>
          <w:rFonts w:ascii="Century Schoolbook" w:hAnsi="Century Schoolbook"/>
        </w:rPr>
        <w:t>234</w:t>
      </w:r>
      <w:r>
        <w:rPr>
          <w:rFonts w:ascii="Century Schoolbook" w:hAnsi="Century Schoolbook" w:hint="eastAsia"/>
        </w:rPr>
        <w:t>（排序不变）、</w:t>
      </w:r>
      <w:r>
        <w:rPr>
          <w:rFonts w:ascii="Century Schoolbook" w:hAnsi="Century Schoolbook" w:hint="eastAsia"/>
        </w:rPr>
        <w:t>2</w:t>
      </w:r>
      <w:r>
        <w:rPr>
          <w:rFonts w:ascii="Century Schoolbook" w:hAnsi="Century Schoolbook"/>
        </w:rPr>
        <w:t>134</w:t>
      </w:r>
      <w:r>
        <w:rPr>
          <w:rFonts w:ascii="Century Schoolbook" w:hAnsi="Century Schoolbook" w:hint="eastAsia"/>
        </w:rPr>
        <w:t>和</w:t>
      </w:r>
      <w:r>
        <w:rPr>
          <w:rFonts w:ascii="Century Schoolbook" w:hAnsi="Century Schoolbook" w:hint="eastAsia"/>
        </w:rPr>
        <w:t>1</w:t>
      </w:r>
      <w:r>
        <w:rPr>
          <w:rFonts w:ascii="Century Schoolbook" w:hAnsi="Century Schoolbook"/>
        </w:rPr>
        <w:t>324</w:t>
      </w:r>
      <w:r>
        <w:rPr>
          <w:rFonts w:ascii="Century Schoolbook" w:hAnsi="Century Schoolbook" w:hint="eastAsia"/>
        </w:rPr>
        <w:t>。</w:t>
      </w:r>
      <w:r>
        <w:rPr>
          <w:rFonts w:ascii="Century Schoolbook" w:hAnsi="Century Schoolbook"/>
        </w:rPr>
        <w:t>由于数据依赖性的存在</w:t>
      </w:r>
      <w:r>
        <w:rPr>
          <w:rFonts w:ascii="Century Schoolbook" w:hAnsi="Century Schoolbook" w:hint="eastAsia"/>
        </w:rPr>
        <w:t>，</w:t>
      </w:r>
      <w:r>
        <w:rPr>
          <w:rFonts w:ascii="Century Schoolbook" w:hAnsi="Century Schoolbook"/>
        </w:rPr>
        <w:t>第四种情况由于</w:t>
      </w:r>
      <w:r>
        <w:rPr>
          <w:rFonts w:ascii="Century Schoolbook" w:hAnsi="Century Schoolbook" w:hint="eastAsia"/>
        </w:rPr>
        <w:t>y</w:t>
      </w:r>
      <w:r>
        <w:rPr>
          <w:rFonts w:ascii="Century Schoolbook" w:hAnsi="Century Schoolbook" w:hint="eastAsia"/>
        </w:rPr>
        <w:t>需要</w:t>
      </w:r>
      <w:r>
        <w:rPr>
          <w:rFonts w:ascii="Century Schoolbook" w:hAnsi="Century Schoolbook" w:hint="eastAsia"/>
        </w:rPr>
        <w:t>x</w:t>
      </w:r>
      <w:r>
        <w:rPr>
          <w:rFonts w:ascii="Century Schoolbook" w:hAnsi="Century Schoolbook" w:hint="eastAsia"/>
        </w:rPr>
        <w:t>变量先赋值计算完成，所以不可能排到</w:t>
      </w:r>
      <w:r>
        <w:rPr>
          <w:rFonts w:ascii="Century Schoolbook" w:hAnsi="Century Schoolbook" w:hint="eastAsia"/>
        </w:rPr>
        <w:t>x</w:t>
      </w:r>
      <w:r>
        <w:rPr>
          <w:rFonts w:ascii="Century Schoolbook" w:hAnsi="Century Schoolbook" w:hint="eastAsia"/>
        </w:rPr>
        <w:t>变量参与计算的代码之前。直观感受这种情况：</w:t>
      </w:r>
      <w:r>
        <w:rPr>
          <w:rFonts w:ascii="Century Schoolbook" w:hAnsi="Century Schoolbook" w:hint="eastAsia"/>
        </w:rPr>
        <w:t>1</w:t>
      </w:r>
      <w:r>
        <w:rPr>
          <w:rFonts w:ascii="Century Schoolbook" w:hAnsi="Century Schoolbook"/>
        </w:rPr>
        <w:t>243</w:t>
      </w:r>
      <w:r>
        <w:rPr>
          <w:rFonts w:ascii="Century Schoolbook" w:hAnsi="Century Schoolbook" w:hint="eastAsia"/>
        </w:rPr>
        <w:t>，也是违背数据依赖性原则的，所以也不会出现。</w:t>
      </w:r>
    </w:p>
    <w:p w:rsidR="00506404" w:rsidRPr="00664D94" w:rsidRDefault="00581DDD" w:rsidP="000603E2">
      <w:pPr>
        <w:rPr>
          <w:rFonts w:ascii="Century Schoolbook" w:hAnsi="Century Schoolbook"/>
          <w:b/>
        </w:rPr>
      </w:pPr>
      <w:r w:rsidRPr="00581DDD">
        <w:rPr>
          <w:rFonts w:ascii="Century Schoolbook" w:hAnsi="Century Schoolbook"/>
          <w:b/>
        </w:rPr>
        <w:lastRenderedPageBreak/>
        <w:t>结果无法预测</w:t>
      </w:r>
      <w:r w:rsidRPr="00581DDD">
        <w:rPr>
          <w:rFonts w:ascii="Century Schoolbook" w:hAnsi="Century Schoolbook" w:hint="eastAsia"/>
          <w:b/>
        </w:rPr>
        <w:t xml:space="preserve"> </w:t>
      </w:r>
      <w:r w:rsidR="003345AC">
        <w:rPr>
          <w:rFonts w:ascii="Century Schoolbook" w:hAnsi="Century Schoolbook"/>
        </w:rPr>
        <w:t>代码如下</w:t>
      </w:r>
      <w:r w:rsidR="003345AC">
        <w:rPr>
          <w:rFonts w:ascii="Century Schoolbook" w:hAnsi="Century Schoolbook" w:hint="eastAsia"/>
        </w:rPr>
        <w:t>：</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a</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b</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x</w:t>
      </w:r>
      <w:r w:rsidRPr="003345AC">
        <w:rPr>
          <w:rFonts w:ascii="Century Schoolbook" w:hAnsi="Century Schoolbook" w:cs="Century Schoolbook"/>
          <w:color w:val="000000"/>
          <w:kern w:val="0"/>
          <w:sz w:val="24"/>
          <w:szCs w:val="24"/>
        </w:rPr>
        <w:t xml:space="preserve"> = 0; </w:t>
      </w:r>
    </w:p>
    <w:p w:rsidR="003345AC" w:rsidRPr="00D22DC7" w:rsidRDefault="003345AC" w:rsidP="00D22DC7">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y</w:t>
      </w:r>
      <w:r w:rsidRPr="003345AC">
        <w:rPr>
          <w:rFonts w:ascii="Century Schoolbook" w:hAnsi="Century Schoolbook" w:cs="Century Schoolbook"/>
          <w:color w:val="000000"/>
          <w:kern w:val="0"/>
          <w:sz w:val="24"/>
          <w:szCs w:val="24"/>
        </w:rPr>
        <w:t xml:space="preserve"> = 0; </w:t>
      </w:r>
    </w:p>
    <w:tbl>
      <w:tblPr>
        <w:tblStyle w:val="a9"/>
        <w:tblW w:w="0" w:type="auto"/>
        <w:tblLook w:val="04A0" w:firstRow="1" w:lastRow="0" w:firstColumn="1" w:lastColumn="0" w:noHBand="0" w:noVBand="1"/>
      </w:tblPr>
      <w:tblGrid>
        <w:gridCol w:w="5353"/>
        <w:gridCol w:w="6095"/>
      </w:tblGrid>
      <w:tr w:rsidR="003345AC" w:rsidTr="003345AC">
        <w:trPr>
          <w:trHeight w:val="454"/>
        </w:trPr>
        <w:tc>
          <w:tcPr>
            <w:tcW w:w="5353"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rPr>
              <w:t>x = a</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1A2550" w:rsidTr="00C73E2F">
        <w:trPr>
          <w:trHeight w:val="804"/>
        </w:trPr>
        <w:tc>
          <w:tcPr>
            <w:tcW w:w="11448" w:type="dxa"/>
            <w:gridSpan w:val="2"/>
            <w:vAlign w:val="center"/>
          </w:tcPr>
          <w:p w:rsidR="001A2550" w:rsidRDefault="001A2550" w:rsidP="000603E2">
            <w:pPr>
              <w:rPr>
                <w:rFonts w:ascii="Century Schoolbook" w:hAnsi="Century Schoolbook"/>
              </w:rPr>
            </w:pPr>
            <w:r>
              <w:rPr>
                <w:rFonts w:ascii="Century Schoolbook" w:hAnsi="Century Schoolbook" w:hint="eastAsia"/>
              </w:rPr>
              <w:t>x</w:t>
            </w:r>
            <w:r>
              <w:rPr>
                <w:rFonts w:ascii="Century Schoolbook" w:hAnsi="Century Schoolbook"/>
              </w:rPr>
              <w:t xml:space="preserve"> = 0  y = 0</w:t>
            </w:r>
          </w:p>
        </w:tc>
      </w:tr>
    </w:tbl>
    <w:p w:rsidR="00506404" w:rsidRDefault="00506404" w:rsidP="000603E2">
      <w:pPr>
        <w:rPr>
          <w:rFonts w:ascii="Century Schoolbook" w:hAnsi="Century Schoolbook"/>
        </w:rPr>
      </w:pPr>
    </w:p>
    <w:p w:rsidR="00506404" w:rsidRDefault="00EC115C" w:rsidP="000603E2">
      <w:pPr>
        <w:rPr>
          <w:rFonts w:ascii="Century Schoolbook" w:hAnsi="Century Schoolbook"/>
        </w:rPr>
      </w:pPr>
      <w:r w:rsidRPr="00EC115C">
        <w:rPr>
          <w:rFonts w:ascii="Century Schoolbook" w:hAnsi="Century Schoolbook" w:hint="eastAsia"/>
        </w:rPr>
        <w:t>如果编译器对这段代码进行执行重排优化后</w:t>
      </w:r>
      <w:r>
        <w:rPr>
          <w:rFonts w:ascii="Century Schoolbook" w:hAnsi="Century Schoolbook" w:hint="eastAsia"/>
        </w:rPr>
        <w:t>，</w:t>
      </w:r>
      <w:r w:rsidRPr="00EC115C">
        <w:rPr>
          <w:rFonts w:ascii="Century Schoolbook" w:hAnsi="Century Schoolbook" w:hint="eastAsia"/>
        </w:rPr>
        <w:t>可能出现下列情况</w:t>
      </w:r>
      <w:r w:rsidR="00D311D2">
        <w:rPr>
          <w:rFonts w:ascii="Century Schoolbook" w:hAnsi="Century Schoolbook" w:hint="eastAsia"/>
        </w:rPr>
        <w:t>：</w:t>
      </w:r>
    </w:p>
    <w:tbl>
      <w:tblPr>
        <w:tblStyle w:val="a9"/>
        <w:tblW w:w="0" w:type="auto"/>
        <w:tblLook w:val="04A0" w:firstRow="1" w:lastRow="0" w:firstColumn="1" w:lastColumn="0" w:noHBand="0" w:noVBand="1"/>
      </w:tblPr>
      <w:tblGrid>
        <w:gridCol w:w="5353"/>
        <w:gridCol w:w="6095"/>
      </w:tblGrid>
      <w:tr w:rsidR="003345AC" w:rsidTr="00C73E2F">
        <w:trPr>
          <w:trHeight w:val="454"/>
        </w:trPr>
        <w:tc>
          <w:tcPr>
            <w:tcW w:w="5353"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rPr>
              <w:t>x = a</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1A2550" w:rsidTr="00C73E2F">
        <w:trPr>
          <w:trHeight w:val="804"/>
        </w:trPr>
        <w:tc>
          <w:tcPr>
            <w:tcW w:w="11448" w:type="dxa"/>
            <w:gridSpan w:val="2"/>
            <w:vAlign w:val="center"/>
          </w:tcPr>
          <w:p w:rsidR="001A2550" w:rsidRDefault="001A2550" w:rsidP="00C73E2F">
            <w:pPr>
              <w:rPr>
                <w:rFonts w:ascii="Century Schoolbook" w:hAnsi="Century Schoolbook"/>
              </w:rPr>
            </w:pPr>
            <w:r>
              <w:rPr>
                <w:rFonts w:ascii="Century Schoolbook" w:hAnsi="Century Schoolbook" w:hint="eastAsia"/>
              </w:rPr>
              <w:t>x</w:t>
            </w:r>
            <w:r>
              <w:rPr>
                <w:rFonts w:ascii="Century Schoolbook" w:hAnsi="Century Schoolbook"/>
              </w:rPr>
              <w:t xml:space="preserve"> = 2   y = 1</w:t>
            </w:r>
          </w:p>
        </w:tc>
      </w:tr>
    </w:tbl>
    <w:p w:rsidR="00506404" w:rsidRDefault="00506404" w:rsidP="000603E2">
      <w:pPr>
        <w:rPr>
          <w:rFonts w:ascii="Century Schoolbook" w:hAnsi="Century Schoolbook"/>
        </w:rPr>
      </w:pPr>
    </w:p>
    <w:p w:rsidR="009A29EC" w:rsidRDefault="009A29EC" w:rsidP="000603E2">
      <w:pPr>
        <w:rPr>
          <w:rFonts w:ascii="Century Schoolbook" w:hAnsi="Century Schoolbook"/>
        </w:rPr>
      </w:pPr>
    </w:p>
    <w:p w:rsidR="000603E2" w:rsidRDefault="005D39EF" w:rsidP="005D39EF">
      <w:pPr>
        <w:pStyle w:val="Tip4"/>
      </w:pPr>
      <w:r w:rsidRPr="005D39EF">
        <w:rPr>
          <w:rFonts w:ascii="宋体" w:eastAsia="宋体" w:hAnsi="宋体" w:cs="宋体" w:hint="eastAsia"/>
        </w:rPr>
        <w:t>内存屏障</w:t>
      </w:r>
      <w:r w:rsidR="00042035">
        <w:rPr>
          <w:rFonts w:ascii="宋体" w:eastAsia="宋体" w:hAnsi="宋体" w:cs="宋体" w:hint="eastAsia"/>
        </w:rPr>
        <w:t xml:space="preserve"> -</w:t>
      </w:r>
      <w:r w:rsidR="00042035">
        <w:rPr>
          <w:rFonts w:ascii="宋体" w:eastAsia="宋体" w:hAnsi="宋体" w:cs="宋体"/>
        </w:rPr>
        <w:t xml:space="preserve"> </w:t>
      </w:r>
      <w:r w:rsidR="00042035" w:rsidRPr="00042035">
        <w:rPr>
          <w:rFonts w:ascii="宋体" w:eastAsia="宋体" w:hAnsi="宋体" w:cs="宋体"/>
        </w:rPr>
        <w:t>Memory Barrier</w:t>
      </w:r>
      <w:r w:rsidR="00FB7B8A">
        <w:rPr>
          <w:rFonts w:ascii="宋体" w:eastAsia="宋体" w:hAnsi="宋体" w:cs="宋体" w:hint="eastAsia"/>
        </w:rPr>
        <w:t xml:space="preserve"> </w:t>
      </w:r>
    </w:p>
    <w:p w:rsidR="006837B0" w:rsidRDefault="002F64CD" w:rsidP="002F64CD">
      <w:pPr>
        <w:ind w:firstLine="420"/>
        <w:rPr>
          <w:rFonts w:ascii="Century Schoolbook" w:hAnsi="Century Schoolbook"/>
        </w:rPr>
      </w:pPr>
      <w:r>
        <w:rPr>
          <w:rFonts w:ascii="Century Schoolbook" w:hAnsi="Century Schoolbook"/>
          <w:b/>
        </w:rPr>
        <w:t>指令重排序是编译器的一种优化策略</w:t>
      </w:r>
      <w:r>
        <w:rPr>
          <w:rFonts w:ascii="Century Schoolbook" w:hAnsi="Century Schoolbook" w:hint="eastAsia"/>
          <w:b/>
        </w:rPr>
        <w:t>，</w:t>
      </w:r>
      <w:r>
        <w:rPr>
          <w:rFonts w:ascii="Century Schoolbook" w:hAnsi="Century Schoolbook"/>
          <w:b/>
        </w:rPr>
        <w:t>但有时候我们需要禁止他</w:t>
      </w:r>
      <w:r>
        <w:rPr>
          <w:rFonts w:ascii="Century Schoolbook" w:hAnsi="Century Schoolbook" w:hint="eastAsia"/>
          <w:b/>
        </w:rPr>
        <w:t>，此时需要使用内存屏障。</w:t>
      </w:r>
      <w:r w:rsidR="008F43B0" w:rsidRPr="008F43B0">
        <w:rPr>
          <w:rFonts w:ascii="Century Schoolbook" w:hAnsi="Century Schoolbook" w:hint="eastAsia"/>
        </w:rPr>
        <w:t>Memory Barrier</w:t>
      </w:r>
      <w:r w:rsidR="008F43B0" w:rsidRPr="008F43B0">
        <w:rPr>
          <w:rFonts w:ascii="Century Schoolbook" w:hAnsi="Century Schoolbook" w:hint="eastAsia"/>
        </w:rPr>
        <w:t>又称内存栅栏，是一个</w:t>
      </w:r>
      <w:r w:rsidR="008F43B0" w:rsidRPr="008F43B0">
        <w:rPr>
          <w:rFonts w:ascii="Century Schoolbook" w:hAnsi="Century Schoolbook" w:hint="eastAsia"/>
        </w:rPr>
        <w:t xml:space="preserve"> CPU </w:t>
      </w:r>
      <w:r w:rsidR="008F43B0" w:rsidRPr="008F43B0">
        <w:rPr>
          <w:rFonts w:ascii="Century Schoolbook" w:hAnsi="Century Schoolbook" w:hint="eastAsia"/>
        </w:rPr>
        <w:t>指令。可以分为：</w:t>
      </w:r>
      <w:r w:rsidR="008F43B0" w:rsidRPr="008F43B0">
        <w:rPr>
          <w:rFonts w:ascii="Century Schoolbook" w:hAnsi="Century Schoolbook" w:hint="eastAsia"/>
        </w:rPr>
        <w:t>LoadLoad</w:t>
      </w:r>
      <w:r w:rsidR="008F43B0" w:rsidRPr="008F43B0">
        <w:rPr>
          <w:rFonts w:ascii="Century Schoolbook" w:hAnsi="Century Schoolbook" w:hint="eastAsia"/>
        </w:rPr>
        <w:t>屏障、</w:t>
      </w:r>
      <w:r w:rsidR="008F43B0" w:rsidRPr="008F43B0">
        <w:rPr>
          <w:rFonts w:ascii="Century Schoolbook" w:hAnsi="Century Schoolbook" w:hint="eastAsia"/>
        </w:rPr>
        <w:t>LoadStore</w:t>
      </w:r>
      <w:r w:rsidR="008F43B0" w:rsidRPr="008F43B0">
        <w:rPr>
          <w:rFonts w:ascii="Century Schoolbook" w:hAnsi="Century Schoolbook" w:hint="eastAsia"/>
        </w:rPr>
        <w:t>屏障、</w:t>
      </w:r>
      <w:r w:rsidR="008F43B0" w:rsidRPr="008F43B0">
        <w:rPr>
          <w:rFonts w:ascii="Century Schoolbook" w:hAnsi="Century Schoolbook" w:hint="eastAsia"/>
        </w:rPr>
        <w:t>StoreStore</w:t>
      </w:r>
      <w:r w:rsidR="008F43B0" w:rsidRPr="008F43B0">
        <w:rPr>
          <w:rFonts w:ascii="Century Schoolbook" w:hAnsi="Century Schoolbook" w:hint="eastAsia"/>
        </w:rPr>
        <w:t>屏障和</w:t>
      </w:r>
      <w:r w:rsidR="008F43B0" w:rsidRPr="008F43B0">
        <w:rPr>
          <w:rFonts w:ascii="Century Schoolbook" w:hAnsi="Century Schoolbook" w:hint="eastAsia"/>
        </w:rPr>
        <w:t xml:space="preserve"> StoreLoad</w:t>
      </w:r>
      <w:r w:rsidR="008F43B0" w:rsidRPr="008F43B0">
        <w:rPr>
          <w:rFonts w:ascii="Century Schoolbook" w:hAnsi="Century Schoolbook" w:hint="eastAsia"/>
        </w:rPr>
        <w:t>屏障。内存屏障有两个作用</w:t>
      </w:r>
      <w:r w:rsidR="008F43B0">
        <w:rPr>
          <w:rFonts w:ascii="Century Schoolbook" w:hAnsi="Century Schoolbook" w:hint="eastAsia"/>
        </w:rPr>
        <w:t>：</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1</w:t>
      </w:r>
      <w:r>
        <w:rPr>
          <w:rFonts w:ascii="Century Schoolbook" w:hAnsi="Century Schoolbook" w:hint="eastAsia"/>
        </w:rPr>
        <w:t>：</w:t>
      </w:r>
      <w:r w:rsidR="009D4B07">
        <w:rPr>
          <w:rFonts w:ascii="Century Schoolbook" w:hAnsi="Century Schoolbook" w:hint="eastAsia"/>
        </w:rPr>
        <w:t>保证特定操作的执行顺序。</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2</w:t>
      </w:r>
      <w:r>
        <w:rPr>
          <w:rFonts w:ascii="Century Schoolbook" w:hAnsi="Century Schoolbook" w:hint="eastAsia"/>
        </w:rPr>
        <w:t>：</w:t>
      </w:r>
      <w:r w:rsidR="009D4B07">
        <w:rPr>
          <w:rFonts w:ascii="Century Schoolbook" w:hAnsi="Century Schoolbook" w:hint="eastAsia"/>
        </w:rPr>
        <w:t>保证某些变量的内存可见性</w:t>
      </w:r>
      <w:r w:rsidR="006837B0">
        <w:rPr>
          <w:rFonts w:ascii="Century Schoolbook" w:hAnsi="Century Schoolbook" w:hint="eastAsia"/>
        </w:rPr>
        <w:t>（</w:t>
      </w:r>
      <w:r w:rsidR="006837B0" w:rsidRPr="006837B0">
        <w:rPr>
          <w:rFonts w:ascii="Century Schoolbook" w:hAnsi="Century Schoolbook" w:hint="eastAsia"/>
          <w:b/>
        </w:rPr>
        <w:t>volatile</w:t>
      </w:r>
      <w:r w:rsidR="006837B0" w:rsidRPr="006837B0">
        <w:rPr>
          <w:rFonts w:ascii="Century Schoolbook" w:hAnsi="Century Schoolbook" w:hint="eastAsia"/>
          <w:b/>
        </w:rPr>
        <w:t>的内存可见性</w:t>
      </w:r>
      <w:r w:rsidR="006837B0">
        <w:rPr>
          <w:rFonts w:ascii="Century Schoolbook" w:hAnsi="Century Schoolbook" w:hint="eastAsia"/>
        </w:rPr>
        <w:t>）</w:t>
      </w:r>
      <w:r w:rsidR="009D4B07">
        <w:rPr>
          <w:rFonts w:ascii="Century Schoolbook" w:hAnsi="Century Schoolbook" w:hint="eastAsia"/>
        </w:rPr>
        <w:t>。</w:t>
      </w:r>
    </w:p>
    <w:p w:rsidR="00C61893" w:rsidRDefault="00014EFD" w:rsidP="00CD5854">
      <w:pPr>
        <w:ind w:firstLine="420"/>
        <w:rPr>
          <w:rFonts w:ascii="Century Schoolbook" w:hAnsi="Century Schoolbook"/>
        </w:rPr>
      </w:pPr>
      <w:r>
        <w:rPr>
          <w:rFonts w:ascii="Century Schoolbook" w:hAnsi="Century Schoolbook"/>
        </w:rPr>
        <w:t>这其中</w:t>
      </w:r>
      <w:r w:rsidRPr="00197ED9">
        <w:rPr>
          <w:rFonts w:ascii="Century Schoolbook" w:hAnsi="Century Schoolbook"/>
          <w:b/>
        </w:rPr>
        <w:t>特性</w:t>
      </w:r>
      <w:r w:rsidRPr="00197ED9">
        <w:rPr>
          <w:rFonts w:ascii="Century Schoolbook" w:hAnsi="Century Schoolbook" w:hint="eastAsia"/>
          <w:b/>
        </w:rPr>
        <w:t>1</w:t>
      </w:r>
      <w:r w:rsidR="00197ED9">
        <w:rPr>
          <w:rFonts w:ascii="Century Schoolbook" w:hAnsi="Century Schoolbook" w:hint="eastAsia"/>
        </w:rPr>
        <w:t>：</w:t>
      </w:r>
      <w:r w:rsidRPr="008F43B0">
        <w:rPr>
          <w:rFonts w:ascii="Century Schoolbook" w:hAnsi="Century Schoolbook" w:hint="eastAsia"/>
        </w:rPr>
        <w:t>阻止屏障两侧的指令重排序，插入一条</w:t>
      </w:r>
      <w:r w:rsidRPr="008F43B0">
        <w:rPr>
          <w:rFonts w:ascii="Century Schoolbook" w:hAnsi="Century Schoolbook" w:hint="eastAsia"/>
        </w:rPr>
        <w:t xml:space="preserve"> Memory Barrier </w:t>
      </w:r>
      <w:r w:rsidRPr="008F43B0">
        <w:rPr>
          <w:rFonts w:ascii="Century Schoolbook" w:hAnsi="Century Schoolbook" w:hint="eastAsia"/>
        </w:rPr>
        <w:t>会告诉编译器和</w:t>
      </w:r>
      <w:r w:rsidRPr="008F43B0">
        <w:rPr>
          <w:rFonts w:ascii="Century Schoolbook" w:hAnsi="Century Schoolbook" w:hint="eastAsia"/>
        </w:rPr>
        <w:t xml:space="preserve"> CPU</w:t>
      </w:r>
      <w:r w:rsidRPr="008F43B0">
        <w:rPr>
          <w:rFonts w:ascii="Century Schoolbook" w:hAnsi="Century Schoolbook" w:hint="eastAsia"/>
        </w:rPr>
        <w:t>，不管什么指令都不能和这条</w:t>
      </w:r>
      <w:r w:rsidRPr="008F43B0">
        <w:rPr>
          <w:rFonts w:ascii="Century Schoolbook" w:hAnsi="Century Schoolbook" w:hint="eastAsia"/>
        </w:rPr>
        <w:t xml:space="preserve"> Memory Barrier </w:t>
      </w:r>
      <w:r w:rsidRPr="008F43B0">
        <w:rPr>
          <w:rFonts w:ascii="Century Schoolbook" w:hAnsi="Century Schoolbook" w:hint="eastAsia"/>
        </w:rPr>
        <w:t>指令重排序</w:t>
      </w:r>
      <w:r w:rsidR="00197ED9">
        <w:rPr>
          <w:rFonts w:ascii="Century Schoolbook" w:hAnsi="Century Schoolbook" w:hint="eastAsia"/>
        </w:rPr>
        <w:t>；也就是说：</w:t>
      </w:r>
      <w:r w:rsidR="00197ED9" w:rsidRPr="00CD5854">
        <w:rPr>
          <w:rFonts w:ascii="Century Schoolbook" w:hAnsi="Century Schoolbook" w:hint="eastAsia"/>
          <w:color w:val="FF0000"/>
        </w:rPr>
        <w:t>可以通过插入内存屏障来禁止在内存屏障前后的指令被重排序优化</w:t>
      </w:r>
      <w:r w:rsidRPr="008F43B0">
        <w:rPr>
          <w:rFonts w:ascii="Century Schoolbook" w:hAnsi="Century Schoolbook" w:hint="eastAsia"/>
        </w:rPr>
        <w:t>。</w:t>
      </w:r>
      <w:r w:rsidRPr="00197ED9">
        <w:rPr>
          <w:rFonts w:ascii="Century Schoolbook" w:hAnsi="Century Schoolbook" w:hint="eastAsia"/>
          <w:b/>
        </w:rPr>
        <w:t>特性二</w:t>
      </w:r>
      <w:r>
        <w:rPr>
          <w:rFonts w:ascii="Century Schoolbook" w:hAnsi="Century Schoolbook" w:hint="eastAsia"/>
        </w:rPr>
        <w:t>：</w:t>
      </w:r>
      <w:r w:rsidRPr="00037CEC">
        <w:rPr>
          <w:rFonts w:ascii="Century Schoolbook" w:hAnsi="Century Schoolbook" w:hint="eastAsia"/>
        </w:rPr>
        <w:t>强制把写缓冲区</w:t>
      </w:r>
      <w:r w:rsidRPr="00037CEC">
        <w:rPr>
          <w:rFonts w:ascii="Century Schoolbook" w:hAnsi="Century Schoolbook" w:hint="eastAsia"/>
        </w:rPr>
        <w:t>/</w:t>
      </w:r>
      <w:r w:rsidRPr="00037CEC">
        <w:rPr>
          <w:rFonts w:ascii="Century Schoolbook" w:hAnsi="Century Schoolbook" w:hint="eastAsia"/>
        </w:rPr>
        <w:t>高速缓存中的脏数据等写回主内存，让缓存中相应的数据失效。</w:t>
      </w:r>
      <w:r w:rsidR="00037CEC" w:rsidRPr="00037CEC">
        <w:rPr>
          <w:rFonts w:ascii="Century Schoolbook" w:hAnsi="Century Schoolbook" w:hint="eastAsia"/>
        </w:rPr>
        <w:t>如一个</w:t>
      </w:r>
      <w:r w:rsidR="00037CEC" w:rsidRPr="00037CEC">
        <w:rPr>
          <w:rFonts w:ascii="Century Schoolbook" w:hAnsi="Century Schoolbook" w:hint="eastAsia"/>
        </w:rPr>
        <w:t>Write-Barrier</w:t>
      </w:r>
      <w:r w:rsidR="00037CEC" w:rsidRPr="00037CEC">
        <w:rPr>
          <w:rFonts w:ascii="Century Schoolbook" w:hAnsi="Century Schoolbook" w:hint="eastAsia"/>
        </w:rPr>
        <w:t>（写入屏障）将刷出所有在</w:t>
      </w:r>
      <w:r w:rsidR="00DD7B76">
        <w:rPr>
          <w:rFonts w:ascii="Century Schoolbook" w:hAnsi="Century Schoolbook" w:hint="eastAsia"/>
        </w:rPr>
        <w:t>Barrier</w:t>
      </w:r>
      <w:r w:rsidR="00037CEC" w:rsidRPr="00037CEC">
        <w:rPr>
          <w:rFonts w:ascii="Century Schoolbook" w:hAnsi="Century Schoolbook" w:hint="eastAsia"/>
        </w:rPr>
        <w:t>之前写入</w:t>
      </w:r>
      <w:r w:rsidR="00423CD8">
        <w:rPr>
          <w:rFonts w:ascii="Century Schoolbook" w:hAnsi="Century Schoolbook" w:hint="eastAsia"/>
        </w:rPr>
        <w:t>cache</w:t>
      </w:r>
      <w:r w:rsidR="0093640F">
        <w:rPr>
          <w:rFonts w:ascii="Century Schoolbook" w:hAnsi="Century Schoolbook" w:hint="eastAsia"/>
        </w:rPr>
        <w:t>的数据，因此</w:t>
      </w:r>
      <w:r w:rsidR="00037CEC" w:rsidRPr="00037CEC">
        <w:rPr>
          <w:rFonts w:ascii="Century Schoolbook" w:hAnsi="Century Schoolbook" w:hint="eastAsia"/>
        </w:rPr>
        <w:t>任何</w:t>
      </w:r>
      <w:r w:rsidR="00037CEC" w:rsidRPr="00037CEC">
        <w:rPr>
          <w:rFonts w:ascii="Century Schoolbook" w:hAnsi="Century Schoolbook" w:hint="eastAsia"/>
        </w:rPr>
        <w:t>CPU</w:t>
      </w:r>
      <w:r w:rsidR="00037CEC" w:rsidRPr="00037CEC">
        <w:rPr>
          <w:rFonts w:ascii="Century Schoolbook" w:hAnsi="Century Schoolbook" w:hint="eastAsia"/>
        </w:rPr>
        <w:t>上的线程都能读取到这些数据的最新版本</w:t>
      </w:r>
      <w:r w:rsidR="00C61893">
        <w:rPr>
          <w:rFonts w:ascii="Century Schoolbook" w:hAnsi="Century Schoolbook" w:hint="eastAsia"/>
        </w:rPr>
        <w:t>，让每个线程栈重新去堆中再次拷贝变量副本。</w:t>
      </w:r>
    </w:p>
    <w:p w:rsidR="00CE0C7C" w:rsidRDefault="00037CEC" w:rsidP="00C61893">
      <w:pPr>
        <w:ind w:left="420"/>
        <w:rPr>
          <w:rFonts w:ascii="Century Schoolbook" w:hAnsi="Century Schoolbook"/>
        </w:rPr>
      </w:pPr>
      <w:r w:rsidRPr="00C82EA3">
        <w:rPr>
          <w:rFonts w:ascii="Century Schoolbook" w:hAnsi="Century Schoolbook" w:hint="eastAsia"/>
          <w:color w:val="FF0000"/>
        </w:rPr>
        <w:t>内存屏障阻碍了</w:t>
      </w:r>
      <w:r w:rsidRPr="00C82EA3">
        <w:rPr>
          <w:rFonts w:ascii="Century Schoolbook" w:hAnsi="Century Schoolbook" w:hint="eastAsia"/>
          <w:color w:val="FF0000"/>
        </w:rPr>
        <w:t>CPU</w:t>
      </w:r>
      <w:r w:rsidRPr="00C82EA3">
        <w:rPr>
          <w:rFonts w:ascii="Century Schoolbook" w:hAnsi="Century Schoolbook" w:hint="eastAsia"/>
          <w:color w:val="FF0000"/>
        </w:rPr>
        <w:t>采用优化技术来降低内存操作延迟，因此必定会带来性能损失。</w:t>
      </w:r>
      <w:r w:rsidR="00276D7C" w:rsidRPr="00276D7C">
        <w:rPr>
          <w:rFonts w:ascii="Century Schoolbook" w:hAnsi="Century Schoolbook" w:hint="eastAsia"/>
        </w:rPr>
        <w:t>Java</w:t>
      </w:r>
      <w:r w:rsidR="00276D7C" w:rsidRPr="00276D7C">
        <w:rPr>
          <w:rFonts w:ascii="Century Schoolbook" w:hAnsi="Century Schoolbook" w:hint="eastAsia"/>
        </w:rPr>
        <w:t>中对内存屏障的使用常见的有</w:t>
      </w:r>
      <w:r w:rsidR="00276D7C" w:rsidRPr="00276D7C">
        <w:rPr>
          <w:rFonts w:ascii="Century Schoolbook" w:hAnsi="Century Schoolbook" w:hint="eastAsia"/>
        </w:rPr>
        <w:t xml:space="preserve"> volatile </w:t>
      </w:r>
      <w:r w:rsidR="00276D7C" w:rsidRPr="00276D7C">
        <w:rPr>
          <w:rFonts w:ascii="Century Schoolbook" w:hAnsi="Century Schoolbook" w:hint="eastAsia"/>
        </w:rPr>
        <w:t>和</w:t>
      </w:r>
      <w:r w:rsidR="00276D7C" w:rsidRPr="00276D7C">
        <w:rPr>
          <w:rFonts w:ascii="Century Schoolbook" w:hAnsi="Century Schoolbook" w:hint="eastAsia"/>
        </w:rPr>
        <w:t xml:space="preserve"> synchronized </w:t>
      </w:r>
      <w:r w:rsidR="00276D7C" w:rsidRPr="00276D7C">
        <w:rPr>
          <w:rFonts w:ascii="Century Schoolbook" w:hAnsi="Century Schoolbook" w:hint="eastAsia"/>
        </w:rPr>
        <w:t>关键字修饰的代码块，还可以</w:t>
      </w:r>
      <w:r w:rsidR="00276D7C" w:rsidRPr="005C797A">
        <w:rPr>
          <w:rFonts w:ascii="Century Schoolbook" w:hAnsi="Century Schoolbook" w:hint="eastAsia"/>
          <w:color w:val="FF0000"/>
        </w:rPr>
        <w:t>通过</w:t>
      </w:r>
      <w:r w:rsidR="00276D7C" w:rsidRPr="005C797A">
        <w:rPr>
          <w:rFonts w:ascii="Century Schoolbook" w:hAnsi="Century Schoolbook" w:hint="eastAsia"/>
          <w:color w:val="FF0000"/>
        </w:rPr>
        <w:t xml:space="preserve"> Unsafe </w:t>
      </w:r>
      <w:r w:rsidR="00276D7C" w:rsidRPr="005C797A">
        <w:rPr>
          <w:rFonts w:ascii="Century Schoolbook" w:hAnsi="Century Schoolbook" w:hint="eastAsia"/>
          <w:color w:val="FF0000"/>
        </w:rPr>
        <w:t>这个类来使用内存屏障</w:t>
      </w:r>
      <w:r w:rsidR="00276D7C" w:rsidRPr="00276D7C">
        <w:rPr>
          <w:rFonts w:ascii="Century Schoolbook" w:hAnsi="Century Schoolbook" w:hint="eastAsia"/>
        </w:rPr>
        <w:t>。</w:t>
      </w:r>
    </w:p>
    <w:p w:rsidR="00A84788" w:rsidRDefault="004375D7" w:rsidP="00716D0E">
      <w:pPr>
        <w:rPr>
          <w:rFonts w:ascii="Century Schoolbook" w:hAnsi="Century Schoolbook"/>
        </w:rPr>
      </w:pPr>
      <w:r>
        <w:rPr>
          <w:noProof/>
        </w:rPr>
        <w:drawing>
          <wp:inline distT="0" distB="0" distL="0" distR="0" wp14:anchorId="102F9387" wp14:editId="357C783D">
            <wp:extent cx="4600575" cy="54864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575" cy="5486400"/>
                    </a:xfrm>
                    <a:prstGeom prst="rect">
                      <a:avLst/>
                    </a:prstGeom>
                  </pic:spPr>
                </pic:pic>
              </a:graphicData>
            </a:graphic>
          </wp:inline>
        </w:drawing>
      </w:r>
      <w:r w:rsidR="00AC7377">
        <w:rPr>
          <w:rFonts w:ascii="Century Schoolbook" w:hAnsi="Century Schoolbook" w:hint="eastAsia"/>
        </w:rPr>
        <w:t xml:space="preserve"> </w:t>
      </w:r>
      <w:r w:rsidR="00AC7377">
        <w:rPr>
          <w:rFonts w:ascii="Century Schoolbook" w:hAnsi="Century Schoolbook"/>
        </w:rPr>
        <w:t xml:space="preserve">      </w:t>
      </w:r>
      <w:r w:rsidR="00C3155C">
        <w:rPr>
          <w:rFonts w:ascii="Century Schoolbook" w:hAnsi="Century Schoolbook"/>
        </w:rPr>
        <w:t xml:space="preserve"> </w:t>
      </w:r>
      <w:r w:rsidR="00AC7377">
        <w:rPr>
          <w:rFonts w:ascii="Century Schoolbook" w:hAnsi="Century Schoolbook"/>
        </w:rPr>
        <w:t xml:space="preserve">     </w:t>
      </w:r>
      <w:r w:rsidR="00AC7377">
        <w:rPr>
          <w:noProof/>
        </w:rPr>
        <w:drawing>
          <wp:inline distT="0" distB="0" distL="0" distR="0" wp14:anchorId="6475235B" wp14:editId="52F5B78F">
            <wp:extent cx="6229350" cy="55149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9350" cy="5514975"/>
                    </a:xfrm>
                    <a:prstGeom prst="rect">
                      <a:avLst/>
                    </a:prstGeom>
                  </pic:spPr>
                </pic:pic>
              </a:graphicData>
            </a:graphic>
          </wp:inline>
        </w:drawing>
      </w:r>
    </w:p>
    <w:p w:rsidR="00A4664B" w:rsidRDefault="00A4664B" w:rsidP="00BD3F82">
      <w:pPr>
        <w:rPr>
          <w:rFonts w:ascii="Century Schoolbook" w:hAnsi="Century Schoolbook"/>
        </w:rPr>
      </w:pPr>
    </w:p>
    <w:p w:rsidR="00B966FF" w:rsidRDefault="00B966FF" w:rsidP="00BD3F82">
      <w:pPr>
        <w:rPr>
          <w:rFonts w:ascii="Century Schoolbook" w:hAnsi="Century Schoolbook"/>
        </w:rPr>
      </w:pPr>
    </w:p>
    <w:p w:rsidR="00B966FF" w:rsidRPr="00DE3E52" w:rsidRDefault="00B966FF" w:rsidP="00BD3F82">
      <w:pPr>
        <w:rPr>
          <w:rFonts w:ascii="Century Schoolbook" w:hAnsi="Century Schoolbook"/>
        </w:rPr>
      </w:pPr>
    </w:p>
    <w:p w:rsidR="00A66760" w:rsidRDefault="00A66760" w:rsidP="00C52D4A">
      <w:pPr>
        <w:pStyle w:val="Tip2"/>
      </w:pPr>
      <w:r>
        <w:t>volatile</w:t>
      </w:r>
      <w:r w:rsidR="009E1F10">
        <w:rPr>
          <w:rFonts w:hint="eastAsia"/>
        </w:rPr>
        <w:t>【</w:t>
      </w:r>
      <w:r w:rsidR="009E1F10" w:rsidRPr="009E1F10">
        <w:rPr>
          <w:rFonts w:hint="eastAsia"/>
          <w:color w:val="FFC000"/>
        </w:rPr>
        <w:t>实际运用</w:t>
      </w:r>
      <w:r w:rsidR="009E1F10">
        <w:rPr>
          <w:rFonts w:hint="eastAsia"/>
        </w:rPr>
        <w:t>】</w:t>
      </w:r>
      <w:r w:rsidR="00363255">
        <w:t xml:space="preserve"> </w:t>
      </w:r>
    </w:p>
    <w:p w:rsidR="00A66760" w:rsidRDefault="005A2C9A" w:rsidP="00D46609">
      <w:pPr>
        <w:ind w:firstLine="420"/>
        <w:rPr>
          <w:rFonts w:ascii="Century Schoolbook" w:hAnsi="Century Schoolbook"/>
        </w:rPr>
      </w:pPr>
      <w:r w:rsidRPr="005A2C9A">
        <w:rPr>
          <w:rFonts w:ascii="Century Schoolbook" w:hAnsi="Century Schoolbook" w:hint="eastAsia"/>
        </w:rPr>
        <w:t>volatile</w:t>
      </w:r>
      <w:r>
        <w:rPr>
          <w:rFonts w:ascii="Century Schoolbook" w:hAnsi="Century Schoolbook" w:hint="eastAsia"/>
        </w:rPr>
        <w:t>是</w:t>
      </w:r>
      <w:r>
        <w:rPr>
          <w:rFonts w:ascii="Century Schoolbook" w:hAnsi="Century Schoolbook" w:hint="eastAsia"/>
        </w:rPr>
        <w:t>Java</w:t>
      </w:r>
      <w:r>
        <w:rPr>
          <w:rFonts w:ascii="Century Schoolbook" w:hAnsi="Century Schoolbook" w:hint="eastAsia"/>
        </w:rPr>
        <w:t>虚拟机提供的</w:t>
      </w:r>
      <w:r w:rsidRPr="00D47DBB">
        <w:rPr>
          <w:rFonts w:ascii="Century Schoolbook" w:hAnsi="Century Schoolbook" w:hint="eastAsia"/>
          <w:b/>
        </w:rPr>
        <w:t>轻量级</w:t>
      </w:r>
      <w:r>
        <w:rPr>
          <w:rFonts w:ascii="Century Schoolbook" w:hAnsi="Century Schoolbook" w:hint="eastAsia"/>
        </w:rPr>
        <w:t>同步机制，</w:t>
      </w:r>
      <w:r w:rsidR="00191A3E">
        <w:rPr>
          <w:rFonts w:ascii="Century Schoolbook" w:hAnsi="Century Schoolbook" w:hint="eastAsia"/>
        </w:rPr>
        <w:t>主要解决两个问题</w:t>
      </w:r>
      <w:r>
        <w:rPr>
          <w:rFonts w:ascii="Century Schoolbook" w:hAnsi="Century Schoolbook" w:hint="eastAsia"/>
        </w:rPr>
        <w:t>：</w:t>
      </w:r>
      <w:r w:rsidR="003260D7">
        <w:rPr>
          <w:rFonts w:ascii="Century Schoolbook" w:hAnsi="Century Schoolbook" w:hint="eastAsia"/>
        </w:rPr>
        <w:t>【</w:t>
      </w:r>
      <w:r w:rsidR="003260D7" w:rsidRPr="006C3F02">
        <w:rPr>
          <w:rFonts w:ascii="Century Schoolbook" w:hAnsi="Century Schoolbook" w:hint="eastAsia"/>
          <w:b/>
        </w:rPr>
        <w:t>保证可见性</w:t>
      </w:r>
      <w:r w:rsidR="003260D7">
        <w:rPr>
          <w:rFonts w:ascii="Century Schoolbook" w:hAnsi="Century Schoolbook" w:hint="eastAsia"/>
        </w:rPr>
        <w:t>】</w:t>
      </w:r>
      <w:r w:rsidRPr="005A2C9A">
        <w:rPr>
          <w:rFonts w:ascii="Century Schoolbook" w:hAnsi="Century Schoolbook" w:hint="eastAsia"/>
        </w:rPr>
        <w:t>和</w:t>
      </w:r>
      <w:r w:rsidR="003260D7">
        <w:rPr>
          <w:rFonts w:ascii="Century Schoolbook" w:hAnsi="Century Schoolbook" w:hint="eastAsia"/>
        </w:rPr>
        <w:t>【</w:t>
      </w:r>
      <w:r w:rsidR="003260D7" w:rsidRPr="006C3F02">
        <w:rPr>
          <w:rFonts w:ascii="Century Schoolbook" w:hAnsi="Century Schoolbook" w:hint="eastAsia"/>
          <w:b/>
        </w:rPr>
        <w:t>禁止指令重排序</w:t>
      </w:r>
      <w:r w:rsidR="003260D7">
        <w:rPr>
          <w:rFonts w:ascii="Century Schoolbook" w:hAnsi="Century Schoolbook" w:hint="eastAsia"/>
        </w:rPr>
        <w:t>】</w:t>
      </w:r>
      <w:r w:rsidRPr="005A2C9A">
        <w:rPr>
          <w:rFonts w:ascii="Century Schoolbook" w:hAnsi="Century Schoolbook" w:hint="eastAsia"/>
        </w:rPr>
        <w:t>，</w:t>
      </w:r>
      <w:r w:rsidRPr="003260D7">
        <w:rPr>
          <w:rFonts w:ascii="Century Schoolbook" w:hAnsi="Century Schoolbook" w:hint="eastAsia"/>
          <w:color w:val="FF0000"/>
        </w:rPr>
        <w:t>不保证原子性</w:t>
      </w:r>
      <w:r w:rsidRPr="005A2C9A">
        <w:rPr>
          <w:rFonts w:ascii="Century Schoolbook" w:hAnsi="Century Schoolbook" w:hint="eastAsia"/>
        </w:rPr>
        <w:t>。</w:t>
      </w:r>
      <w:r w:rsidR="00D95BE1">
        <w:rPr>
          <w:rFonts w:ascii="Century Schoolbook" w:hAnsi="Century Schoolbook" w:hint="eastAsia"/>
        </w:rPr>
        <w:t>是乞丐版的</w:t>
      </w:r>
      <w:r w:rsidR="00D95BE1">
        <w:rPr>
          <w:rFonts w:ascii="Century Schoolbook" w:hAnsi="Century Schoolbook" w:hint="eastAsia"/>
        </w:rPr>
        <w:t>synchronized</w:t>
      </w:r>
      <w:r w:rsidR="00D95BE1">
        <w:rPr>
          <w:rFonts w:ascii="Century Schoolbook" w:hAnsi="Century Schoolbook" w:hint="eastAsia"/>
        </w:rPr>
        <w:t>，</w:t>
      </w:r>
      <w:r w:rsidR="00D95BE1">
        <w:rPr>
          <w:rFonts w:ascii="Century Schoolbook" w:hAnsi="Century Schoolbook"/>
        </w:rPr>
        <w:t>阉割了线程安全性</w:t>
      </w:r>
      <w:r w:rsidR="00D95BE1">
        <w:rPr>
          <w:rFonts w:ascii="Century Schoolbook" w:hAnsi="Century Schoolbook" w:hint="eastAsia"/>
        </w:rPr>
        <w:t>。</w:t>
      </w:r>
      <w:r w:rsidR="002D1C91">
        <w:rPr>
          <w:rFonts w:ascii="Century Schoolbook" w:hAnsi="Century Schoolbook" w:hint="eastAsia"/>
        </w:rPr>
        <w:t>其最底层在操作</w:t>
      </w:r>
      <w:r w:rsidR="002D1C91">
        <w:rPr>
          <w:rFonts w:ascii="Century Schoolbook" w:hAnsi="Century Schoolbook" w:hint="eastAsia"/>
        </w:rPr>
        <w:t>CPU</w:t>
      </w:r>
      <w:r w:rsidR="002D1C91">
        <w:rPr>
          <w:rFonts w:ascii="Century Schoolbook" w:hAnsi="Century Schoolbook" w:hint="eastAsia"/>
        </w:rPr>
        <w:t>的内存屏障</w:t>
      </w:r>
      <w:r w:rsidR="00526E7B">
        <w:rPr>
          <w:rFonts w:ascii="Century Schoolbook" w:hAnsi="Century Schoolbook" w:hint="eastAsia"/>
        </w:rPr>
        <w:t>。</w:t>
      </w:r>
    </w:p>
    <w:p w:rsidR="00C82EA3" w:rsidRDefault="00C82EA3" w:rsidP="00F554E6">
      <w:pPr>
        <w:ind w:firstLine="420"/>
        <w:rPr>
          <w:rFonts w:ascii="Century Schoolbook" w:hAnsi="Century Schoolbook"/>
        </w:rPr>
      </w:pPr>
      <w:r w:rsidRPr="00C82EA3">
        <w:rPr>
          <w:rFonts w:ascii="Century Schoolbook" w:hAnsi="Century Schoolbook" w:hint="eastAsia"/>
        </w:rPr>
        <w:t>通过前面对</w:t>
      </w:r>
      <w:r w:rsidRPr="00C82EA3">
        <w:rPr>
          <w:rFonts w:ascii="Century Schoolbook" w:hAnsi="Century Schoolbook" w:hint="eastAsia"/>
        </w:rPr>
        <w:t>JMM</w:t>
      </w:r>
      <w:r w:rsidRPr="00C82EA3">
        <w:rPr>
          <w:rFonts w:ascii="Century Schoolbook" w:hAnsi="Century Schoolbook" w:hint="eastAsia"/>
        </w:rPr>
        <w:t>的</w:t>
      </w:r>
      <w:r>
        <w:rPr>
          <w:rFonts w:ascii="Century Schoolbook" w:hAnsi="Century Schoolbook" w:hint="eastAsia"/>
        </w:rPr>
        <w:t>铺垫，</w:t>
      </w:r>
      <w:r w:rsidRPr="00C82EA3">
        <w:rPr>
          <w:rFonts w:ascii="Century Schoolbook" w:hAnsi="Century Schoolbook" w:hint="eastAsia"/>
        </w:rPr>
        <w:t>各个线程对主内存中共享变量的操作都是各个线程各自拷贝到自己的工作内存操作后再写回主内存中的</w:t>
      </w:r>
      <w:r>
        <w:rPr>
          <w:rFonts w:ascii="Century Schoolbook" w:hAnsi="Century Schoolbook" w:hint="eastAsia"/>
        </w:rPr>
        <w:t>。</w:t>
      </w:r>
      <w:r w:rsidRPr="00C82EA3">
        <w:rPr>
          <w:rFonts w:ascii="Century Schoolbook" w:hAnsi="Century Schoolbook" w:hint="eastAsia"/>
        </w:rPr>
        <w:t>这就可能存在一个线程</w:t>
      </w:r>
      <w:r w:rsidRPr="00C82EA3">
        <w:rPr>
          <w:rFonts w:ascii="Century Schoolbook" w:hAnsi="Century Schoolbook" w:hint="eastAsia"/>
        </w:rPr>
        <w:t>A</w:t>
      </w:r>
      <w:r w:rsidRPr="00C82EA3">
        <w:rPr>
          <w:rFonts w:ascii="Century Schoolbook" w:hAnsi="Century Schoolbook" w:hint="eastAsia"/>
        </w:rPr>
        <w:t>修改了共享变量</w:t>
      </w:r>
      <w:r w:rsidRPr="00C82EA3">
        <w:rPr>
          <w:rFonts w:ascii="Century Schoolbook" w:hAnsi="Century Schoolbook" w:hint="eastAsia"/>
        </w:rPr>
        <w:t>X</w:t>
      </w:r>
      <w:r w:rsidRPr="00C82EA3">
        <w:rPr>
          <w:rFonts w:ascii="Century Schoolbook" w:hAnsi="Century Schoolbook" w:hint="eastAsia"/>
        </w:rPr>
        <w:t>的值还未写回主内存中时</w:t>
      </w:r>
      <w:r>
        <w:rPr>
          <w:rFonts w:ascii="Century Schoolbook" w:hAnsi="Century Schoolbook" w:hint="eastAsia"/>
        </w:rPr>
        <w:t>，</w:t>
      </w:r>
      <w:r w:rsidRPr="00C82EA3">
        <w:rPr>
          <w:rFonts w:ascii="Century Schoolbook" w:hAnsi="Century Schoolbook" w:hint="eastAsia"/>
        </w:rPr>
        <w:t>另外一个线程</w:t>
      </w:r>
      <w:r w:rsidRPr="00C82EA3">
        <w:rPr>
          <w:rFonts w:ascii="Century Schoolbook" w:hAnsi="Century Schoolbook" w:hint="eastAsia"/>
        </w:rPr>
        <w:t>B</w:t>
      </w:r>
      <w:r w:rsidRPr="00C82EA3">
        <w:rPr>
          <w:rFonts w:ascii="Century Schoolbook" w:hAnsi="Century Schoolbook" w:hint="eastAsia"/>
        </w:rPr>
        <w:t>又对内存中的一个共享变量</w:t>
      </w:r>
      <w:r w:rsidRPr="00C82EA3">
        <w:rPr>
          <w:rFonts w:ascii="Century Schoolbook" w:hAnsi="Century Schoolbook" w:hint="eastAsia"/>
        </w:rPr>
        <w:t>X</w:t>
      </w:r>
      <w:r w:rsidRPr="00C82EA3">
        <w:rPr>
          <w:rFonts w:ascii="Century Schoolbook" w:hAnsi="Century Schoolbook" w:hint="eastAsia"/>
        </w:rPr>
        <w:t>进行操作</w:t>
      </w:r>
      <w:r>
        <w:rPr>
          <w:rFonts w:ascii="Century Schoolbook" w:hAnsi="Century Schoolbook" w:hint="eastAsia"/>
        </w:rPr>
        <w:t>，</w:t>
      </w:r>
      <w:r w:rsidRPr="00C82EA3">
        <w:rPr>
          <w:rFonts w:ascii="Century Schoolbook" w:hAnsi="Century Schoolbook" w:hint="eastAsia"/>
        </w:rPr>
        <w:t>但此时</w:t>
      </w:r>
      <w:r w:rsidRPr="00C82EA3">
        <w:rPr>
          <w:rFonts w:ascii="Century Schoolbook" w:hAnsi="Century Schoolbook" w:hint="eastAsia"/>
        </w:rPr>
        <w:t>A</w:t>
      </w:r>
      <w:r w:rsidRPr="00C82EA3">
        <w:rPr>
          <w:rFonts w:ascii="Century Schoolbook" w:hAnsi="Century Schoolbook" w:hint="eastAsia"/>
        </w:rPr>
        <w:t>线程工作内存中的共享比那里</w:t>
      </w:r>
      <w:r w:rsidRPr="00C82EA3">
        <w:rPr>
          <w:rFonts w:ascii="Century Schoolbook" w:hAnsi="Century Schoolbook" w:hint="eastAsia"/>
        </w:rPr>
        <w:t>X</w:t>
      </w:r>
      <w:r w:rsidRPr="00C82EA3">
        <w:rPr>
          <w:rFonts w:ascii="Century Schoolbook" w:hAnsi="Century Schoolbook" w:hint="eastAsia"/>
        </w:rPr>
        <w:t>对线程</w:t>
      </w:r>
      <w:r w:rsidRPr="00C82EA3">
        <w:rPr>
          <w:rFonts w:ascii="Century Schoolbook" w:hAnsi="Century Schoolbook" w:hint="eastAsia"/>
        </w:rPr>
        <w:t>B</w:t>
      </w:r>
      <w:r w:rsidRPr="00C82EA3">
        <w:rPr>
          <w:rFonts w:ascii="Century Schoolbook" w:hAnsi="Century Schoolbook" w:hint="eastAsia"/>
        </w:rPr>
        <w:t>来说并不不可见</w:t>
      </w:r>
      <w:r>
        <w:rPr>
          <w:rFonts w:ascii="Century Schoolbook" w:hAnsi="Century Schoolbook" w:hint="eastAsia"/>
        </w:rPr>
        <w:t>。</w:t>
      </w:r>
      <w:r w:rsidRPr="00C82EA3">
        <w:rPr>
          <w:rFonts w:ascii="Century Schoolbook" w:hAnsi="Century Schoolbook" w:hint="eastAsia"/>
        </w:rPr>
        <w:t>这种工作内存与主内存同步延迟现象就造成了可见性问题</w:t>
      </w:r>
      <w:r w:rsidR="008E1AB6">
        <w:rPr>
          <w:rFonts w:ascii="Century Schoolbook" w:hAnsi="Century Schoolbook" w:hint="eastAsia"/>
        </w:rPr>
        <w:t>。</w:t>
      </w:r>
      <w:r w:rsidR="0001548E">
        <w:rPr>
          <w:rFonts w:ascii="Century Schoolbook" w:hAnsi="Century Schoolbook" w:hint="eastAsia"/>
        </w:rPr>
        <w:t>禁止指令重排序则解决了顺序性问题。</w:t>
      </w:r>
    </w:p>
    <w:p w:rsidR="00C82EA3" w:rsidRDefault="00EE3D8E" w:rsidP="00CD7EB1">
      <w:pPr>
        <w:pStyle w:val="Tip3"/>
      </w:pPr>
      <w:r w:rsidRPr="005A2C9A">
        <w:rPr>
          <w:rFonts w:hint="eastAsia"/>
        </w:rPr>
        <w:t>可见性</w:t>
      </w:r>
      <w:r w:rsidR="0063151E">
        <w:rPr>
          <w:rFonts w:hint="eastAsia"/>
        </w:rPr>
        <w:t>-</w:t>
      </w:r>
      <w:r>
        <w:rPr>
          <w:rFonts w:hint="eastAsia"/>
        </w:rPr>
        <w:t>验证代码</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MyData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变量未添加</w:t>
      </w:r>
      <w:r w:rsidRPr="0012560C">
        <w:rPr>
          <w:rFonts w:ascii="Century Schoolbook" w:hAnsi="Century Schoolbook" w:cs="Century Schoolbook"/>
          <w:color w:val="3F7F5F"/>
          <w:kern w:val="0"/>
          <w:sz w:val="24"/>
          <w:szCs w:val="24"/>
        </w:rPr>
        <w:t>volatile</w:t>
      </w:r>
      <w:r w:rsidRPr="0012560C">
        <w:rPr>
          <w:rFonts w:ascii="Century Schoolbook" w:hAnsi="Century Schoolbook" w:cs="Century Schoolbook"/>
          <w:color w:val="3F7F5F"/>
          <w:kern w:val="0"/>
          <w:sz w:val="24"/>
          <w:szCs w:val="24"/>
        </w:rPr>
        <w:t>关键字，没有可见性</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0;</w:t>
      </w:r>
    </w:p>
    <w:p w:rsidR="00F75C6B" w:rsidRDefault="00F75C6B" w:rsidP="00F75C6B">
      <w:pPr>
        <w:autoSpaceDE w:val="0"/>
        <w:autoSpaceDN w:val="0"/>
        <w:adjustRightInd w:val="0"/>
        <w:jc w:val="left"/>
        <w:rPr>
          <w:rFonts w:ascii="Century Schoolbook" w:hAnsi="Century Schoolbook" w:cs="Century Schoolbook"/>
          <w:color w:val="3F7F5F"/>
          <w:kern w:val="0"/>
          <w:sz w:val="24"/>
          <w:szCs w:val="24"/>
        </w:rPr>
      </w:pPr>
      <w:r w:rsidRPr="0012560C">
        <w:rPr>
          <w:rFonts w:ascii="Century Schoolbook" w:hAnsi="Century Schoolbook" w:cs="Century Schoolbook"/>
          <w:color w:val="000000"/>
          <w:kern w:val="0"/>
          <w:sz w:val="24"/>
          <w:szCs w:val="24"/>
        </w:rPr>
        <w:tab/>
      </w:r>
      <w:r w:rsidR="009E48C8" w:rsidRPr="0012560C">
        <w:rPr>
          <w:rFonts w:ascii="Century Schoolbook" w:hAnsi="Century Schoolbook" w:cs="Century Schoolbook"/>
          <w:color w:val="3F7F5F"/>
          <w:kern w:val="0"/>
          <w:sz w:val="24"/>
          <w:szCs w:val="24"/>
        </w:rPr>
        <w:t>//</w:t>
      </w:r>
      <w:r w:rsidR="009E48C8">
        <w:rPr>
          <w:rFonts w:ascii="Century Schoolbook" w:hAnsi="Century Schoolbook" w:cs="Century Schoolbook"/>
          <w:color w:val="3F7F5F"/>
          <w:kern w:val="0"/>
          <w:sz w:val="24"/>
          <w:szCs w:val="24"/>
        </w:rPr>
        <w:t xml:space="preserve"> public volatile int number = 0;  </w:t>
      </w:r>
    </w:p>
    <w:p w:rsidR="009E48C8" w:rsidRPr="0012560C" w:rsidRDefault="009E48C8" w:rsidP="00F75C6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getNumber()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return</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setNumber(</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this</w:t>
      </w:r>
      <w:r w:rsidRPr="0012560C">
        <w:rPr>
          <w:rFonts w:ascii="Century Schoolbook" w:hAnsi="Century Schoolbook" w:cs="Century Schoolbook"/>
          <w:color w:val="000000"/>
          <w:kern w:val="0"/>
          <w:sz w:val="24"/>
          <w:szCs w:val="24"/>
        </w:rPr>
        <w:t>.</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VolatileMain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static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main(String[] </w:t>
      </w:r>
      <w:r w:rsidRPr="0012560C">
        <w:rPr>
          <w:rFonts w:ascii="Century Schoolbook" w:hAnsi="Century Schoolbook" w:cs="Century Schoolbook"/>
          <w:color w:val="6A3E3E"/>
          <w:kern w:val="0"/>
          <w:sz w:val="24"/>
          <w:szCs w:val="24"/>
        </w:rPr>
        <w:t>args</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MyData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MyData();</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Thread( () -&gt;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进入</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lastRenderedPageBreak/>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线程等待</w:t>
      </w:r>
      <w:r w:rsidRPr="0012560C">
        <w:rPr>
          <w:rFonts w:ascii="Century Schoolbook" w:hAnsi="Century Schoolbook" w:cs="Century Schoolbook"/>
          <w:color w:val="3F7F5F"/>
          <w:kern w:val="0"/>
          <w:sz w:val="24"/>
          <w:szCs w:val="24"/>
        </w:rPr>
        <w:t>3</w:t>
      </w:r>
      <w:r w:rsidRPr="0012560C">
        <w:rPr>
          <w:rFonts w:ascii="Century Schoolbook" w:hAnsi="Century Schoolbook" w:cs="Century Schoolbook"/>
          <w:color w:val="3F7F5F"/>
          <w:kern w:val="0"/>
          <w:sz w:val="24"/>
          <w:szCs w:val="24"/>
        </w:rPr>
        <w:t>秒</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try</w:t>
      </w:r>
      <w:r w:rsidRPr="0012560C">
        <w:rPr>
          <w:rFonts w:ascii="Century Schoolbook" w:hAnsi="Century Schoolbook" w:cs="Century Schoolbook"/>
          <w:color w:val="000000"/>
          <w:kern w:val="0"/>
          <w:sz w:val="24"/>
          <w:szCs w:val="24"/>
        </w:rPr>
        <w:t xml:space="preserve"> {TimeUnit.</w:t>
      </w:r>
      <w:r w:rsidRPr="0012560C">
        <w:rPr>
          <w:rFonts w:ascii="Century Schoolbook" w:hAnsi="Century Schoolbook" w:cs="Century Schoolbook"/>
          <w:bCs/>
          <w:iCs/>
          <w:color w:val="0000C0"/>
          <w:kern w:val="0"/>
          <w:sz w:val="24"/>
          <w:szCs w:val="24"/>
        </w:rPr>
        <w:t>SECONDS</w:t>
      </w:r>
      <w:r w:rsidRPr="0012560C">
        <w:rPr>
          <w:rFonts w:ascii="Century Schoolbook" w:hAnsi="Century Schoolbook" w:cs="Century Schoolbook"/>
          <w:color w:val="000000"/>
          <w:kern w:val="0"/>
          <w:sz w:val="24"/>
          <w:szCs w:val="24"/>
        </w:rPr>
        <w:t xml:space="preserve">.sleep(3);} </w:t>
      </w:r>
      <w:r w:rsidRPr="0012560C">
        <w:rPr>
          <w:rFonts w:ascii="Century Schoolbook" w:hAnsi="Century Schoolbook" w:cs="Century Schoolbook"/>
          <w:bCs/>
          <w:color w:val="7F0055"/>
          <w:kern w:val="0"/>
          <w:sz w:val="24"/>
          <w:szCs w:val="24"/>
        </w:rPr>
        <w:t>catch</w:t>
      </w:r>
      <w:r w:rsidRPr="0012560C">
        <w:rPr>
          <w:rFonts w:ascii="Century Schoolbook" w:hAnsi="Century Schoolbook" w:cs="Century Schoolbook"/>
          <w:color w:val="000000"/>
          <w:kern w:val="0"/>
          <w:sz w:val="24"/>
          <w:szCs w:val="24"/>
        </w:rPr>
        <w:t xml:space="preserve"> (InterruptedException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.printStackTrace();}</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.setNumber(10);</w:t>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设置一个新值</w:t>
      </w:r>
      <w:r w:rsidRPr="0012560C">
        <w:rPr>
          <w:rFonts w:ascii="Century Schoolbook" w:hAnsi="Century Schoolbook" w:cs="Century Schoolbook"/>
          <w:color w:val="3F7F5F"/>
          <w:kern w:val="0"/>
          <w:sz w:val="24"/>
          <w:szCs w:val="24"/>
        </w:rPr>
        <w:t xml:space="preserve"> 10</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更新</w:t>
      </w:r>
      <w:r w:rsidRPr="0012560C">
        <w:rPr>
          <w:rFonts w:ascii="Century Schoolbook" w:hAnsi="Century Schoolbook" w:cs="Century Schoolbook"/>
          <w:color w:val="2A00FF"/>
          <w:kern w:val="0"/>
          <w:sz w:val="24"/>
          <w:szCs w:val="24"/>
        </w:rPr>
        <w:t xml:space="preserve"> number </w:t>
      </w:r>
      <w:r w:rsidRPr="0012560C">
        <w:rPr>
          <w:rFonts w:ascii="Century Schoolbook" w:hAnsi="Century Schoolbook" w:cs="Century Schoolbook"/>
          <w:color w:val="2A00FF"/>
          <w:kern w:val="0"/>
          <w:sz w:val="24"/>
          <w:szCs w:val="24"/>
        </w:rPr>
        <w:t>值为：</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 , </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2A00FF"/>
          <w:kern w:val="0"/>
          <w:sz w:val="24"/>
          <w:szCs w:val="24"/>
        </w:rPr>
        <w:t>线程</w:t>
      </w:r>
      <w:r w:rsidRPr="0012560C">
        <w:rPr>
          <w:rFonts w:ascii="Century Schoolbook" w:hAnsi="Century Schoolbook" w:cs="Century Schoolbook"/>
          <w:color w:val="2A00FF"/>
          <w:kern w:val="0"/>
          <w:sz w:val="24"/>
          <w:szCs w:val="24"/>
        </w:rPr>
        <w:t>A"</w:t>
      </w:r>
      <w:r w:rsidRPr="0012560C">
        <w:rPr>
          <w:rFonts w:ascii="Century Schoolbook" w:hAnsi="Century Schoolbook" w:cs="Century Schoolbook"/>
          <w:color w:val="000000"/>
          <w:kern w:val="0"/>
          <w:sz w:val="24"/>
          <w:szCs w:val="24"/>
        </w:rPr>
        <w:t xml:space="preserve"> ).start();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while</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 == 0)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main </w:t>
      </w:r>
      <w:r w:rsidRPr="0012560C">
        <w:rPr>
          <w:rFonts w:ascii="Century Schoolbook" w:hAnsi="Century Schoolbook" w:cs="Century Schoolbook"/>
          <w:color w:val="3F7F5F"/>
          <w:kern w:val="0"/>
          <w:sz w:val="24"/>
          <w:szCs w:val="24"/>
        </w:rPr>
        <w:t>线程在此处等待，</w:t>
      </w:r>
      <w:r w:rsidR="006A5ADF" w:rsidRPr="0012560C">
        <w:rPr>
          <w:rFonts w:ascii="Century Schoolbook" w:hAnsi="Century Schoolbook" w:cs="Century Schoolbook" w:hint="eastAsia"/>
          <w:color w:val="3F7F5F"/>
          <w:kern w:val="0"/>
          <w:sz w:val="24"/>
          <w:szCs w:val="24"/>
        </w:rPr>
        <w:t>直到</w:t>
      </w:r>
      <w:r w:rsidRPr="0012560C">
        <w:rPr>
          <w:rFonts w:ascii="Century Schoolbook" w:hAnsi="Century Schoolbook" w:cs="Century Schoolbook"/>
          <w:color w:val="3F7F5F"/>
          <w:kern w:val="0"/>
          <w:sz w:val="24"/>
          <w:szCs w:val="24"/>
        </w:rPr>
        <w:t>number</w:t>
      </w:r>
      <w:r w:rsidRPr="0012560C">
        <w:rPr>
          <w:rFonts w:ascii="Century Schoolbook" w:hAnsi="Century Schoolbook" w:cs="Century Schoolbook"/>
          <w:color w:val="3F7F5F"/>
          <w:kern w:val="0"/>
          <w:sz w:val="24"/>
          <w:szCs w:val="24"/>
        </w:rPr>
        <w:t>值不在等于</w:t>
      </w:r>
      <w:r w:rsidRPr="0012560C">
        <w:rPr>
          <w:rFonts w:ascii="Century Schoolbook" w:hAnsi="Century Schoolbook" w:cs="Century Schoolbook"/>
          <w:color w:val="3F7F5F"/>
          <w:kern w:val="0"/>
          <w:sz w:val="24"/>
          <w:szCs w:val="24"/>
        </w:rPr>
        <w:t>0</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但因为线程</w:t>
      </w:r>
      <w:r w:rsidR="006A5ADF" w:rsidRPr="0012560C">
        <w:rPr>
          <w:rFonts w:ascii="Century Schoolbook" w:hAnsi="Century Schoolbook" w:cs="Century Schoolbook"/>
          <w:color w:val="3F7F5F"/>
          <w:kern w:val="0"/>
          <w:sz w:val="24"/>
          <w:szCs w:val="24"/>
        </w:rPr>
        <w:t>A</w:t>
      </w:r>
      <w:r w:rsidR="006A5ADF" w:rsidRPr="0012560C">
        <w:rPr>
          <w:rFonts w:ascii="Century Schoolbook" w:hAnsi="Century Schoolbook" w:cs="Century Schoolbook"/>
          <w:color w:val="3F7F5F"/>
          <w:kern w:val="0"/>
          <w:sz w:val="24"/>
          <w:szCs w:val="24"/>
        </w:rPr>
        <w:t>修改</w:t>
      </w:r>
      <w:r w:rsidR="006A5ADF" w:rsidRPr="0012560C">
        <w:rPr>
          <w:rFonts w:ascii="Century Schoolbook" w:hAnsi="Century Schoolbook" w:cs="Century Schoolbook"/>
          <w:color w:val="3F7F5F"/>
          <w:kern w:val="0"/>
          <w:sz w:val="24"/>
          <w:szCs w:val="24"/>
        </w:rPr>
        <w:t>number</w:t>
      </w:r>
      <w:r w:rsidR="006A5ADF" w:rsidRPr="0012560C">
        <w:rPr>
          <w:rFonts w:ascii="Century Schoolbook" w:hAnsi="Century Schoolbook" w:cs="Century Schoolbook"/>
          <w:color w:val="3F7F5F"/>
          <w:kern w:val="0"/>
          <w:sz w:val="24"/>
          <w:szCs w:val="24"/>
        </w:rPr>
        <w:t>的值后</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main</w:t>
      </w:r>
      <w:r w:rsidR="006A5ADF" w:rsidRPr="0012560C">
        <w:rPr>
          <w:rFonts w:ascii="Century Schoolbook" w:hAnsi="Century Schoolbook" w:cs="Century Schoolbook"/>
          <w:color w:val="3F7F5F"/>
          <w:kern w:val="0"/>
          <w:sz w:val="24"/>
          <w:szCs w:val="24"/>
        </w:rPr>
        <w:t>线程没有得到通知</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此处会一直循环</w:t>
      </w:r>
      <w:r w:rsidR="006A5ADF" w:rsidRPr="0012560C">
        <w:rPr>
          <w:rFonts w:ascii="Century Schoolbook" w:hAnsi="Century Schoolbook" w:cs="Century Schoolbook" w:hint="eastAsia"/>
          <w:color w:val="3F7F5F"/>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00723C96" w:rsidRPr="0012560C">
        <w:rPr>
          <w:rFonts w:ascii="Century Schoolbook" w:hAnsi="Century Schoolbook" w:cs="Century Schoolbook"/>
          <w:color w:val="3F7F5F"/>
          <w:kern w:val="0"/>
          <w:sz w:val="24"/>
          <w:szCs w:val="24"/>
        </w:rPr>
        <w:t xml:space="preserve">// main </w:t>
      </w:r>
      <w:r w:rsidR="00723C96" w:rsidRPr="0012560C">
        <w:rPr>
          <w:rFonts w:ascii="Century Schoolbook" w:hAnsi="Century Schoolbook" w:cs="Century Schoolbook"/>
          <w:color w:val="3F7F5F"/>
          <w:kern w:val="0"/>
          <w:sz w:val="24"/>
          <w:szCs w:val="24"/>
        </w:rPr>
        <w:t>线程</w:t>
      </w:r>
      <w:r w:rsidR="00723C96" w:rsidRPr="0012560C">
        <w:rPr>
          <w:rFonts w:ascii="Century Schoolbook" w:hAnsi="Century Schoolbook" w:cs="Century Schoolbook" w:hint="eastAsia"/>
          <w:color w:val="3F7F5F"/>
          <w:kern w:val="0"/>
          <w:sz w:val="24"/>
          <w:szCs w:val="24"/>
        </w:rPr>
        <w:t>“想”打印出来，但打印不出来。</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mission is over"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C82EA3" w:rsidRPr="00F75C6B" w:rsidRDefault="00C82EA3" w:rsidP="00F75C6B">
      <w:pPr>
        <w:ind w:left="1680" w:hanging="1680"/>
        <w:rPr>
          <w:rFonts w:ascii="Century Schoolbook" w:hAnsi="Century Schoolbook"/>
          <w:szCs w:val="21"/>
        </w:rPr>
      </w:pPr>
    </w:p>
    <w:p w:rsidR="0012560C" w:rsidRDefault="0012560C" w:rsidP="007D35CF">
      <w:pPr>
        <w:rPr>
          <w:rFonts w:ascii="Century Schoolbook" w:hAnsi="Century Schoolbook"/>
        </w:rPr>
      </w:pPr>
      <w:r>
        <w:rPr>
          <w:rFonts w:ascii="Century Schoolbook" w:hAnsi="Century Schoolbook"/>
        </w:rPr>
        <w:t>代码解读</w:t>
      </w:r>
      <w:r>
        <w:rPr>
          <w:rFonts w:ascii="Century Schoolbook" w:hAnsi="Century Schoolbook" w:hint="eastAsia"/>
        </w:rPr>
        <w:t>：</w:t>
      </w:r>
    </w:p>
    <w:p w:rsidR="006A7D5D" w:rsidRDefault="0012560C" w:rsidP="0012560C">
      <w:pPr>
        <w:ind w:firstLine="420"/>
        <w:rPr>
          <w:rFonts w:ascii="Century Schoolbook" w:hAnsi="Century Schoolbook" w:cs="Century Schoolbook"/>
          <w:color w:val="000000"/>
          <w:kern w:val="0"/>
          <w:szCs w:val="21"/>
        </w:rPr>
      </w:pPr>
      <w:r>
        <w:rPr>
          <w:rFonts w:ascii="Century Schoolbook" w:hAnsi="Century Schoolbook"/>
        </w:rPr>
        <w:t>在</w:t>
      </w:r>
      <w:r w:rsidRPr="00F75C6B">
        <w:rPr>
          <w:rFonts w:ascii="Century Schoolbook" w:hAnsi="Century Schoolbook" w:cs="Century Schoolbook"/>
          <w:color w:val="000000"/>
          <w:kern w:val="0"/>
          <w:szCs w:val="21"/>
        </w:rPr>
        <w:t>VolatileMain</w:t>
      </w:r>
      <w:r>
        <w:rPr>
          <w:rFonts w:ascii="Century Schoolbook" w:hAnsi="Century Schoolbook" w:cs="Century Schoolbook"/>
          <w:color w:val="000000"/>
          <w:kern w:val="0"/>
          <w:szCs w:val="21"/>
        </w:rPr>
        <w:t>.java</w:t>
      </w:r>
      <w:r>
        <w:rPr>
          <w:rFonts w:ascii="Century Schoolbook" w:hAnsi="Century Schoolbook" w:cs="Century Schoolbook"/>
          <w:color w:val="000000"/>
          <w:kern w:val="0"/>
          <w:szCs w:val="21"/>
        </w:rPr>
        <w:t>中</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w:t>
      </w:r>
      <w:r>
        <w:rPr>
          <w:rFonts w:ascii="Century Schoolbook" w:hAnsi="Century Schoolbook" w:cs="Century Schoolbook"/>
          <w:color w:val="000000"/>
          <w:kern w:val="0"/>
          <w:szCs w:val="21"/>
        </w:rPr>
        <w:t>A</w:t>
      </w:r>
      <w:r>
        <w:rPr>
          <w:rFonts w:ascii="Century Schoolbook" w:hAnsi="Century Schoolbook" w:cs="Century Schoolbook"/>
          <w:color w:val="000000"/>
          <w:kern w:val="0"/>
          <w:szCs w:val="21"/>
        </w:rPr>
        <w:t>和</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线程同时操作一个</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w:t>
      </w:r>
      <w:r>
        <w:rPr>
          <w:rFonts w:ascii="Century Schoolbook" w:hAnsi="Century Schoolbook" w:cs="Century Schoolbook" w:hint="eastAsia"/>
          <w:color w:val="000000"/>
          <w:kern w:val="0"/>
          <w:szCs w:val="21"/>
        </w:rPr>
        <w:t>；线程</w:t>
      </w:r>
      <w:r>
        <w:rPr>
          <w:rFonts w:ascii="Century Schoolbook" w:hAnsi="Century Schoolbook" w:cs="Century Schoolbook" w:hint="eastAsia"/>
          <w:color w:val="000000"/>
          <w:kern w:val="0"/>
          <w:szCs w:val="21"/>
        </w:rPr>
        <w:t>A</w:t>
      </w:r>
      <w:r>
        <w:rPr>
          <w:rFonts w:ascii="Century Schoolbook" w:hAnsi="Century Schoolbook" w:cs="Century Schoolbook" w:hint="eastAsia"/>
          <w:color w:val="000000"/>
          <w:kern w:val="0"/>
          <w:szCs w:val="21"/>
        </w:rPr>
        <w:t>在等待</w:t>
      </w:r>
      <w:r>
        <w:rPr>
          <w:rFonts w:ascii="Century Schoolbook" w:hAnsi="Century Schoolbook" w:cs="Century Schoolbook" w:hint="eastAsia"/>
          <w:color w:val="000000"/>
          <w:kern w:val="0"/>
          <w:szCs w:val="21"/>
        </w:rPr>
        <w:t>3</w:t>
      </w:r>
      <w:r>
        <w:rPr>
          <w:rFonts w:ascii="Century Schoolbook" w:hAnsi="Century Schoolbook" w:cs="Century Schoolbook" w:hint="eastAsia"/>
          <w:color w:val="000000"/>
          <w:kern w:val="0"/>
          <w:szCs w:val="21"/>
        </w:rPr>
        <w:t>秒后，将</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设置成</w:t>
      </w:r>
      <w:r>
        <w:rPr>
          <w:rFonts w:ascii="Century Schoolbook" w:hAnsi="Century Schoolbook" w:cs="Century Schoolbook" w:hint="eastAsia"/>
          <w:color w:val="000000"/>
          <w:kern w:val="0"/>
          <w:szCs w:val="21"/>
        </w:rPr>
        <w:t>1</w:t>
      </w:r>
      <w:r>
        <w:rPr>
          <w:rFonts w:ascii="Century Schoolbook" w:hAnsi="Century Schoolbook" w:cs="Century Schoolbook"/>
          <w:color w:val="000000"/>
          <w:kern w:val="0"/>
          <w:szCs w:val="21"/>
        </w:rPr>
        <w:t>0</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但由于</w:t>
      </w:r>
      <w:r w:rsidRPr="0012560C">
        <w:rPr>
          <w:rFonts w:ascii="Century Schoolbook" w:hAnsi="Century Schoolbook" w:cs="Century Schoolbook" w:hint="eastAsia"/>
          <w:color w:val="000000"/>
          <w:kern w:val="0"/>
          <w:szCs w:val="21"/>
        </w:rPr>
        <w:t>JMM</w:t>
      </w:r>
      <w:r w:rsidRPr="0012560C">
        <w:rPr>
          <w:rFonts w:ascii="Century Schoolbook" w:hAnsi="Century Schoolbook" w:cs="Century Schoolbook" w:hint="eastAsia"/>
          <w:color w:val="000000"/>
          <w:kern w:val="0"/>
          <w:szCs w:val="21"/>
        </w:rPr>
        <w:t>内存交互</w:t>
      </w:r>
      <w:r>
        <w:rPr>
          <w:rFonts w:ascii="Century Schoolbook" w:hAnsi="Century Schoolbook" w:cs="Century Schoolbook" w:hint="eastAsia"/>
          <w:color w:val="000000"/>
          <w:kern w:val="0"/>
          <w:szCs w:val="21"/>
        </w:rPr>
        <w:t>的可见性特点，</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字段没有添加</w:t>
      </w:r>
      <w:r>
        <w:rPr>
          <w:rFonts w:ascii="Century Schoolbook" w:hAnsi="Century Schoolbook" w:cs="Century Schoolbook" w:hint="eastAsia"/>
          <w:color w:val="000000"/>
          <w:kern w:val="0"/>
          <w:szCs w:val="21"/>
        </w:rPr>
        <w:t>volatile</w:t>
      </w:r>
      <w:r>
        <w:rPr>
          <w:rFonts w:ascii="Century Schoolbook" w:hAnsi="Century Schoolbook" w:cs="Century Schoolbook" w:hint="eastAsia"/>
          <w:color w:val="000000"/>
          <w:kern w:val="0"/>
          <w:szCs w:val="21"/>
        </w:rPr>
        <w:t>关键字，故</w:t>
      </w:r>
      <w:r w:rsidR="00CE139D">
        <w:rPr>
          <w:rFonts w:ascii="Century Schoolbook" w:hAnsi="Century Schoolbook" w:cs="Century Schoolbook" w:hint="eastAsia"/>
          <w:color w:val="000000"/>
          <w:kern w:val="0"/>
          <w:szCs w:val="21"/>
        </w:rPr>
        <w:t>线程</w:t>
      </w:r>
      <w:r w:rsidR="00CE139D">
        <w:rPr>
          <w:rFonts w:ascii="Century Schoolbook" w:hAnsi="Century Schoolbook" w:cs="Century Schoolbook" w:hint="eastAsia"/>
          <w:color w:val="000000"/>
          <w:kern w:val="0"/>
          <w:szCs w:val="21"/>
        </w:rPr>
        <w:t>A</w:t>
      </w:r>
      <w:r w:rsidR="00CE139D">
        <w:rPr>
          <w:rFonts w:ascii="Century Schoolbook" w:hAnsi="Century Schoolbook" w:cs="Century Schoolbook" w:hint="eastAsia"/>
          <w:color w:val="000000"/>
          <w:kern w:val="0"/>
          <w:szCs w:val="21"/>
        </w:rPr>
        <w:t>改变了</w:t>
      </w:r>
      <w:r w:rsidR="00CE139D">
        <w:rPr>
          <w:rFonts w:ascii="Century Schoolbook" w:hAnsi="Century Schoolbook" w:cs="Century Schoolbook" w:hint="eastAsia"/>
          <w:color w:val="000000"/>
          <w:kern w:val="0"/>
          <w:szCs w:val="21"/>
        </w:rPr>
        <w:t>number</w:t>
      </w:r>
      <w:r w:rsidR="00CE139D">
        <w:rPr>
          <w:rFonts w:ascii="Century Schoolbook" w:hAnsi="Century Schoolbook" w:cs="Century Schoolbook" w:hint="eastAsia"/>
          <w:color w:val="000000"/>
          <w:kern w:val="0"/>
          <w:szCs w:val="21"/>
        </w:rPr>
        <w:t>的值但是没有通知其他线程，造成其他线程无限等待。</w:t>
      </w:r>
    </w:p>
    <w:p w:rsidR="00480BB9" w:rsidRPr="00480BB9" w:rsidRDefault="00480BB9" w:rsidP="00480BB9">
      <w:pPr>
        <w:pStyle w:val="a6"/>
        <w:numPr>
          <w:ilvl w:val="0"/>
          <w:numId w:val="12"/>
        </w:numPr>
        <w:ind w:firstLineChars="0"/>
        <w:rPr>
          <w:rFonts w:ascii="Century Schoolbook" w:hAnsi="Century Schoolbook" w:cs="Century Schoolbook"/>
          <w:color w:val="000000"/>
          <w:kern w:val="0"/>
          <w:szCs w:val="21"/>
        </w:rPr>
      </w:pPr>
      <w:r w:rsidRPr="00480BB9">
        <w:rPr>
          <w:rFonts w:ascii="Century Schoolbook" w:hAnsi="Century Schoolbook" w:cs="Century Schoolbook"/>
          <w:color w:val="000000"/>
          <w:kern w:val="0"/>
          <w:szCs w:val="21"/>
        </w:rPr>
        <w:t>线程</w:t>
      </w:r>
      <w:r w:rsidRPr="00480BB9">
        <w:rPr>
          <w:rFonts w:ascii="Century Schoolbook" w:hAnsi="Century Schoolbook" w:cs="Century Schoolbook"/>
          <w:color w:val="000000"/>
          <w:kern w:val="0"/>
          <w:szCs w:val="21"/>
        </w:rPr>
        <w:t>A</w:t>
      </w:r>
      <w:r w:rsidRPr="00480BB9">
        <w:rPr>
          <w:rFonts w:ascii="Century Schoolbook" w:hAnsi="Century Schoolbook" w:cs="Century Schoolbook"/>
          <w:color w:val="000000"/>
          <w:kern w:val="0"/>
          <w:szCs w:val="21"/>
        </w:rPr>
        <w:t>和</w:t>
      </w:r>
      <w:r w:rsidRPr="00480BB9">
        <w:rPr>
          <w:rFonts w:ascii="Century Schoolbook" w:hAnsi="Century Schoolbook" w:cs="Century Schoolbook"/>
          <w:color w:val="000000"/>
          <w:kern w:val="0"/>
          <w:szCs w:val="21"/>
        </w:rPr>
        <w:t>Main</w:t>
      </w:r>
      <w:r w:rsidRPr="00480BB9">
        <w:rPr>
          <w:rFonts w:ascii="Century Schoolbook" w:hAnsi="Century Schoolbook" w:cs="Century Schoolbook"/>
          <w:color w:val="000000"/>
          <w:kern w:val="0"/>
          <w:szCs w:val="21"/>
        </w:rPr>
        <w:t>线程同时操作</w:t>
      </w:r>
      <w:r w:rsidRPr="00480BB9">
        <w:rPr>
          <w:rFonts w:ascii="Century Schoolbook" w:hAnsi="Century Schoolbook" w:cs="Century Schoolbook"/>
          <w:color w:val="000000"/>
          <w:kern w:val="0"/>
          <w:szCs w:val="21"/>
        </w:rPr>
        <w:t>MyData</w:t>
      </w:r>
      <w:r w:rsidRPr="00480BB9">
        <w:rPr>
          <w:rFonts w:ascii="Century Schoolbook" w:hAnsi="Century Schoolbook" w:cs="Century Schoolbook"/>
          <w:color w:val="000000"/>
          <w:kern w:val="0"/>
          <w:szCs w:val="21"/>
        </w:rPr>
        <w:t>对象</w:t>
      </w:r>
      <w:r w:rsidRPr="00480BB9">
        <w:rPr>
          <w:rFonts w:ascii="Century Schoolbook" w:hAnsi="Century Schoolbook" w:cs="Century Schoolbook" w:hint="eastAsia"/>
          <w:color w:val="000000"/>
          <w:kern w:val="0"/>
          <w:szCs w:val="21"/>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启动</w:t>
      </w:r>
      <w:r>
        <w:rPr>
          <w:rFonts w:ascii="Century Schoolbook" w:hAnsi="Century Schoolbook" w:hint="eastAsia"/>
        </w:rPr>
        <w:t>，</w:t>
      </w:r>
      <w:r>
        <w:rPr>
          <w:rFonts w:ascii="Century Schoolbook" w:hAnsi="Century Schoolbook"/>
        </w:rPr>
        <w:t>栈中记录了一个对象引用</w:t>
      </w:r>
      <w:r>
        <w:rPr>
          <w:rFonts w:ascii="Century Schoolbook" w:hAnsi="Century Schoolbook" w:hint="eastAsia"/>
        </w:rPr>
        <w:t>地址：</w:t>
      </w:r>
      <w:r>
        <w:rPr>
          <w:rFonts w:ascii="Century Schoolbook" w:hAnsi="Century Schoolbook" w:hint="eastAsia"/>
        </w:rPr>
        <w:t>MyData</w:t>
      </w:r>
      <w:r>
        <w:rPr>
          <w:rFonts w:ascii="Century Schoolbook" w:hAnsi="Century Schoolbook"/>
        </w:rPr>
        <w:t xml:space="preserve"> </w:t>
      </w:r>
      <w:r>
        <w:rPr>
          <w:rFonts w:ascii="Century Schoolbook" w:hAnsi="Century Schoolbook" w:hint="eastAsia"/>
        </w:rPr>
        <w:t>data</w:t>
      </w:r>
      <w:r>
        <w:rPr>
          <w:rFonts w:ascii="Century Schoolbook" w:hAnsi="Century Schoolbook" w:hint="eastAsia"/>
        </w:rPr>
        <w:t>。</w:t>
      </w:r>
      <w:r>
        <w:rPr>
          <w:rFonts w:ascii="Century Schoolbook" w:hAnsi="Century Schoolbook"/>
        </w:rPr>
        <w:t>Main</w:t>
      </w:r>
      <w:r>
        <w:rPr>
          <w:rFonts w:ascii="Century Schoolbook" w:hAnsi="Century Schoolbook"/>
        </w:rPr>
        <w:t>线程进行了相同的操作</w:t>
      </w:r>
      <w:r>
        <w:rPr>
          <w:rFonts w:ascii="Century Schoolbook" w:hAnsi="Century Schoolbook" w:hint="eastAsia"/>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hint="eastAsia"/>
        </w:rPr>
        <w:t>Main</w:t>
      </w:r>
      <w:r>
        <w:rPr>
          <w:rFonts w:ascii="Century Schoolbook" w:hAnsi="Century Schoolbook" w:hint="eastAsia"/>
        </w:rPr>
        <w:t>线程开始执行自旋锁：</w:t>
      </w:r>
      <w:r>
        <w:rPr>
          <w:rFonts w:ascii="Century Schoolbook" w:hAnsi="Century Schoolbook" w:hint="eastAsia"/>
        </w:rPr>
        <w:t>while</w:t>
      </w:r>
      <w:r>
        <w:rPr>
          <w:rFonts w:ascii="Century Schoolbook" w:hAnsi="Century Schoolbook" w:hint="eastAsia"/>
        </w:rPr>
        <w:t>，</w:t>
      </w:r>
      <w:r>
        <w:rPr>
          <w:rFonts w:ascii="Century Schoolbook" w:hAnsi="Century Schoolbook" w:hint="eastAsia"/>
        </w:rPr>
        <w:t>M</w:t>
      </w:r>
      <w:r w:rsidRPr="00480BB9">
        <w:rPr>
          <w:rFonts w:ascii="Century Schoolbook" w:hAnsi="Century Schoolbook" w:hint="eastAsia"/>
        </w:rPr>
        <w:t>ain</w:t>
      </w:r>
      <w:r w:rsidRPr="00480BB9">
        <w:rPr>
          <w:rFonts w:ascii="Century Schoolbook" w:hAnsi="Century Schoolbook" w:hint="eastAsia"/>
        </w:rPr>
        <w:t>线程在此处等待，直到</w:t>
      </w:r>
      <w:r w:rsidRPr="00480BB9">
        <w:rPr>
          <w:rFonts w:ascii="Century Schoolbook" w:hAnsi="Century Schoolbook" w:hint="eastAsia"/>
        </w:rPr>
        <w:t>number</w:t>
      </w:r>
      <w:r w:rsidRPr="00480BB9">
        <w:rPr>
          <w:rFonts w:ascii="Century Schoolbook" w:hAnsi="Century Schoolbook" w:hint="eastAsia"/>
        </w:rPr>
        <w:t>值不在等于</w:t>
      </w:r>
      <w:r w:rsidRPr="00480BB9">
        <w:rPr>
          <w:rFonts w:ascii="Century Schoolbook" w:hAnsi="Century Schoolbook" w:hint="eastAsia"/>
        </w:rPr>
        <w:t>0</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3</w:t>
      </w:r>
      <w:r>
        <w:rPr>
          <w:rFonts w:ascii="Century Schoolbook" w:hAnsi="Century Schoolbook"/>
        </w:rPr>
        <w:t>秒钟过后</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开始在拷贝</w:t>
      </w:r>
      <w:r>
        <w:rPr>
          <w:rFonts w:ascii="Century Schoolbook" w:hAnsi="Century Schoolbook" w:hint="eastAsia"/>
        </w:rPr>
        <w:t>MyData</w:t>
      </w:r>
      <w:r>
        <w:rPr>
          <w:rFonts w:ascii="Century Schoolbook" w:hAnsi="Century Schoolbook" w:hint="eastAsia"/>
        </w:rPr>
        <w:t>的副本到【工作内存】中，同时开始计算</w:t>
      </w:r>
      <w:r>
        <w:rPr>
          <w:rFonts w:ascii="Century Schoolbook" w:hAnsi="Century Schoolbook" w:hint="eastAsia"/>
        </w:rPr>
        <w:t>number</w:t>
      </w:r>
      <w:r>
        <w:rPr>
          <w:rFonts w:ascii="Century Schoolbook" w:hAnsi="Century Schoolbook" w:hint="eastAsia"/>
        </w:rPr>
        <w:t>的值，变为</w:t>
      </w:r>
      <w:r>
        <w:rPr>
          <w:rFonts w:ascii="Century Schoolbook" w:hAnsi="Century Schoolbook" w:hint="eastAsia"/>
        </w:rPr>
        <w:t>1</w:t>
      </w:r>
      <w:r>
        <w:rPr>
          <w:rFonts w:ascii="Century Schoolbook" w:hAnsi="Century Schoolbook"/>
        </w:rPr>
        <w:t>0</w:t>
      </w:r>
      <w:r>
        <w:rPr>
          <w:rFonts w:ascii="Century Schoolbook" w:hAnsi="Century Schoolbook" w:hint="eastAsia"/>
        </w:rPr>
        <w:t>。</w:t>
      </w:r>
    </w:p>
    <w:p w:rsidR="00193BD4" w:rsidRPr="00CD7EB1" w:rsidRDefault="00193BD4"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将新值写入到主内存的堆空间的目标对象中</w:t>
      </w:r>
      <w:r>
        <w:rPr>
          <w:rFonts w:ascii="Century Schoolbook" w:hAnsi="Century Schoolbook" w:hint="eastAsia"/>
        </w:rPr>
        <w:t>，</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对象的值得到更新</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线程执行完成并退出</w:t>
      </w:r>
      <w:r>
        <w:rPr>
          <w:rFonts w:ascii="Century Schoolbook" w:hAnsi="Century Schoolbook" w:cs="Century Schoolbook" w:hint="eastAsia"/>
          <w:color w:val="000000"/>
          <w:kern w:val="0"/>
          <w:szCs w:val="21"/>
        </w:rPr>
        <w:t>。</w:t>
      </w:r>
    </w:p>
    <w:p w:rsidR="00CD7EB1" w:rsidRPr="00480BB9" w:rsidRDefault="00CD7EB1" w:rsidP="00480BB9">
      <w:pPr>
        <w:pStyle w:val="a6"/>
        <w:numPr>
          <w:ilvl w:val="0"/>
          <w:numId w:val="12"/>
        </w:numPr>
        <w:ind w:firstLineChars="0"/>
        <w:rPr>
          <w:rFonts w:ascii="Century Schoolbook" w:hAnsi="Century Schoolbook"/>
        </w:rPr>
      </w:pPr>
      <w:r>
        <w:rPr>
          <w:rFonts w:ascii="Century Schoolbook" w:hAnsi="Century Schoolbook" w:hint="eastAsia"/>
        </w:rPr>
        <w:t>由于没有通知其他线程，主内存发生改变，所以</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线程继续等待</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直到外部强制其退出</w:t>
      </w:r>
      <w:r>
        <w:rPr>
          <w:rFonts w:ascii="Century Schoolbook" w:hAnsi="Century Schoolbook" w:cs="Century Schoolbook" w:hint="eastAsia"/>
          <w:color w:val="000000"/>
          <w:kern w:val="0"/>
          <w:szCs w:val="21"/>
        </w:rPr>
        <w:t>。</w:t>
      </w:r>
    </w:p>
    <w:p w:rsidR="006A7D5D" w:rsidRDefault="006A7D5D" w:rsidP="007D35CF">
      <w:pPr>
        <w:rPr>
          <w:rFonts w:ascii="Century Schoolbook" w:hAnsi="Century Schoolbook"/>
        </w:rPr>
      </w:pPr>
    </w:p>
    <w:p w:rsidR="006A7D5D" w:rsidRDefault="00D7780A" w:rsidP="007D35CF">
      <w:pPr>
        <w:rPr>
          <w:rFonts w:ascii="Century Schoolbook" w:hAnsi="Century Schoolbook"/>
        </w:rPr>
      </w:pPr>
      <w:r>
        <w:rPr>
          <w:noProof/>
        </w:rPr>
        <w:drawing>
          <wp:inline distT="0" distB="0" distL="0" distR="0" wp14:anchorId="7FA9FFA4" wp14:editId="38AA4E0B">
            <wp:extent cx="5991225" cy="12477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91225" cy="1247775"/>
                    </a:xfrm>
                    <a:prstGeom prst="rect">
                      <a:avLst/>
                    </a:prstGeom>
                  </pic:spPr>
                </pic:pic>
              </a:graphicData>
            </a:graphic>
          </wp:inline>
        </w:drawing>
      </w:r>
    </w:p>
    <w:p w:rsidR="00DB571D" w:rsidRDefault="00DB571D" w:rsidP="007D35CF">
      <w:pPr>
        <w:rPr>
          <w:rFonts w:ascii="Century Schoolbook" w:hAnsi="Century Schoolbook"/>
        </w:rPr>
      </w:pPr>
    </w:p>
    <w:p w:rsidR="00DB571D" w:rsidRDefault="009E48C8" w:rsidP="007D35CF">
      <w:pPr>
        <w:rPr>
          <w:rFonts w:ascii="Century Schoolbook" w:hAnsi="Century Schoolbook"/>
        </w:rPr>
      </w:pPr>
      <w:r>
        <w:rPr>
          <w:rFonts w:ascii="Century Schoolbook" w:hAnsi="Century Schoolbook"/>
        </w:rPr>
        <w:t>当我们为</w:t>
      </w:r>
      <w:r>
        <w:rPr>
          <w:rFonts w:ascii="Century Schoolbook" w:hAnsi="Century Schoolbook"/>
        </w:rPr>
        <w:t>MyData</w:t>
      </w:r>
      <w:r>
        <w:rPr>
          <w:rFonts w:ascii="Century Schoolbook" w:hAnsi="Century Schoolbook" w:hint="eastAsia"/>
        </w:rPr>
        <w:t>.</w:t>
      </w:r>
      <w:r>
        <w:rPr>
          <w:rFonts w:ascii="Century Schoolbook" w:hAnsi="Century Schoolbook"/>
        </w:rPr>
        <w:t>java</w:t>
      </w:r>
      <w:r>
        <w:rPr>
          <w:rFonts w:ascii="Century Schoolbook" w:hAnsi="Century Schoolbook"/>
        </w:rPr>
        <w:t>添加的</w:t>
      </w:r>
      <w:r>
        <w:rPr>
          <w:rFonts w:ascii="Century Schoolbook" w:hAnsi="Century Schoolbook"/>
        </w:rPr>
        <w:t>number</w:t>
      </w:r>
      <w:r>
        <w:rPr>
          <w:rFonts w:ascii="Century Schoolbook" w:hAnsi="Century Schoolbook"/>
        </w:rPr>
        <w:t>字段添加了</w:t>
      </w:r>
      <w:r>
        <w:rPr>
          <w:rFonts w:ascii="Century Schoolbook" w:hAnsi="Century Schoolbook"/>
        </w:rPr>
        <w:t>volatile</w:t>
      </w:r>
      <w:r>
        <w:rPr>
          <w:rFonts w:ascii="Century Schoolbook" w:hAnsi="Century Schoolbook"/>
        </w:rPr>
        <w:t>关键字后</w:t>
      </w:r>
      <w:r>
        <w:rPr>
          <w:rFonts w:ascii="Century Schoolbook" w:hAnsi="Century Schoolbook" w:hint="eastAsia"/>
        </w:rPr>
        <w:t>，</w:t>
      </w:r>
      <w:r>
        <w:rPr>
          <w:rFonts w:ascii="Century Schoolbook" w:hAnsi="Century Schoolbook"/>
        </w:rPr>
        <w:t>这个问题得到解决</w:t>
      </w:r>
      <w:r>
        <w:rPr>
          <w:rFonts w:ascii="Century Schoolbook" w:hAnsi="Century Schoolbook" w:hint="eastAsia"/>
        </w:rPr>
        <w:t>：</w:t>
      </w:r>
    </w:p>
    <w:p w:rsidR="00A66760" w:rsidRDefault="00A34F3A" w:rsidP="007D35CF">
      <w:pPr>
        <w:rPr>
          <w:rFonts w:ascii="Century Schoolbook" w:hAnsi="Century Schoolbook"/>
        </w:rPr>
      </w:pPr>
      <w:r>
        <w:rPr>
          <w:noProof/>
        </w:rPr>
        <w:drawing>
          <wp:inline distT="0" distB="0" distL="0" distR="0" wp14:anchorId="71437BDE" wp14:editId="07418128">
            <wp:extent cx="4600575" cy="11144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0575" cy="1114425"/>
                    </a:xfrm>
                    <a:prstGeom prst="rect">
                      <a:avLst/>
                    </a:prstGeom>
                  </pic:spPr>
                </pic:pic>
              </a:graphicData>
            </a:graphic>
          </wp:inline>
        </w:drawing>
      </w:r>
    </w:p>
    <w:p w:rsidR="00350DAB" w:rsidRDefault="00350DAB" w:rsidP="007D35CF">
      <w:pPr>
        <w:rPr>
          <w:rFonts w:ascii="Century Schoolbook" w:hAnsi="Century Schoolbook"/>
        </w:rPr>
      </w:pPr>
    </w:p>
    <w:p w:rsidR="00755783" w:rsidRDefault="0063151E" w:rsidP="00C06E4F">
      <w:pPr>
        <w:pStyle w:val="Tip3"/>
      </w:pPr>
      <w:r>
        <w:rPr>
          <w:rFonts w:hint="eastAsia"/>
        </w:rPr>
        <w:t>不保证</w:t>
      </w:r>
      <w:r w:rsidR="00755783">
        <w:rPr>
          <w:rFonts w:hint="eastAsia"/>
        </w:rPr>
        <w:t>原子性</w:t>
      </w:r>
      <w:r>
        <w:rPr>
          <w:rFonts w:hint="eastAsia"/>
        </w:rPr>
        <w:t xml:space="preserve"> </w:t>
      </w:r>
    </w:p>
    <w:p w:rsidR="00173F0B" w:rsidRPr="00C06E4F" w:rsidRDefault="00173F0B" w:rsidP="00173F0B">
      <w:pPr>
        <w:pStyle w:val="Tip4"/>
      </w:pPr>
      <w:r>
        <w:rPr>
          <w:rFonts w:ascii="宋体" w:eastAsia="宋体" w:hAnsi="宋体" w:cs="宋体" w:hint="eastAsia"/>
        </w:rPr>
        <w:t>验证代码</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class</w:t>
      </w:r>
      <w:r w:rsidRPr="00755783">
        <w:rPr>
          <w:rFonts w:ascii="Century Schoolbook" w:hAnsi="Century Schoolbook" w:cs="Century Schoolbook"/>
          <w:color w:val="000000"/>
          <w:kern w:val="0"/>
          <w:sz w:val="24"/>
          <w:szCs w:val="24"/>
        </w:rPr>
        <w:t xml:space="preserve"> MyData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3F7F5F"/>
          <w:kern w:val="0"/>
          <w:sz w:val="24"/>
          <w:szCs w:val="24"/>
        </w:rPr>
        <w:t xml:space="preserve">// </w:t>
      </w:r>
      <w:r w:rsidRPr="00755783">
        <w:rPr>
          <w:rFonts w:ascii="Century Schoolbook" w:hAnsi="Century Schoolbook" w:cs="Century Schoolbook"/>
          <w:color w:val="3F7F5F"/>
          <w:kern w:val="0"/>
          <w:sz w:val="24"/>
          <w:szCs w:val="24"/>
        </w:rPr>
        <w:t>变量未添加</w:t>
      </w:r>
      <w:r w:rsidRPr="00755783">
        <w:rPr>
          <w:rFonts w:ascii="Century Schoolbook" w:hAnsi="Century Schoolbook" w:cs="Century Schoolbook"/>
          <w:color w:val="3F7F5F"/>
          <w:kern w:val="0"/>
          <w:sz w:val="24"/>
          <w:szCs w:val="24"/>
        </w:rPr>
        <w:t>volatile</w:t>
      </w:r>
      <w:r w:rsidRPr="00755783">
        <w:rPr>
          <w:rFonts w:ascii="Century Schoolbook" w:hAnsi="Century Schoolbook" w:cs="Century Schoolbook"/>
          <w:color w:val="3F7F5F"/>
          <w:kern w:val="0"/>
          <w:sz w:val="24"/>
          <w:szCs w:val="24"/>
        </w:rPr>
        <w:t>关键字，没有可见性</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volatile</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0;</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addNumber()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getNumber()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return</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setNumber(</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Cs w:val="21"/>
        </w:rPr>
      </w:pP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class</w:t>
      </w:r>
      <w:r w:rsidRPr="00C06E4F">
        <w:rPr>
          <w:rFonts w:ascii="Century Schoolbook" w:hAnsi="Century Schoolbook" w:cs="Century Schoolbook"/>
          <w:color w:val="000000"/>
          <w:kern w:val="0"/>
          <w:sz w:val="24"/>
          <w:szCs w:val="24"/>
        </w:rPr>
        <w:t xml:space="preserve"> VolatileMain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static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void</w:t>
      </w:r>
      <w:r w:rsidRPr="00C06E4F">
        <w:rPr>
          <w:rFonts w:ascii="Century Schoolbook" w:hAnsi="Century Schoolbook" w:cs="Century Schoolbook"/>
          <w:color w:val="000000"/>
          <w:kern w:val="0"/>
          <w:sz w:val="24"/>
          <w:szCs w:val="24"/>
        </w:rPr>
        <w:t xml:space="preserve"> main(String[] </w:t>
      </w:r>
      <w:r w:rsidRPr="00C06E4F">
        <w:rPr>
          <w:rFonts w:ascii="Century Schoolbook" w:hAnsi="Century Schoolbook" w:cs="Century Schoolbook"/>
          <w:color w:val="6A3E3E"/>
          <w:kern w:val="0"/>
          <w:sz w:val="24"/>
          <w:szCs w:val="24"/>
        </w:rPr>
        <w:t>args</w:t>
      </w:r>
      <w:r w:rsidRPr="00C06E4F">
        <w:rPr>
          <w:rFonts w:ascii="Century Schoolbook" w:hAnsi="Century Schoolbook" w:cs="Century Schoolbook"/>
          <w:color w:val="000000"/>
          <w:kern w:val="0"/>
          <w:sz w:val="24"/>
          <w:szCs w:val="24"/>
        </w:rPr>
        <w: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MyData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MyData();</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1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&lt;= 20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Thread( () -&gt;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&lt; 1000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.addNumber();</w:t>
      </w:r>
      <w:r>
        <w:rPr>
          <w:rFonts w:ascii="Century Schoolbook" w:hAnsi="Century Schoolbook" w:cs="Century Schoolbook"/>
          <w:color w:val="000000"/>
          <w:kern w:val="0"/>
          <w:sz w:val="24"/>
          <w:szCs w:val="24"/>
        </w:rPr>
        <w:t xml:space="preserve">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 , </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2A00FF"/>
          <w:kern w:val="0"/>
          <w:sz w:val="24"/>
          <w:szCs w:val="24"/>
        </w:rPr>
        <w:t>线程</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).start();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while</w:t>
      </w:r>
      <w:r w:rsidRPr="00C06E4F">
        <w:rPr>
          <w:rFonts w:ascii="Century Schoolbook" w:hAnsi="Century Schoolbook" w:cs="Century Schoolbook"/>
          <w:color w:val="000000"/>
          <w:kern w:val="0"/>
          <w:sz w:val="24"/>
          <w:szCs w:val="24"/>
        </w:rPr>
        <w:t xml:space="preserve"> (Thread.</w:t>
      </w:r>
      <w:r w:rsidRPr="00C06E4F">
        <w:rPr>
          <w:rFonts w:ascii="Century Schoolbook" w:hAnsi="Century Schoolbook" w:cs="Century Schoolbook"/>
          <w:iCs/>
          <w:color w:val="000000"/>
          <w:kern w:val="0"/>
          <w:sz w:val="24"/>
          <w:szCs w:val="24"/>
        </w:rPr>
        <w:t>activeCount</w:t>
      </w:r>
      <w:r w:rsidRPr="00C06E4F">
        <w:rPr>
          <w:rFonts w:ascii="Century Schoolbook" w:hAnsi="Century Schoolbook" w:cs="Century Schoolbook"/>
          <w:color w:val="000000"/>
          <w:kern w:val="0"/>
          <w:sz w:val="24"/>
          <w:szCs w:val="24"/>
        </w:rPr>
        <w:t>() &gt; 2)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等待上面</w:t>
      </w:r>
      <w:r w:rsidRPr="00C06E4F">
        <w:rPr>
          <w:rFonts w:ascii="Century Schoolbook" w:hAnsi="Century Schoolbook" w:cs="Century Schoolbook"/>
          <w:color w:val="3F7F5F"/>
          <w:kern w:val="0"/>
          <w:sz w:val="24"/>
          <w:szCs w:val="24"/>
        </w:rPr>
        <w:t>20</w:t>
      </w:r>
      <w:r w:rsidRPr="00C06E4F">
        <w:rPr>
          <w:rFonts w:ascii="Century Schoolbook" w:hAnsi="Century Schoolbook" w:cs="Century Schoolbook"/>
          <w:color w:val="3F7F5F"/>
          <w:kern w:val="0"/>
          <w:sz w:val="24"/>
          <w:szCs w:val="24"/>
        </w:rPr>
        <w:t>个线程计算完成，在用</w:t>
      </w:r>
      <w:r w:rsidRPr="00C06E4F">
        <w:rPr>
          <w:rFonts w:ascii="Century Schoolbook" w:hAnsi="Century Schoolbook" w:cs="Century Schoolbook"/>
          <w:color w:val="3F7F5F"/>
          <w:kern w:val="0"/>
          <w:sz w:val="24"/>
          <w:szCs w:val="24"/>
        </w:rPr>
        <w:t>Main</w:t>
      </w:r>
      <w:r w:rsidRPr="00C06E4F">
        <w:rPr>
          <w:rFonts w:ascii="Century Schoolbook" w:hAnsi="Century Schoolbook" w:cs="Century Schoolbook"/>
          <w:color w:val="3F7F5F"/>
          <w:kern w:val="0"/>
          <w:sz w:val="24"/>
          <w:szCs w:val="24"/>
        </w:rPr>
        <w:t>线程获取最终结果</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Thread.</w:t>
      </w:r>
      <w:r w:rsidRPr="00C06E4F">
        <w:rPr>
          <w:rFonts w:ascii="Century Schoolbook" w:hAnsi="Century Schoolbook" w:cs="Century Schoolbook"/>
          <w:iCs/>
          <w:color w:val="000000"/>
          <w:kern w:val="0"/>
          <w:sz w:val="24"/>
          <w:szCs w:val="24"/>
        </w:rPr>
        <w:t>yield</w:t>
      </w:r>
      <w:r w:rsidRPr="00C06E4F">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由于期待值是：</w:t>
      </w:r>
      <w:r w:rsidRPr="00C06E4F">
        <w:rPr>
          <w:rFonts w:ascii="Century Schoolbook" w:hAnsi="Century Schoolbook" w:cs="Century Schoolbook"/>
          <w:color w:val="3F7F5F"/>
          <w:kern w:val="0"/>
          <w:sz w:val="24"/>
          <w:szCs w:val="24"/>
        </w:rPr>
        <w:t>20000</w:t>
      </w:r>
      <w:r w:rsidRPr="00C06E4F">
        <w:rPr>
          <w:rFonts w:ascii="Century Schoolbook" w:hAnsi="Century Schoolbook" w:cs="Century Schoolbook"/>
          <w:color w:val="3F7F5F"/>
          <w:kern w:val="0"/>
          <w:sz w:val="24"/>
          <w:szCs w:val="24"/>
        </w:rPr>
        <w:t>，但由于</w:t>
      </w:r>
      <w:r w:rsidRPr="00C06E4F">
        <w:rPr>
          <w:rFonts w:ascii="Century Schoolbook" w:hAnsi="Century Schoolbook" w:cs="Century Schoolbook"/>
          <w:color w:val="3F7F5F"/>
          <w:kern w:val="0"/>
          <w:sz w:val="24"/>
          <w:szCs w:val="24"/>
        </w:rPr>
        <w:t>volatile</w:t>
      </w:r>
      <w:r w:rsidRPr="00C06E4F">
        <w:rPr>
          <w:rFonts w:ascii="Century Schoolbook" w:hAnsi="Century Schoolbook" w:cs="Century Schoolbook"/>
          <w:color w:val="3F7F5F"/>
          <w:kern w:val="0"/>
          <w:sz w:val="24"/>
          <w:szCs w:val="24"/>
        </w:rPr>
        <w:t>并不具有原子性，故这里打印出正确数值的概率极小。</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System.</w:t>
      </w:r>
      <w:r w:rsidRPr="00C06E4F">
        <w:rPr>
          <w:rFonts w:ascii="Century Schoolbook" w:hAnsi="Century Schoolbook" w:cs="Century Schoolbook"/>
          <w:bCs/>
          <w:iCs/>
          <w:color w:val="0000C0"/>
          <w:kern w:val="0"/>
          <w:sz w:val="24"/>
          <w:szCs w:val="24"/>
        </w:rPr>
        <w:t>out</w:t>
      </w:r>
      <w:r w:rsidRPr="00C06E4F">
        <w:rPr>
          <w:rFonts w:ascii="Century Schoolbook" w:hAnsi="Century Schoolbook" w:cs="Century Schoolbook"/>
          <w:color w:val="000000"/>
          <w:kern w:val="0"/>
          <w:sz w:val="24"/>
          <w:szCs w:val="24"/>
        </w:rPr>
        <w:t>.println(Thread.</w:t>
      </w:r>
      <w:r w:rsidRPr="00C06E4F">
        <w:rPr>
          <w:rFonts w:ascii="Century Schoolbook" w:hAnsi="Century Schoolbook" w:cs="Century Schoolbook"/>
          <w:iCs/>
          <w:color w:val="000000"/>
          <w:kern w:val="0"/>
          <w:sz w:val="24"/>
          <w:szCs w:val="24"/>
        </w:rPr>
        <w:t>currentThread</w:t>
      </w:r>
      <w:r w:rsidRPr="00C06E4F">
        <w:rPr>
          <w:rFonts w:ascii="Century Schoolbook" w:hAnsi="Century Schoolbook" w:cs="Century Schoolbook"/>
          <w:color w:val="000000"/>
          <w:kern w:val="0"/>
          <w:sz w:val="24"/>
          <w:szCs w:val="24"/>
        </w:rPr>
        <w:t xml:space="preserve">().getName() + </w:t>
      </w:r>
      <w:r w:rsidRPr="00C06E4F">
        <w:rPr>
          <w:rFonts w:ascii="Century Schoolbook" w:hAnsi="Century Schoolbook" w:cs="Century Schoolbook"/>
          <w:color w:val="2A00FF"/>
          <w:kern w:val="0"/>
          <w:sz w:val="24"/>
          <w:szCs w:val="24"/>
        </w:rPr>
        <w:t>" finally number value is : "</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.getNumber());</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w:t>
      </w:r>
    </w:p>
    <w:p w:rsidR="00350DAB" w:rsidRPr="00C06E4F" w:rsidRDefault="003D3C3E" w:rsidP="007D35CF">
      <w:pPr>
        <w:rPr>
          <w:rFonts w:ascii="Century Schoolbook" w:hAnsi="Century Schoolbook"/>
        </w:rPr>
      </w:pPr>
      <w:r>
        <w:rPr>
          <w:rFonts w:ascii="Century Schoolbook" w:hAnsi="Century Schoolbook" w:hint="eastAsia"/>
        </w:rPr>
        <w:t>运行结果如下：</w:t>
      </w:r>
    </w:p>
    <w:p w:rsidR="00350DAB" w:rsidRDefault="003D3C3E" w:rsidP="007D35CF">
      <w:pPr>
        <w:rPr>
          <w:rFonts w:ascii="Century Schoolbook" w:hAnsi="Century Schoolbook"/>
        </w:rPr>
      </w:pPr>
      <w:r>
        <w:rPr>
          <w:noProof/>
        </w:rPr>
        <w:drawing>
          <wp:inline distT="0" distB="0" distL="0" distR="0" wp14:anchorId="465EC37C" wp14:editId="4BB26D0C">
            <wp:extent cx="5295900" cy="942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5900" cy="942975"/>
                    </a:xfrm>
                    <a:prstGeom prst="rect">
                      <a:avLst/>
                    </a:prstGeom>
                  </pic:spPr>
                </pic:pic>
              </a:graphicData>
            </a:graphic>
          </wp:inline>
        </w:drawing>
      </w:r>
    </w:p>
    <w:p w:rsidR="00350DAB" w:rsidRDefault="00350DAB" w:rsidP="007D35CF">
      <w:pPr>
        <w:rPr>
          <w:rFonts w:ascii="Century Schoolbook" w:hAnsi="Century Schoolbook"/>
        </w:rPr>
      </w:pPr>
    </w:p>
    <w:p w:rsidR="00350DAB" w:rsidRDefault="00CC2790" w:rsidP="00CC2790">
      <w:pPr>
        <w:pStyle w:val="Tip4"/>
      </w:pPr>
      <w:r>
        <w:rPr>
          <w:rFonts w:ascii="宋体" w:eastAsia="宋体" w:hAnsi="宋体" w:cs="宋体" w:hint="eastAsia"/>
        </w:rPr>
        <w:lastRenderedPageBreak/>
        <w:t>底层原因分析</w:t>
      </w:r>
      <w:r>
        <w:rPr>
          <w:rFonts w:hint="eastAsia"/>
        </w:rPr>
        <w:t xml:space="preserve"> </w:t>
      </w:r>
    </w:p>
    <w:p w:rsidR="00D95BE1" w:rsidRDefault="002245CB" w:rsidP="00F56EF3">
      <w:pPr>
        <w:ind w:firstLine="420"/>
        <w:rPr>
          <w:rFonts w:ascii="Century Schoolbook" w:hAnsi="Century Schoolbook"/>
        </w:rPr>
      </w:pPr>
      <w:r w:rsidRPr="002245CB">
        <w:rPr>
          <w:rFonts w:ascii="Century Schoolbook" w:hAnsi="Century Schoolbook" w:hint="eastAsia"/>
        </w:rPr>
        <w:t>原子性即一个操作或者多个操作，要么全部执行并且执行的过程不会被任何因素打断，要么就都不执行。</w:t>
      </w:r>
      <w:r>
        <w:rPr>
          <w:rFonts w:ascii="Century Schoolbook" w:hAnsi="Century Schoolbook" w:hint="eastAsia"/>
        </w:rPr>
        <w:t>但是</w:t>
      </w:r>
      <w:r>
        <w:rPr>
          <w:rFonts w:ascii="Century Schoolbook" w:hAnsi="Century Schoolbook" w:hint="eastAsia"/>
        </w:rPr>
        <w:t>v</w:t>
      </w:r>
      <w:r>
        <w:rPr>
          <w:rFonts w:ascii="Century Schoolbook" w:hAnsi="Century Schoolbook"/>
        </w:rPr>
        <w:t>olatile</w:t>
      </w:r>
      <w:r>
        <w:rPr>
          <w:rFonts w:ascii="Century Schoolbook" w:hAnsi="Century Schoolbook"/>
        </w:rPr>
        <w:t>不保证这种特性</w:t>
      </w:r>
      <w:r>
        <w:rPr>
          <w:rFonts w:ascii="Century Schoolbook" w:hAnsi="Century Schoolbook" w:hint="eastAsia"/>
        </w:rPr>
        <w:t>，</w:t>
      </w:r>
      <w:r>
        <w:rPr>
          <w:rFonts w:ascii="Century Schoolbook" w:hAnsi="Century Schoolbook"/>
        </w:rPr>
        <w:t>究其原因需要从底层字节码的角度来分析</w:t>
      </w:r>
      <w:r>
        <w:rPr>
          <w:rFonts w:ascii="Century Schoolbook" w:hAnsi="Century Schoolbook" w:hint="eastAsia"/>
        </w:rPr>
        <w:t>，</w:t>
      </w:r>
      <w:r>
        <w:rPr>
          <w:rFonts w:ascii="Century Schoolbook" w:hAnsi="Century Schoolbook"/>
        </w:rPr>
        <w:t>在</w:t>
      </w:r>
      <w:r>
        <w:rPr>
          <w:rFonts w:ascii="Century Schoolbook" w:hAnsi="Century Schoolbook"/>
        </w:rPr>
        <w:t>eclipse</w:t>
      </w:r>
      <w:r>
        <w:rPr>
          <w:rFonts w:ascii="Century Schoolbook" w:hAnsi="Century Schoolbook"/>
        </w:rPr>
        <w:t>中启用</w:t>
      </w:r>
      <w:r>
        <w:rPr>
          <w:rFonts w:ascii="Century Schoolbook" w:hAnsi="Century Schoolbook" w:hint="eastAsia"/>
        </w:rPr>
        <w:t>j</w:t>
      </w:r>
      <w:r>
        <w:rPr>
          <w:rFonts w:ascii="Century Schoolbook" w:hAnsi="Century Schoolbook"/>
        </w:rPr>
        <w:t>avap –c</w:t>
      </w:r>
      <w:r>
        <w:rPr>
          <w:rFonts w:ascii="Century Schoolbook" w:hAnsi="Century Schoolbook"/>
        </w:rPr>
        <w:t>后</w:t>
      </w:r>
      <w:r>
        <w:rPr>
          <w:rFonts w:ascii="Century Schoolbook" w:hAnsi="Century Schoolbook" w:hint="eastAsia"/>
        </w:rPr>
        <w:t>，</w:t>
      </w:r>
      <w:r>
        <w:rPr>
          <w:rFonts w:ascii="Century Schoolbook" w:hAnsi="Century Schoolbook"/>
        </w:rPr>
        <w:t>得到</w:t>
      </w:r>
      <w:r>
        <w:rPr>
          <w:rFonts w:ascii="Century Schoolbook" w:hAnsi="Century Schoolbook"/>
        </w:rPr>
        <w:t>MyData.java</w:t>
      </w:r>
      <w:r>
        <w:rPr>
          <w:rFonts w:ascii="Century Schoolbook" w:hAnsi="Century Schoolbook" w:hint="eastAsia"/>
        </w:rPr>
        <w:t>（已经去掉和此方法无关的字节码）</w:t>
      </w:r>
      <w:r>
        <w:rPr>
          <w:rFonts w:ascii="Century Schoolbook" w:hAnsi="Century Schoolbook"/>
        </w:rPr>
        <w:t>中</w:t>
      </w:r>
      <w:r>
        <w:rPr>
          <w:rFonts w:ascii="Century Schoolbook" w:hAnsi="Century Schoolbook"/>
        </w:rPr>
        <w:t>addNumber()</w:t>
      </w:r>
      <w:r>
        <w:rPr>
          <w:rFonts w:ascii="Century Schoolbook" w:hAnsi="Century Schoolbook"/>
        </w:rPr>
        <w:t>方法的</w:t>
      </w:r>
      <w:r>
        <w:rPr>
          <w:rFonts w:ascii="Century Schoolbook" w:hAnsi="Century Schoolbook"/>
        </w:rPr>
        <w:t>Java</w:t>
      </w:r>
      <w:r>
        <w:rPr>
          <w:rFonts w:ascii="Century Schoolbook" w:hAnsi="Century Schoolbook"/>
        </w:rPr>
        <w:t>字节码如下</w:t>
      </w:r>
      <w:r>
        <w:rPr>
          <w:rFonts w:ascii="Century Schoolbook" w:hAnsi="Century Schoolbook" w:hint="eastAsia"/>
        </w:rPr>
        <w:t>：</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Compiled from "MyData.java"</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public class com.matrix.sxt.e02.MyData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volatile int 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void addNumber();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Code:</w:t>
      </w:r>
    </w:p>
    <w:p w:rsidR="002245CB" w:rsidRPr="00F56EF3" w:rsidRDefault="002245CB" w:rsidP="002245CB">
      <w:pPr>
        <w:autoSpaceDE w:val="0"/>
        <w:autoSpaceDN w:val="0"/>
        <w:adjustRightInd w:val="0"/>
        <w:jc w:val="left"/>
        <w:rPr>
          <w:rFonts w:ascii="Century Schoolbook" w:hAnsi="Century Schoolbook" w:cs="Century Schoolbook"/>
          <w:color w:val="E36C0A" w:themeColor="accent6" w:themeShade="BF"/>
          <w:kern w:val="0"/>
          <w:sz w:val="24"/>
          <w:szCs w:val="24"/>
        </w:rPr>
      </w:pPr>
      <w:r>
        <w:rPr>
          <w:rFonts w:ascii="Century Schoolbook" w:hAnsi="Century Schoolbook" w:cs="Century Schoolbook"/>
          <w:color w:val="000000"/>
          <w:kern w:val="0"/>
          <w:sz w:val="24"/>
          <w:szCs w:val="24"/>
        </w:rPr>
        <w:t xml:space="preserve">       </w:t>
      </w:r>
      <w:r w:rsidRPr="00F56EF3">
        <w:rPr>
          <w:rFonts w:ascii="Century Schoolbook" w:hAnsi="Century Schoolbook" w:cs="Century Schoolbook"/>
          <w:color w:val="E36C0A" w:themeColor="accent6" w:themeShade="BF"/>
          <w:kern w:val="0"/>
          <w:sz w:val="24"/>
          <w:szCs w:val="24"/>
        </w:rPr>
        <w:t xml:space="preserve">0: aload_0       </w:t>
      </w:r>
    </w:p>
    <w:p w:rsidR="002245CB" w:rsidRDefault="00F56EF3" w:rsidP="002245CB">
      <w:pPr>
        <w:autoSpaceDE w:val="0"/>
        <w:autoSpaceDN w:val="0"/>
        <w:adjustRightInd w:val="0"/>
        <w:jc w:val="left"/>
        <w:rPr>
          <w:rFonts w:ascii="Century Schoolbook" w:hAnsi="Century Schoolbook" w:cs="Century Schoolbook"/>
          <w:kern w:val="0"/>
          <w:sz w:val="24"/>
          <w:szCs w:val="24"/>
        </w:rPr>
      </w:pPr>
      <w:r w:rsidRPr="00F56EF3">
        <w:rPr>
          <w:rFonts w:ascii="Century Schoolbook" w:hAnsi="Century Schoolbook" w:cs="Century Schoolbook"/>
          <w:color w:val="E36C0A" w:themeColor="accent6" w:themeShade="BF"/>
          <w:kern w:val="0"/>
          <w:sz w:val="24"/>
          <w:szCs w:val="24"/>
        </w:rPr>
        <w:t xml:space="preserve">       1: dup</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2: getfield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5: iconst_1</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 xml:space="preserve">6: iadd </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b/>
          <w:color w:val="FF0000"/>
          <w:kern w:val="0"/>
          <w:sz w:val="24"/>
          <w:szCs w:val="24"/>
        </w:rPr>
        <w:t>7: putfield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10: return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D95BE1" w:rsidRDefault="00D95BE1" w:rsidP="007D35CF">
      <w:pPr>
        <w:rPr>
          <w:rFonts w:ascii="Century Schoolbook" w:hAnsi="Century Schoolbook"/>
        </w:rPr>
      </w:pPr>
    </w:p>
    <w:p w:rsidR="00D95BE1" w:rsidRDefault="00F56EF3"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aload_0</w:t>
      </w:r>
      <w:r w:rsidRPr="00F56EF3">
        <w:rPr>
          <w:rFonts w:ascii="Century Schoolbook" w:hAnsi="Century Schoolbook" w:cs="Century Schoolbook" w:hint="eastAsia"/>
          <w:kern w:val="0"/>
          <w:sz w:val="24"/>
          <w:szCs w:val="24"/>
        </w:rPr>
        <w:t>：</w:t>
      </w:r>
      <w:r w:rsidRPr="00F56EF3">
        <w:rPr>
          <w:rFonts w:ascii="Century Schoolbook" w:hAnsi="Century Schoolbook" w:cs="Century Schoolbook"/>
          <w:kern w:val="0"/>
          <w:sz w:val="24"/>
          <w:szCs w:val="24"/>
        </w:rPr>
        <w:t>从局部变量</w:t>
      </w:r>
      <w:r w:rsidRPr="00F56EF3">
        <w:rPr>
          <w:rFonts w:ascii="Century Schoolbook" w:hAnsi="Century Schoolbook" w:cs="Century Schoolbook" w:hint="eastAsia"/>
          <w:kern w:val="0"/>
          <w:sz w:val="24"/>
          <w:szCs w:val="24"/>
        </w:rPr>
        <w:t>0</w:t>
      </w:r>
      <w:r w:rsidRPr="00F56EF3">
        <w:rPr>
          <w:rFonts w:ascii="Century Schoolbook" w:hAnsi="Century Schoolbook" w:cs="Century Schoolbook" w:hint="eastAsia"/>
          <w:kern w:val="0"/>
          <w:sz w:val="24"/>
          <w:szCs w:val="24"/>
        </w:rPr>
        <w:t>中装载引用类型值</w:t>
      </w:r>
      <w:r>
        <w:rPr>
          <w:rFonts w:ascii="Century Schoolbook" w:hAnsi="Century Schoolbook" w:cs="Century Schoolbook" w:hint="eastAsia"/>
          <w:kern w:val="0"/>
          <w:sz w:val="24"/>
          <w:szCs w:val="24"/>
        </w:rPr>
        <w:t>。在源码中：</w:t>
      </w:r>
      <w:r w:rsidRPr="00F56EF3">
        <w:rPr>
          <w:rFonts w:ascii="Century Schoolbook" w:hAnsi="Century Schoolbook" w:cs="Century Schoolbook"/>
          <w:kern w:val="0"/>
          <w:sz w:val="24"/>
          <w:szCs w:val="24"/>
        </w:rPr>
        <w:t>public volatile int number = 0;</w:t>
      </w:r>
      <w:r w:rsidR="0000649A">
        <w:rPr>
          <w:rFonts w:ascii="Century Schoolbook" w:hAnsi="Century Schoolbook" w:cs="Century Schoolbook"/>
          <w:kern w:val="0"/>
          <w:sz w:val="24"/>
          <w:szCs w:val="24"/>
        </w:rPr>
        <w:t xml:space="preserve"> </w:t>
      </w:r>
      <w:r>
        <w:rPr>
          <w:rFonts w:ascii="Century Schoolbook" w:hAnsi="Century Schoolbook" w:cs="Century Schoolbook"/>
          <w:kern w:val="0"/>
          <w:sz w:val="24"/>
          <w:szCs w:val="24"/>
        </w:rPr>
        <w:t>这一步初始化了</w:t>
      </w:r>
      <w:r>
        <w:rPr>
          <w:rFonts w:ascii="Century Schoolbook" w:hAnsi="Century Schoolbook" w:cs="Century Schoolbook"/>
          <w:kern w:val="0"/>
          <w:sz w:val="24"/>
          <w:szCs w:val="24"/>
        </w:rPr>
        <w:t>number</w:t>
      </w:r>
      <w:r>
        <w:rPr>
          <w:rFonts w:ascii="Century Schoolbook" w:hAnsi="Century Schoolbook" w:cs="Century Schoolbook" w:hint="eastAsia"/>
          <w:kern w:val="0"/>
          <w:sz w:val="24"/>
          <w:szCs w:val="24"/>
        </w:rPr>
        <w:t>=</w:t>
      </w:r>
      <w:r>
        <w:rPr>
          <w:rFonts w:ascii="Century Schoolbook" w:hAnsi="Century Schoolbook" w:cs="Century Schoolbook"/>
          <w:kern w:val="0"/>
          <w:sz w:val="24"/>
          <w:szCs w:val="24"/>
        </w:rPr>
        <w:t>0</w:t>
      </w:r>
      <w:r>
        <w:rPr>
          <w:rFonts w:ascii="Century Schoolbook" w:hAnsi="Century Schoolbook" w:cs="Century Schoolbook"/>
          <w:kern w:val="0"/>
          <w:sz w:val="24"/>
          <w:szCs w:val="24"/>
        </w:rPr>
        <w:t>的这个变量</w:t>
      </w:r>
      <w:r>
        <w:rPr>
          <w:rFonts w:ascii="Century Schoolbook" w:hAnsi="Century Schoolbook" w:cs="Century Schoolbook" w:hint="eastAsia"/>
          <w:kern w:val="0"/>
          <w:sz w:val="24"/>
          <w:szCs w:val="24"/>
        </w:rPr>
        <w:t>。</w:t>
      </w:r>
    </w:p>
    <w:p w:rsidR="00D95BE1" w:rsidRPr="002245CB" w:rsidRDefault="00F32D10"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dup</w:t>
      </w:r>
      <w:r w:rsidRPr="00F32D10">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复制栈顶部一个字长内容。</w:t>
      </w:r>
      <w:r w:rsidR="00C81CF4">
        <w:rPr>
          <w:rFonts w:ascii="Century Schoolbook" w:hAnsi="Century Schoolbook" w:cs="Century Schoolbook" w:hint="eastAsia"/>
          <w:kern w:val="0"/>
          <w:sz w:val="24"/>
          <w:szCs w:val="24"/>
        </w:rPr>
        <w:t>JMM</w:t>
      </w:r>
      <w:r w:rsidR="00C81CF4">
        <w:rPr>
          <w:rFonts w:ascii="Century Schoolbook" w:hAnsi="Century Schoolbook" w:cs="Century Schoolbook" w:hint="eastAsia"/>
          <w:kern w:val="0"/>
          <w:sz w:val="24"/>
          <w:szCs w:val="24"/>
        </w:rPr>
        <w:t>规定栈负责运行，</w:t>
      </w:r>
      <w:r w:rsidR="002403DE">
        <w:rPr>
          <w:rFonts w:ascii="Century Schoolbook" w:hAnsi="Century Schoolbook" w:cs="Century Schoolbook" w:hint="eastAsia"/>
          <w:kern w:val="0"/>
          <w:sz w:val="24"/>
          <w:szCs w:val="24"/>
        </w:rPr>
        <w:t>会加载类中的实例变量和</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种基本类型数据</w:t>
      </w:r>
      <w:r w:rsidR="002403DE">
        <w:rPr>
          <w:rFonts w:ascii="Century Schoolbook" w:hAnsi="Century Schoolbook" w:cs="Century Schoolbook" w:hint="eastAsia"/>
          <w:kern w:val="0"/>
          <w:sz w:val="24"/>
          <w:szCs w:val="24"/>
        </w:rPr>
        <w:t>到栈内</w:t>
      </w:r>
      <w:r w:rsidR="00C81CF4">
        <w:rPr>
          <w:rFonts w:ascii="Century Schoolbook" w:hAnsi="Century Schoolbook" w:cs="Century Schoolbook" w:hint="eastAsia"/>
          <w:kern w:val="0"/>
          <w:sz w:val="24"/>
          <w:szCs w:val="24"/>
        </w:rPr>
        <w:t>，代码中</w:t>
      </w:r>
      <w:r w:rsidR="00C81CF4">
        <w:rPr>
          <w:rFonts w:ascii="Century Schoolbook" w:hAnsi="Century Schoolbook" w:cs="Century Schoolbook" w:hint="eastAsia"/>
          <w:kern w:val="0"/>
          <w:sz w:val="24"/>
          <w:szCs w:val="24"/>
        </w:rPr>
        <w:t>number</w:t>
      </w:r>
      <w:r w:rsidR="00C81CF4">
        <w:rPr>
          <w:rFonts w:ascii="Century Schoolbook" w:hAnsi="Century Schoolbook" w:cs="Century Schoolbook" w:hint="eastAsia"/>
          <w:kern w:val="0"/>
          <w:sz w:val="24"/>
          <w:szCs w:val="24"/>
        </w:rPr>
        <w:t>被声明为了</w:t>
      </w:r>
      <w:r w:rsidR="00C81CF4">
        <w:rPr>
          <w:rFonts w:ascii="Century Schoolbook" w:hAnsi="Century Schoolbook" w:cs="Century Schoolbook" w:hint="eastAsia"/>
          <w:kern w:val="0"/>
          <w:sz w:val="24"/>
          <w:szCs w:val="24"/>
        </w:rPr>
        <w:t>int</w:t>
      </w:r>
      <w:r w:rsidR="00C81CF4">
        <w:rPr>
          <w:rFonts w:ascii="Century Schoolbook" w:hAnsi="Century Schoolbook" w:cs="Century Schoolbook" w:hint="eastAsia"/>
          <w:kern w:val="0"/>
          <w:sz w:val="24"/>
          <w:szCs w:val="24"/>
        </w:rPr>
        <w:t>类型，正好是</w:t>
      </w:r>
      <w:r w:rsidR="002403DE">
        <w:rPr>
          <w:rFonts w:ascii="Century Schoolbook" w:hAnsi="Century Schoolbook" w:cs="Century Schoolbook" w:hint="eastAsia"/>
          <w:kern w:val="0"/>
          <w:sz w:val="24"/>
          <w:szCs w:val="24"/>
        </w:rPr>
        <w:t>实例变量又是</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种基本类型之一。</w:t>
      </w:r>
    </w:p>
    <w:p w:rsidR="00D95BE1" w:rsidRDefault="00D95BE1" w:rsidP="007D35CF">
      <w:pPr>
        <w:rPr>
          <w:rFonts w:ascii="Century Schoolbook" w:hAnsi="Century Schoolbook"/>
        </w:rPr>
      </w:pPr>
    </w:p>
    <w:p w:rsidR="00D95BE1" w:rsidRDefault="000D094B" w:rsidP="007D35CF">
      <w:pPr>
        <w:rPr>
          <w:rFonts w:ascii="Century Schoolbook" w:hAnsi="Century Schoolbook"/>
        </w:rPr>
      </w:pPr>
      <w:r>
        <w:rPr>
          <w:rFonts w:ascii="Century Schoolbook" w:hAnsi="Century Schoolbook"/>
        </w:rPr>
        <w:t>number</w:t>
      </w:r>
      <w:r w:rsidR="00786AB8">
        <w:rPr>
          <w:rFonts w:ascii="Century Schoolbook" w:hAnsi="Century Schoolbook" w:hint="eastAsia"/>
        </w:rPr>
        <w:t>++</w:t>
      </w:r>
      <w:r w:rsidR="00786AB8">
        <w:rPr>
          <w:rFonts w:ascii="Century Schoolbook" w:hAnsi="Century Schoolbook"/>
        </w:rPr>
        <w:t xml:space="preserve"> </w:t>
      </w:r>
      <w:r w:rsidR="00786AB8">
        <w:rPr>
          <w:rFonts w:ascii="Century Schoolbook" w:hAnsi="Century Schoolbook"/>
        </w:rPr>
        <w:t>一共进行了</w:t>
      </w:r>
      <w:r w:rsidR="00786AB8">
        <w:rPr>
          <w:rFonts w:ascii="Century Schoolbook" w:hAnsi="Century Schoolbook"/>
        </w:rPr>
        <w:t>4</w:t>
      </w:r>
      <w:r w:rsidR="00786AB8">
        <w:rPr>
          <w:rFonts w:ascii="Century Schoolbook" w:hAnsi="Century Schoolbook" w:hint="eastAsia"/>
        </w:rPr>
        <w:t>步操作：</w:t>
      </w:r>
    </w:p>
    <w:p w:rsidR="00D95BE1" w:rsidRDefault="00AD22B8" w:rsidP="007D35CF">
      <w:pPr>
        <w:rPr>
          <w:rFonts w:ascii="Century Schoolbook" w:hAnsi="Century Schoolbook" w:cs="Century Schoolbook"/>
          <w:kern w:val="0"/>
          <w:sz w:val="24"/>
          <w:szCs w:val="24"/>
        </w:rPr>
      </w:pPr>
      <w:r w:rsidRPr="00786AB8">
        <w:rPr>
          <w:rFonts w:ascii="Century Schoolbook" w:hAnsi="Century Schoolbook" w:cs="Century Schoolbook"/>
          <w:color w:val="0000FF"/>
          <w:kern w:val="0"/>
          <w:sz w:val="24"/>
          <w:szCs w:val="24"/>
        </w:rPr>
        <w:t>getfield</w:t>
      </w:r>
      <w:r w:rsidRP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拿到原始值</w:t>
      </w:r>
      <w:r>
        <w:rPr>
          <w:rFonts w:ascii="Century Schoolbook" w:hAnsi="Century Schoolbook" w:cs="Century Schoolbook" w:hint="eastAsia"/>
          <w:kern w:val="0"/>
          <w:sz w:val="24"/>
          <w:szCs w:val="24"/>
        </w:rPr>
        <w:t>n</w:t>
      </w:r>
      <w:r>
        <w:rPr>
          <w:rFonts w:ascii="Century Schoolbook" w:hAnsi="Century Schoolbook" w:cs="Century Schoolbook"/>
          <w:kern w:val="0"/>
          <w:sz w:val="24"/>
          <w:szCs w:val="24"/>
        </w:rPr>
        <w:t>umber</w:t>
      </w:r>
      <w:r>
        <w:rPr>
          <w:rFonts w:ascii="Century Schoolbook" w:hAnsi="Century Schoolbook" w:cs="Century Schoolbook" w:hint="eastAsia"/>
          <w:kern w:val="0"/>
          <w:sz w:val="24"/>
          <w:szCs w:val="24"/>
        </w:rPr>
        <w:t>。由于没有加锁所以多个线程间会抢夺</w:t>
      </w:r>
      <w:r w:rsidR="00D64F2F">
        <w:rPr>
          <w:rFonts w:ascii="Century Schoolbook" w:hAnsi="Century Schoolbook" w:cs="Century Schoolbook" w:hint="eastAsia"/>
          <w:kern w:val="0"/>
          <w:sz w:val="24"/>
          <w:szCs w:val="24"/>
        </w:rPr>
        <w:t>，都会从主内存中拿到原始值：</w:t>
      </w:r>
      <w:r w:rsidR="00D64F2F">
        <w:rPr>
          <w:rFonts w:ascii="Century Schoolbook" w:hAnsi="Century Schoolbook" w:cs="Century Schoolbook" w:hint="eastAsia"/>
          <w:kern w:val="0"/>
          <w:sz w:val="24"/>
          <w:szCs w:val="24"/>
        </w:rPr>
        <w:t>0</w:t>
      </w:r>
      <w:r w:rsidR="0033175E">
        <w:rPr>
          <w:rFonts w:ascii="Century Schoolbook" w:hAnsi="Century Schoolbook" w:cs="Century Schoolbook" w:hint="eastAsia"/>
          <w:kern w:val="0"/>
          <w:sz w:val="24"/>
          <w:szCs w:val="24"/>
        </w:rPr>
        <w:t>。</w:t>
      </w:r>
      <w:r w:rsidR="00D45160">
        <w:rPr>
          <w:rFonts w:ascii="Century Schoolbook" w:hAnsi="Century Schoolbook" w:cs="Century Schoolbook" w:hint="eastAsia"/>
          <w:kern w:val="0"/>
          <w:sz w:val="24"/>
          <w:szCs w:val="24"/>
        </w:rPr>
        <w:t>其中：</w:t>
      </w:r>
      <w:r w:rsidR="00D45160">
        <w:rPr>
          <w:rFonts w:ascii="Century Schoolbook" w:hAnsi="Century Schoolbook" w:cs="Century Schoolbook"/>
          <w:color w:val="000000"/>
          <w:kern w:val="0"/>
          <w:sz w:val="24"/>
          <w:szCs w:val="24"/>
        </w:rPr>
        <w:t>Field number:I</w:t>
      </w:r>
      <w:r w:rsidR="00D45160">
        <w:rPr>
          <w:rFonts w:ascii="Century Schoolbook" w:hAnsi="Century Schoolbook" w:cs="Century Schoolbook" w:hint="eastAsia"/>
          <w:color w:val="000000"/>
          <w:kern w:val="0"/>
          <w:sz w:val="24"/>
          <w:szCs w:val="24"/>
        </w:rPr>
        <w:t>，</w:t>
      </w:r>
      <w:r w:rsidR="00D45160">
        <w:rPr>
          <w:rFonts w:ascii="Century Schoolbook" w:hAnsi="Century Schoolbook" w:cs="Century Schoolbook"/>
          <w:color w:val="000000"/>
          <w:kern w:val="0"/>
          <w:sz w:val="24"/>
          <w:szCs w:val="24"/>
        </w:rPr>
        <w:t>这里的</w:t>
      </w:r>
      <w:r w:rsidR="00D45160">
        <w:rPr>
          <w:rFonts w:ascii="Century Schoolbook" w:hAnsi="Century Schoolbook" w:cs="Century Schoolbook"/>
          <w:color w:val="000000"/>
          <w:kern w:val="0"/>
          <w:sz w:val="24"/>
          <w:szCs w:val="24"/>
        </w:rPr>
        <w:t>I</w:t>
      </w:r>
      <w:r w:rsidR="00D45160">
        <w:rPr>
          <w:rFonts w:ascii="Century Schoolbook" w:hAnsi="Century Schoolbook" w:cs="Century Schoolbook"/>
          <w:color w:val="000000"/>
          <w:kern w:val="0"/>
          <w:sz w:val="24"/>
          <w:szCs w:val="24"/>
        </w:rPr>
        <w:t>代表</w:t>
      </w:r>
      <w:r w:rsidR="00D45160">
        <w:rPr>
          <w:rFonts w:ascii="Century Schoolbook" w:hAnsi="Century Schoolbook" w:cs="Century Schoolbook"/>
          <w:color w:val="000000"/>
          <w:kern w:val="0"/>
          <w:sz w:val="24"/>
          <w:szCs w:val="24"/>
        </w:rPr>
        <w:t>number</w:t>
      </w:r>
      <w:r w:rsidR="00D45160">
        <w:rPr>
          <w:rFonts w:ascii="Century Schoolbook" w:hAnsi="Century Schoolbook" w:cs="Century Schoolbook"/>
          <w:color w:val="000000"/>
          <w:kern w:val="0"/>
          <w:sz w:val="24"/>
          <w:szCs w:val="24"/>
        </w:rPr>
        <w:t>是</w:t>
      </w:r>
      <w:r w:rsidR="00D45160">
        <w:rPr>
          <w:rFonts w:ascii="Century Schoolbook" w:hAnsi="Century Schoolbook" w:cs="Century Schoolbook" w:hint="eastAsia"/>
          <w:color w:val="000000"/>
          <w:kern w:val="0"/>
          <w:sz w:val="24"/>
          <w:szCs w:val="24"/>
        </w:rPr>
        <w:t xml:space="preserve"> int</w:t>
      </w:r>
      <w:r w:rsidR="00D45160">
        <w:rPr>
          <w:rFonts w:ascii="Century Schoolbook" w:hAnsi="Century Schoolbook" w:cs="Century Schoolbook" w:hint="eastAsia"/>
          <w:color w:val="000000"/>
          <w:kern w:val="0"/>
          <w:sz w:val="24"/>
          <w:szCs w:val="24"/>
        </w:rPr>
        <w:t>类型数据。</w:t>
      </w:r>
    </w:p>
    <w:p w:rsidR="00AD22B8" w:rsidRDefault="00D64F2F" w:rsidP="007D35CF">
      <w:pPr>
        <w:rPr>
          <w:rFonts w:ascii="Century Schoolbook" w:hAnsi="Century Schoolbook"/>
        </w:rPr>
      </w:pPr>
      <w:r w:rsidRPr="00786AB8">
        <w:rPr>
          <w:rFonts w:ascii="Century Schoolbook" w:hAnsi="Century Schoolbook" w:cs="Century Schoolbook"/>
          <w:color w:val="0000FF"/>
          <w:kern w:val="0"/>
          <w:sz w:val="24"/>
          <w:szCs w:val="24"/>
        </w:rPr>
        <w:t>iconst_1</w:t>
      </w:r>
      <w:r w:rsid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将拿到的值压入栈（</w:t>
      </w:r>
      <w:r w:rsidRPr="00D64F2F">
        <w:rPr>
          <w:rFonts w:ascii="Century Schoolbook" w:hAnsi="Century Schoolbook" w:cs="Century Schoolbook" w:hint="eastAsia"/>
          <w:kern w:val="0"/>
          <w:sz w:val="24"/>
          <w:szCs w:val="24"/>
        </w:rPr>
        <w:t>当</w:t>
      </w:r>
      <w:r w:rsidRPr="00D64F2F">
        <w:rPr>
          <w:rFonts w:ascii="Century Schoolbook" w:hAnsi="Century Schoolbook" w:cs="Century Schoolbook" w:hint="eastAsia"/>
          <w:kern w:val="0"/>
          <w:sz w:val="24"/>
          <w:szCs w:val="24"/>
        </w:rPr>
        <w:t>int</w:t>
      </w:r>
      <w:r w:rsidRPr="00D64F2F">
        <w:rPr>
          <w:rFonts w:ascii="Century Schoolbook" w:hAnsi="Century Schoolbook" w:cs="Century Schoolbook" w:hint="eastAsia"/>
          <w:kern w:val="0"/>
          <w:sz w:val="24"/>
          <w:szCs w:val="24"/>
        </w:rPr>
        <w:t>取值</w:t>
      </w:r>
      <w:r w:rsidRPr="00D64F2F">
        <w:rPr>
          <w:rFonts w:ascii="Century Schoolbook" w:hAnsi="Century Schoolbook" w:cs="Century Schoolbook" w:hint="eastAsia"/>
          <w:kern w:val="0"/>
          <w:sz w:val="24"/>
          <w:szCs w:val="24"/>
        </w:rPr>
        <w:t>-1~5</w:t>
      </w:r>
      <w:r w:rsidRPr="00D64F2F">
        <w:rPr>
          <w:rFonts w:ascii="Century Schoolbook" w:hAnsi="Century Schoolbook" w:cs="Century Schoolbook" w:hint="eastAsia"/>
          <w:kern w:val="0"/>
          <w:sz w:val="24"/>
          <w:szCs w:val="24"/>
        </w:rPr>
        <w:t>时，</w:t>
      </w:r>
      <w:r w:rsidRPr="00D64F2F">
        <w:rPr>
          <w:rFonts w:ascii="Century Schoolbook" w:hAnsi="Century Schoolbook" w:cs="Century Schoolbook" w:hint="eastAsia"/>
          <w:kern w:val="0"/>
          <w:sz w:val="24"/>
          <w:szCs w:val="24"/>
        </w:rPr>
        <w:t>JVM</w:t>
      </w:r>
      <w:r w:rsidRPr="00D64F2F">
        <w:rPr>
          <w:rFonts w:ascii="Century Schoolbook" w:hAnsi="Century Schoolbook" w:cs="Century Schoolbook" w:hint="eastAsia"/>
          <w:kern w:val="0"/>
          <w:sz w:val="24"/>
          <w:szCs w:val="24"/>
        </w:rPr>
        <w:t>采用</w:t>
      </w:r>
      <w:r w:rsidRPr="00D64F2F">
        <w:rPr>
          <w:rFonts w:ascii="Century Schoolbook" w:hAnsi="Century Schoolbook" w:cs="Century Schoolbook" w:hint="eastAsia"/>
          <w:kern w:val="0"/>
          <w:sz w:val="24"/>
          <w:szCs w:val="24"/>
        </w:rPr>
        <w:t>iconst</w:t>
      </w:r>
      <w:r>
        <w:rPr>
          <w:rFonts w:ascii="Century Schoolbook" w:hAnsi="Century Schoolbook" w:cs="Century Schoolbook" w:hint="eastAsia"/>
          <w:kern w:val="0"/>
          <w:sz w:val="24"/>
          <w:szCs w:val="24"/>
        </w:rPr>
        <w:t>指令将常量压入栈中）。</w:t>
      </w:r>
    </w:p>
    <w:p w:rsidR="00D95BE1" w:rsidRDefault="00A72F3A" w:rsidP="007D35CF">
      <w:pPr>
        <w:rPr>
          <w:rFonts w:ascii="Century Schoolbook" w:hAnsi="Century Schoolbook"/>
        </w:rPr>
      </w:pPr>
      <w:r w:rsidRPr="00786AB8">
        <w:rPr>
          <w:rFonts w:ascii="Century Schoolbook" w:hAnsi="Century Schoolbook" w:cs="Century Schoolbook"/>
          <w:color w:val="0000FF"/>
          <w:kern w:val="0"/>
          <w:sz w:val="24"/>
          <w:szCs w:val="24"/>
        </w:rPr>
        <w:t>iadd</w:t>
      </w:r>
      <w:r>
        <w:rPr>
          <w:rFonts w:ascii="Century Schoolbook" w:hAnsi="Century Schoolbook" w:hint="eastAsia"/>
        </w:rPr>
        <w:t>：</w:t>
      </w:r>
      <w:r>
        <w:rPr>
          <w:rFonts w:ascii="Century Schoolbook" w:hAnsi="Century Schoolbook" w:hint="eastAsia"/>
        </w:rPr>
        <w:t>int</w:t>
      </w:r>
      <w:r>
        <w:rPr>
          <w:rFonts w:ascii="Century Schoolbook" w:hAnsi="Century Schoolbook" w:hint="eastAsia"/>
        </w:rPr>
        <w:t>型，加</w:t>
      </w:r>
      <w:r>
        <w:rPr>
          <w:rFonts w:ascii="Century Schoolbook" w:hAnsi="Century Schoolbook" w:hint="eastAsia"/>
        </w:rPr>
        <w:t>1</w:t>
      </w:r>
      <w:r>
        <w:rPr>
          <w:rFonts w:ascii="Century Schoolbook" w:hAnsi="Century Schoolbook" w:hint="eastAsia"/>
        </w:rPr>
        <w:t>次</w:t>
      </w:r>
      <w:r w:rsidR="003248B1">
        <w:rPr>
          <w:rFonts w:ascii="Century Schoolbook" w:hAnsi="Century Schoolbook" w:hint="eastAsia"/>
        </w:rPr>
        <w:t>“</w:t>
      </w:r>
      <w:r w:rsidR="003248B1">
        <w:rPr>
          <w:rFonts w:ascii="Century Schoolbook" w:hAnsi="Century Schoolbook" w:hint="eastAsia"/>
        </w:rPr>
        <w:t>1</w:t>
      </w:r>
      <w:r w:rsidR="003248B1">
        <w:rPr>
          <w:rFonts w:ascii="Century Schoolbook" w:hAnsi="Century Schoolbook" w:hint="eastAsia"/>
        </w:rPr>
        <w:t>”；因为</w:t>
      </w:r>
      <w:r w:rsidR="003248B1">
        <w:rPr>
          <w:rFonts w:ascii="Century Schoolbook" w:hAnsi="Century Schoolbook" w:hint="eastAsia"/>
        </w:rPr>
        <w:t>n</w:t>
      </w:r>
      <w:r w:rsidR="003248B1">
        <w:rPr>
          <w:rFonts w:ascii="Century Schoolbook" w:hAnsi="Century Schoolbook"/>
        </w:rPr>
        <w:t xml:space="preserve">umber++ </w:t>
      </w:r>
      <w:r w:rsidR="003248B1">
        <w:rPr>
          <w:rFonts w:ascii="Century Schoolbook" w:hAnsi="Century Schoolbook"/>
        </w:rPr>
        <w:t>等价于</w:t>
      </w:r>
      <w:r w:rsidR="003248B1">
        <w:rPr>
          <w:rFonts w:ascii="Century Schoolbook" w:hAnsi="Century Schoolbook" w:hint="eastAsia"/>
        </w:rPr>
        <w:t>n</w:t>
      </w:r>
      <w:r w:rsidR="003248B1">
        <w:rPr>
          <w:rFonts w:ascii="Century Schoolbook" w:hAnsi="Century Schoolbook"/>
        </w:rPr>
        <w:t>umber = number + 1</w:t>
      </w:r>
      <w:r w:rsidR="003248B1">
        <w:rPr>
          <w:rFonts w:ascii="Century Schoolbook" w:hAnsi="Century Schoolbook" w:hint="eastAsia"/>
        </w:rPr>
        <w:t>。</w:t>
      </w:r>
      <w:r w:rsidR="003248B1">
        <w:rPr>
          <w:rFonts w:ascii="Century Schoolbook" w:hAnsi="Century Schoolbook"/>
        </w:rPr>
        <w:t>如果这里是</w:t>
      </w:r>
      <w:r w:rsidR="003248B1">
        <w:rPr>
          <w:rFonts w:ascii="Century Schoolbook" w:hAnsi="Century Schoolbook" w:hint="eastAsia"/>
        </w:rPr>
        <w:t>n</w:t>
      </w:r>
      <w:r w:rsidR="003248B1">
        <w:rPr>
          <w:rFonts w:ascii="Century Schoolbook" w:hAnsi="Century Schoolbook"/>
        </w:rPr>
        <w:t>umber = number + 2</w:t>
      </w:r>
      <w:r w:rsidR="003248B1">
        <w:rPr>
          <w:rFonts w:ascii="Century Schoolbook" w:hAnsi="Century Schoolbook" w:hint="eastAsia"/>
        </w:rPr>
        <w:t>，</w:t>
      </w:r>
      <w:r w:rsidR="003248B1">
        <w:rPr>
          <w:rFonts w:ascii="Century Schoolbook" w:hAnsi="Century Schoolbook"/>
        </w:rPr>
        <w:t>那么这里的语义解释</w:t>
      </w:r>
      <w:r w:rsidR="003248B1">
        <w:rPr>
          <w:rFonts w:ascii="Century Schoolbook" w:hAnsi="Century Schoolbook" w:hint="eastAsia"/>
        </w:rPr>
        <w:t>为：</w:t>
      </w:r>
      <w:r w:rsidR="003248B1">
        <w:rPr>
          <w:rFonts w:ascii="Century Schoolbook" w:hAnsi="Century Schoolbook" w:hint="eastAsia"/>
        </w:rPr>
        <w:t>int</w:t>
      </w:r>
      <w:r w:rsidR="003248B1">
        <w:rPr>
          <w:rFonts w:ascii="Century Schoolbook" w:hAnsi="Century Schoolbook" w:hint="eastAsia"/>
        </w:rPr>
        <w:t>型，加</w:t>
      </w:r>
      <w:r w:rsidR="003248B1">
        <w:rPr>
          <w:rFonts w:ascii="Century Schoolbook" w:hAnsi="Century Schoolbook" w:hint="eastAsia"/>
        </w:rPr>
        <w:t>1</w:t>
      </w:r>
      <w:r w:rsidR="003248B1">
        <w:rPr>
          <w:rFonts w:ascii="Century Schoolbook" w:hAnsi="Century Schoolbook" w:hint="eastAsia"/>
        </w:rPr>
        <w:t>次“</w:t>
      </w:r>
      <w:r w:rsidR="003248B1">
        <w:rPr>
          <w:rFonts w:ascii="Century Schoolbook" w:hAnsi="Century Schoolbook"/>
        </w:rPr>
        <w:t>2</w:t>
      </w:r>
      <w:r w:rsidR="003248B1">
        <w:rPr>
          <w:rFonts w:ascii="Century Schoolbook" w:hAnsi="Century Schoolbook" w:hint="eastAsia"/>
        </w:rPr>
        <w:t>”</w:t>
      </w:r>
      <w:r w:rsidR="002758AB">
        <w:rPr>
          <w:rFonts w:ascii="Century Schoolbook" w:hAnsi="Century Schoolbook" w:hint="eastAsia"/>
        </w:rPr>
        <w:t>。这一步是在各自的工作内存中执行，不在主内存中执行。</w:t>
      </w:r>
    </w:p>
    <w:p w:rsidR="00D95BE1" w:rsidRDefault="00AF3488" w:rsidP="007D35CF">
      <w:pPr>
        <w:rPr>
          <w:rFonts w:ascii="Century Schoolbook" w:hAnsi="Century Schoolbook"/>
        </w:rPr>
      </w:pPr>
      <w:r w:rsidRPr="00786AB8">
        <w:rPr>
          <w:rFonts w:ascii="Century Schoolbook" w:hAnsi="Century Schoolbook" w:cs="Century Schoolbook"/>
          <w:b/>
          <w:color w:val="FF0000"/>
          <w:kern w:val="0"/>
          <w:sz w:val="24"/>
          <w:szCs w:val="24"/>
        </w:rPr>
        <w:t>putfield</w:t>
      </w:r>
      <w:r>
        <w:rPr>
          <w:rFonts w:ascii="Century Schoolbook" w:hAnsi="Century Schoolbook" w:hint="eastAsia"/>
        </w:rPr>
        <w:t>：写回主内存。</w:t>
      </w:r>
    </w:p>
    <w:p w:rsidR="00D95BE1" w:rsidRPr="00D64F2F" w:rsidRDefault="00D95BE1" w:rsidP="007D35CF">
      <w:pPr>
        <w:rPr>
          <w:rFonts w:ascii="Century Schoolbook" w:hAnsi="Century Schoolbook"/>
        </w:rPr>
      </w:pPr>
    </w:p>
    <w:p w:rsidR="00350DAB" w:rsidRDefault="005E2815" w:rsidP="00F657C8">
      <w:pPr>
        <w:ind w:firstLine="420"/>
        <w:rPr>
          <w:rFonts w:ascii="Century Schoolbook" w:hAnsi="Century Schoolbook"/>
        </w:rPr>
      </w:pPr>
      <w:r>
        <w:rPr>
          <w:rFonts w:ascii="Century Schoolbook" w:hAnsi="Century Schoolbook"/>
        </w:rPr>
        <w:t>在多线程环境下</w:t>
      </w:r>
      <w:r>
        <w:rPr>
          <w:rFonts w:ascii="Century Schoolbook" w:hAnsi="Century Schoolbook" w:hint="eastAsia"/>
        </w:rPr>
        <w:t>，</w:t>
      </w:r>
      <w:r>
        <w:rPr>
          <w:rFonts w:ascii="Century Schoolbook" w:hAnsi="Century Schoolbook"/>
        </w:rPr>
        <w:t>无法保证原子性的原因就出现在了这</w:t>
      </w:r>
      <w:r>
        <w:rPr>
          <w:rFonts w:ascii="Century Schoolbook" w:hAnsi="Century Schoolbook"/>
        </w:rPr>
        <w:t>4</w:t>
      </w:r>
      <w:r>
        <w:rPr>
          <w:rFonts w:ascii="Century Schoolbook" w:hAnsi="Century Schoolbook" w:hint="eastAsia"/>
        </w:rPr>
        <w:t>步操作上。因为线程在</w:t>
      </w:r>
      <w:r>
        <w:rPr>
          <w:rFonts w:ascii="Century Schoolbook" w:hAnsi="Century Schoolbook" w:hint="eastAsia"/>
        </w:rPr>
        <w:t>CPU</w:t>
      </w:r>
      <w:r>
        <w:rPr>
          <w:rFonts w:ascii="Century Schoolbook" w:hAnsi="Century Schoolbook" w:hint="eastAsia"/>
        </w:rPr>
        <w:t>中以纳秒为单位在急速切换，这四步每一步都可能在当前这个线程执行的时候被</w:t>
      </w:r>
      <w:r>
        <w:rPr>
          <w:rFonts w:ascii="Century Schoolbook" w:hAnsi="Century Schoolbook" w:hint="eastAsia"/>
        </w:rPr>
        <w:t>CPU</w:t>
      </w:r>
      <w:r>
        <w:rPr>
          <w:rFonts w:ascii="Century Schoolbook" w:hAnsi="Century Schoolbook" w:hint="eastAsia"/>
        </w:rPr>
        <w:t>挂起。在</w:t>
      </w:r>
      <w:r>
        <w:rPr>
          <w:rFonts w:ascii="Century Schoolbook" w:hAnsi="Century Schoolbook" w:hint="eastAsia"/>
        </w:rPr>
        <w:t>i</w:t>
      </w:r>
      <w:r>
        <w:rPr>
          <w:rFonts w:ascii="Century Schoolbook" w:hAnsi="Century Schoolbook"/>
        </w:rPr>
        <w:t>add</w:t>
      </w:r>
      <w:r>
        <w:rPr>
          <w:rFonts w:ascii="Century Schoolbook" w:hAnsi="Century Schoolbook"/>
        </w:rPr>
        <w:t>和</w:t>
      </w:r>
      <w:r>
        <w:rPr>
          <w:rFonts w:ascii="Century Schoolbook" w:hAnsi="Century Schoolbook" w:hint="eastAsia"/>
        </w:rPr>
        <w:t>p</w:t>
      </w:r>
      <w:r>
        <w:rPr>
          <w:rFonts w:ascii="Century Schoolbook" w:hAnsi="Century Schoolbook"/>
        </w:rPr>
        <w:t>utfield</w:t>
      </w:r>
      <w:r>
        <w:rPr>
          <w:rFonts w:ascii="Century Schoolbook" w:hAnsi="Century Schoolbook"/>
        </w:rPr>
        <w:t>这两步</w:t>
      </w:r>
      <w:r>
        <w:rPr>
          <w:rFonts w:ascii="Century Schoolbook" w:hAnsi="Century Schoolbook" w:hint="eastAsia"/>
        </w:rPr>
        <w:t>，</w:t>
      </w:r>
      <w:r>
        <w:rPr>
          <w:rFonts w:ascii="Century Schoolbook" w:hAnsi="Century Schoolbook"/>
        </w:rPr>
        <w:t>当前线程在自己的工作内存中加</w:t>
      </w:r>
      <w:r>
        <w:rPr>
          <w:rFonts w:ascii="Century Schoolbook" w:hAnsi="Century Schoolbook" w:hint="eastAsia"/>
        </w:rPr>
        <w:t>1</w:t>
      </w:r>
      <w:r>
        <w:rPr>
          <w:rFonts w:ascii="Century Schoolbook" w:hAnsi="Century Schoolbook" w:hint="eastAsia"/>
        </w:rPr>
        <w:t>后，写回主内存的过程中</w:t>
      </w:r>
      <w:r w:rsidR="001A4198">
        <w:rPr>
          <w:rFonts w:ascii="Century Schoolbook" w:hAnsi="Century Schoolbook" w:hint="eastAsia"/>
        </w:rPr>
        <w:t>会出现脏数据覆盖。</w:t>
      </w:r>
      <w:r w:rsidR="00456C8D">
        <w:rPr>
          <w:rFonts w:ascii="Century Schoolbook" w:hAnsi="Century Schoolbook" w:hint="eastAsia"/>
        </w:rPr>
        <w:t>比如：线程</w:t>
      </w:r>
      <w:r w:rsidR="00456C8D">
        <w:rPr>
          <w:rFonts w:ascii="Century Schoolbook" w:hAnsi="Century Schoolbook" w:hint="eastAsia"/>
        </w:rPr>
        <w:t>A</w:t>
      </w:r>
      <w:r w:rsidR="00456C8D">
        <w:rPr>
          <w:rFonts w:ascii="Century Schoolbook" w:hAnsi="Century Schoolbook" w:hint="eastAsia"/>
        </w:rPr>
        <w:t>计算完值为</w:t>
      </w:r>
      <w:r w:rsidR="00456C8D">
        <w:rPr>
          <w:rFonts w:ascii="Century Schoolbook" w:hAnsi="Century Schoolbook" w:hint="eastAsia"/>
        </w:rPr>
        <w:t>1</w:t>
      </w:r>
      <w:r w:rsidR="00456C8D">
        <w:rPr>
          <w:rFonts w:ascii="Century Schoolbook" w:hAnsi="Century Schoolbook" w:hint="eastAsia"/>
        </w:rPr>
        <w:t>，但在</w:t>
      </w:r>
      <w:r w:rsidR="00456C8D">
        <w:rPr>
          <w:rFonts w:ascii="Century Schoolbook" w:hAnsi="Century Schoolbook" w:hint="eastAsia"/>
        </w:rPr>
        <w:t>p</w:t>
      </w:r>
      <w:r w:rsidR="00456C8D">
        <w:rPr>
          <w:rFonts w:ascii="Century Schoolbook" w:hAnsi="Century Schoolbook"/>
        </w:rPr>
        <w:t>utfield</w:t>
      </w:r>
      <w:r w:rsidR="00456C8D">
        <w:rPr>
          <w:rFonts w:ascii="Century Schoolbook" w:hAnsi="Century Schoolbook"/>
        </w:rPr>
        <w:t>执行之前被挂起</w:t>
      </w:r>
      <w:r w:rsidR="00456C8D">
        <w:rPr>
          <w:rFonts w:ascii="Century Schoolbook" w:hAnsi="Century Schoolbook" w:hint="eastAsia"/>
        </w:rPr>
        <w:t>；</w:t>
      </w:r>
      <w:r w:rsidR="00456C8D">
        <w:rPr>
          <w:rFonts w:ascii="Century Schoolbook" w:hAnsi="Century Schoolbook"/>
        </w:rPr>
        <w:t>线程</w:t>
      </w:r>
      <w:r w:rsidR="00456C8D">
        <w:rPr>
          <w:rFonts w:ascii="Century Schoolbook" w:hAnsi="Century Schoolbook"/>
        </w:rPr>
        <w:t>B</w:t>
      </w:r>
      <w:r w:rsidR="00456C8D">
        <w:rPr>
          <w:rFonts w:ascii="Century Schoolbook" w:hAnsi="Century Schoolbook"/>
        </w:rPr>
        <w:t>计算完</w:t>
      </w:r>
      <w:r w:rsidR="00456C8D">
        <w:rPr>
          <w:rFonts w:ascii="Century Schoolbook" w:hAnsi="Century Schoolbook" w:hint="eastAsia"/>
        </w:rPr>
        <w:t>=</w:t>
      </w:r>
      <w:r w:rsidR="00456C8D">
        <w:rPr>
          <w:rFonts w:ascii="Century Schoolbook" w:hAnsi="Century Schoolbook"/>
        </w:rPr>
        <w:t>1</w:t>
      </w:r>
      <w:r w:rsidR="00456C8D">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再次计算</w:t>
      </w:r>
      <w:r w:rsidR="000311D9">
        <w:rPr>
          <w:rFonts w:ascii="Century Schoolbook" w:hAnsi="Century Schoolbook" w:hint="eastAsia"/>
        </w:rPr>
        <w:t>=</w:t>
      </w:r>
      <w:r w:rsidR="000311D9">
        <w:rPr>
          <w:rFonts w:ascii="Century Schoolbook" w:hAnsi="Century Schoolbook"/>
        </w:rPr>
        <w:t>2</w:t>
      </w:r>
      <w:r w:rsidR="000311D9">
        <w:rPr>
          <w:rFonts w:ascii="Century Schoolbook" w:hAnsi="Century Schoolbook" w:hint="eastAsia"/>
        </w:rPr>
        <w:t>，</w:t>
      </w:r>
      <w:r w:rsidR="000311D9">
        <w:rPr>
          <w:rFonts w:ascii="Century Schoolbook" w:hAnsi="Century Schoolbook"/>
        </w:rPr>
        <w:t>其他线程依然挂起</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此时线程</w:t>
      </w:r>
      <w:r w:rsidR="000311D9">
        <w:rPr>
          <w:rFonts w:ascii="Century Schoolbook" w:hAnsi="Century Schoolbook"/>
        </w:rPr>
        <w:t>A</w:t>
      </w:r>
      <w:r w:rsidR="000311D9">
        <w:rPr>
          <w:rFonts w:ascii="Century Schoolbook" w:hAnsi="Century Schoolbook"/>
        </w:rPr>
        <w:t>被唤醒</w:t>
      </w:r>
      <w:r w:rsidR="000311D9">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number</w:t>
      </w:r>
      <w:r w:rsidR="000311D9">
        <w:rPr>
          <w:rFonts w:ascii="Century Schoolbook" w:hAnsi="Century Schoolbook"/>
        </w:rPr>
        <w:t>又变为</w:t>
      </w:r>
      <w:r w:rsidR="000311D9">
        <w:rPr>
          <w:rFonts w:ascii="Century Schoolbook" w:hAnsi="Century Schoolbook" w:hint="eastAsia"/>
        </w:rPr>
        <w:t>1</w:t>
      </w:r>
      <w:r w:rsidR="000311D9">
        <w:rPr>
          <w:rFonts w:ascii="Century Schoolbook" w:hAnsi="Century Schoolbook" w:hint="eastAsia"/>
        </w:rPr>
        <w:t>。</w:t>
      </w:r>
    </w:p>
    <w:p w:rsidR="00350DAB" w:rsidRDefault="00F657C8" w:rsidP="00F657C8">
      <w:pPr>
        <w:pStyle w:val="Tip4"/>
      </w:pPr>
      <w:r>
        <w:rPr>
          <w:rFonts w:ascii="宋体" w:eastAsia="宋体" w:hAnsi="宋体" w:cs="宋体" w:hint="eastAsia"/>
        </w:rPr>
        <w:t>解决方案</w:t>
      </w:r>
      <w:r>
        <w:rPr>
          <w:rFonts w:hint="eastAsia"/>
        </w:rPr>
        <w:t xml:space="preserve"> </w:t>
      </w:r>
    </w:p>
    <w:p w:rsidR="002374CB" w:rsidRPr="006F164E" w:rsidRDefault="000A25C6" w:rsidP="006F164E">
      <w:pPr>
        <w:rPr>
          <w:rFonts w:ascii="Century Schoolbook" w:hAnsi="Century Schoolbook"/>
        </w:rPr>
      </w:pPr>
      <w:r>
        <w:rPr>
          <w:rFonts w:ascii="Century Schoolbook" w:hAnsi="Century Schoolbook"/>
        </w:rPr>
        <w:tab/>
      </w:r>
      <w:r>
        <w:rPr>
          <w:rFonts w:ascii="Century Schoolbook" w:hAnsi="Century Schoolbook"/>
        </w:rPr>
        <w:t>解决这个问题最简单的方式是使用</w:t>
      </w:r>
      <w:r>
        <w:rPr>
          <w:rFonts w:ascii="Century Schoolbook" w:hAnsi="Century Schoolbook"/>
        </w:rPr>
        <w:t>A</w:t>
      </w:r>
      <w:r w:rsidR="008D3FA0">
        <w:rPr>
          <w:rFonts w:ascii="Century Schoolbook" w:hAnsi="Century Schoolbook"/>
        </w:rPr>
        <w:t>tomic</w:t>
      </w:r>
      <w:r>
        <w:rPr>
          <w:rFonts w:ascii="Century Schoolbook" w:hAnsi="Century Schoolbook"/>
        </w:rPr>
        <w:t>Integer</w:t>
      </w:r>
      <w:r>
        <w:rPr>
          <w:rFonts w:ascii="Century Schoolbook" w:hAnsi="Century Schoolbook" w:hint="eastAsia"/>
        </w:rPr>
        <w:t>，</w:t>
      </w:r>
      <w:r w:rsidR="003E7BAC">
        <w:rPr>
          <w:rFonts w:ascii="Century Schoolbook" w:hAnsi="Century Schoolbook" w:hint="eastAsia"/>
        </w:rPr>
        <w:t>原子整形会</w:t>
      </w:r>
      <w:r w:rsidR="003E7BAC">
        <w:rPr>
          <w:rFonts w:ascii="Century Schoolbook" w:hAnsi="Century Schoolbook"/>
        </w:rPr>
        <w:t>进一步</w:t>
      </w:r>
      <w:r>
        <w:rPr>
          <w:rFonts w:ascii="Century Schoolbook" w:hAnsi="Century Schoolbook"/>
        </w:rPr>
        <w:t>引申</w:t>
      </w:r>
      <w:r w:rsidR="003E7BAC">
        <w:rPr>
          <w:rFonts w:ascii="Century Schoolbook" w:hAnsi="Century Schoolbook"/>
        </w:rPr>
        <w:t>出</w:t>
      </w:r>
      <w:r>
        <w:rPr>
          <w:rFonts w:ascii="Century Schoolbook" w:hAnsi="Century Schoolbook"/>
        </w:rPr>
        <w:t>CAS</w:t>
      </w:r>
      <w:r w:rsidR="00E75927">
        <w:rPr>
          <w:rFonts w:ascii="Century Schoolbook" w:hAnsi="Century Schoolbook" w:hint="eastAsia"/>
        </w:rPr>
        <w:t>。</w:t>
      </w:r>
      <w:r w:rsidR="00E75927">
        <w:rPr>
          <w:rFonts w:ascii="Century Schoolbook" w:hAnsi="Century Schoolbook"/>
        </w:rPr>
        <w:t>代码修改如下</w:t>
      </w:r>
      <w:r w:rsidR="00E75927">
        <w:rPr>
          <w:rFonts w:ascii="Century Schoolbook" w:hAnsi="Century Schoolbook" w:hint="eastAsia"/>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class</w:t>
      </w:r>
      <w:r w:rsidRPr="002374CB">
        <w:rPr>
          <w:rFonts w:ascii="Century Schoolbook" w:hAnsi="Century Schoolbook" w:cs="Century Schoolbook"/>
          <w:color w:val="000000"/>
          <w:kern w:val="0"/>
          <w:sz w:val="24"/>
          <w:szCs w:val="24"/>
        </w:rPr>
        <w:t xml:space="preserve"> MyData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3F7F5F"/>
          <w:kern w:val="0"/>
          <w:sz w:val="24"/>
          <w:szCs w:val="24"/>
        </w:rPr>
        <w:t xml:space="preserve">// </w:t>
      </w:r>
      <w:r w:rsidRPr="002374CB">
        <w:rPr>
          <w:rFonts w:ascii="Century Schoolbook" w:hAnsi="Century Schoolbook" w:cs="Century Schoolbook"/>
          <w:color w:val="3F7F5F"/>
          <w:kern w:val="0"/>
          <w:sz w:val="24"/>
          <w:szCs w:val="24"/>
        </w:rPr>
        <w:t>变量未添加</w:t>
      </w:r>
      <w:r w:rsidRPr="002374CB">
        <w:rPr>
          <w:rFonts w:ascii="Century Schoolbook" w:hAnsi="Century Schoolbook" w:cs="Century Schoolbook"/>
          <w:color w:val="3F7F5F"/>
          <w:kern w:val="0"/>
          <w:sz w:val="24"/>
          <w:szCs w:val="24"/>
        </w:rPr>
        <w:t>volatile</w:t>
      </w:r>
      <w:r w:rsidRPr="002374CB">
        <w:rPr>
          <w:rFonts w:ascii="Century Schoolbook" w:hAnsi="Century Schoolbook" w:cs="Century Schoolbook"/>
          <w:color w:val="3F7F5F"/>
          <w:kern w:val="0"/>
          <w:sz w:val="24"/>
          <w:szCs w:val="24"/>
        </w:rPr>
        <w:t>关键字，没有可见性</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volatile</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 0;</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 xml:space="preserve"> = </w:t>
      </w:r>
      <w:r w:rsidRPr="002374CB">
        <w:rPr>
          <w:rFonts w:ascii="Century Schoolbook" w:hAnsi="Century Schoolbook" w:cs="Century Schoolbook"/>
          <w:bCs/>
          <w:color w:val="7F0055"/>
          <w:kern w:val="0"/>
          <w:sz w:val="24"/>
          <w:szCs w:val="24"/>
        </w:rPr>
        <w:t>new</w:t>
      </w:r>
      <w:r w:rsidRPr="002374CB">
        <w:rPr>
          <w:rFonts w:ascii="Century Schoolbook" w:hAnsi="Century Schoolbook" w:cs="Century Schoolbook"/>
          <w:color w:val="000000"/>
          <w:kern w:val="0"/>
          <w:sz w:val="24"/>
          <w:szCs w:val="24"/>
        </w:rPr>
        <w:t xml:space="preserve"> AtomicInteger();</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addNumber()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this</w:t>
      </w:r>
      <w:r w:rsidRPr="002374CB">
        <w:rPr>
          <w:rFonts w:ascii="Century Schoolbook" w:hAnsi="Century Schoolbook" w:cs="Century Schoolbook"/>
          <w:color w:val="000000"/>
          <w:kern w:val="0"/>
          <w:sz w:val="24"/>
          <w:szCs w:val="24"/>
        </w:rPr>
        <w:t>.</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atomicAdd()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.getAndIncrement();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getNumber()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getAtomicValue()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Cs w:val="21"/>
        </w:rPr>
      </w:pP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class</w:t>
      </w:r>
      <w:r w:rsidRPr="00C4710E">
        <w:rPr>
          <w:rFonts w:ascii="Century Schoolbook" w:hAnsi="Century Schoolbook" w:cs="Century Schoolbook"/>
          <w:color w:val="000000"/>
          <w:kern w:val="0"/>
          <w:sz w:val="24"/>
          <w:szCs w:val="24"/>
        </w:rPr>
        <w:t xml:space="preserve"> VolatileMain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static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void</w:t>
      </w:r>
      <w:r w:rsidRPr="00C4710E">
        <w:rPr>
          <w:rFonts w:ascii="Century Schoolbook" w:hAnsi="Century Schoolbook" w:cs="Century Schoolbook"/>
          <w:color w:val="000000"/>
          <w:kern w:val="0"/>
          <w:sz w:val="24"/>
          <w:szCs w:val="24"/>
        </w:rPr>
        <w:t xml:space="preserve"> main(String[] </w:t>
      </w:r>
      <w:r w:rsidRPr="00C4710E">
        <w:rPr>
          <w:rFonts w:ascii="Century Schoolbook" w:hAnsi="Century Schoolbook" w:cs="Century Schoolbook"/>
          <w:color w:val="6A3E3E"/>
          <w:kern w:val="0"/>
          <w:sz w:val="24"/>
          <w:szCs w:val="24"/>
        </w:rPr>
        <w:t>args</w:t>
      </w:r>
      <w:r w:rsidRPr="00C4710E">
        <w:rPr>
          <w:rFonts w:ascii="Century Schoolbook" w:hAnsi="Century Schoolbook" w:cs="Century Schoolbook"/>
          <w:color w:val="000000"/>
          <w:kern w:val="0"/>
          <w:sz w:val="24"/>
          <w:szCs w:val="24"/>
        </w:rPr>
        <w: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MyData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MyData();</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1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&lt;= 20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Thread( () -&gt;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&lt; 1000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.addNumber();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.atomicAdd();  </w:t>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调用原子整形</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 , </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2A00FF"/>
          <w:kern w:val="0"/>
          <w:sz w:val="24"/>
          <w:szCs w:val="24"/>
        </w:rPr>
        <w:t>线程</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).start();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while</w:t>
      </w:r>
      <w:r w:rsidRPr="00C4710E">
        <w:rPr>
          <w:rFonts w:ascii="Century Schoolbook" w:hAnsi="Century Schoolbook" w:cs="Century Schoolbook"/>
          <w:color w:val="000000"/>
          <w:kern w:val="0"/>
          <w:sz w:val="24"/>
          <w:szCs w:val="24"/>
        </w:rPr>
        <w:t xml:space="preserve"> (Thread.</w:t>
      </w:r>
      <w:r w:rsidRPr="00C4710E">
        <w:rPr>
          <w:rFonts w:ascii="Century Schoolbook" w:hAnsi="Century Schoolbook" w:cs="Century Schoolbook"/>
          <w:iCs/>
          <w:color w:val="000000"/>
          <w:kern w:val="0"/>
          <w:sz w:val="24"/>
          <w:szCs w:val="24"/>
        </w:rPr>
        <w:t>activeCount</w:t>
      </w:r>
      <w:r w:rsidRPr="00C4710E">
        <w:rPr>
          <w:rFonts w:ascii="Century Schoolbook" w:hAnsi="Century Schoolbook" w:cs="Century Schoolbook"/>
          <w:color w:val="000000"/>
          <w:kern w:val="0"/>
          <w:sz w:val="24"/>
          <w:szCs w:val="24"/>
        </w:rPr>
        <w:t>() &gt; 2)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等待上面</w:t>
      </w:r>
      <w:r w:rsidRPr="00C4710E">
        <w:rPr>
          <w:rFonts w:ascii="Century Schoolbook" w:hAnsi="Century Schoolbook" w:cs="Century Schoolbook"/>
          <w:color w:val="3F7F5F"/>
          <w:kern w:val="0"/>
          <w:sz w:val="24"/>
          <w:szCs w:val="24"/>
        </w:rPr>
        <w:t>20</w:t>
      </w:r>
      <w:r w:rsidRPr="00C4710E">
        <w:rPr>
          <w:rFonts w:ascii="Century Schoolbook" w:hAnsi="Century Schoolbook" w:cs="Century Schoolbook"/>
          <w:color w:val="3F7F5F"/>
          <w:kern w:val="0"/>
          <w:sz w:val="24"/>
          <w:szCs w:val="24"/>
        </w:rPr>
        <w:t>个线程计算完成，在用</w:t>
      </w:r>
      <w:r w:rsidRPr="00C4710E">
        <w:rPr>
          <w:rFonts w:ascii="Century Schoolbook" w:hAnsi="Century Schoolbook" w:cs="Century Schoolbook"/>
          <w:color w:val="3F7F5F"/>
          <w:kern w:val="0"/>
          <w:sz w:val="24"/>
          <w:szCs w:val="24"/>
        </w:rPr>
        <w:t>Main</w:t>
      </w:r>
      <w:r w:rsidRPr="00C4710E">
        <w:rPr>
          <w:rFonts w:ascii="Century Schoolbook" w:hAnsi="Century Schoolbook" w:cs="Century Schoolbook"/>
          <w:color w:val="3F7F5F"/>
          <w:kern w:val="0"/>
          <w:sz w:val="24"/>
          <w:szCs w:val="24"/>
        </w:rPr>
        <w:t>线程获取最终结果</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Thread.</w:t>
      </w:r>
      <w:r w:rsidRPr="00C4710E">
        <w:rPr>
          <w:rFonts w:ascii="Century Schoolbook" w:hAnsi="Century Schoolbook" w:cs="Century Schoolbook"/>
          <w:iCs/>
          <w:color w:val="000000"/>
          <w:kern w:val="0"/>
          <w:sz w:val="24"/>
          <w:szCs w:val="24"/>
        </w:rPr>
        <w:t>yield</w:t>
      </w:r>
      <w:r w:rsidRPr="00C4710E">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由于期待值是：</w:t>
      </w:r>
      <w:r w:rsidRPr="00C4710E">
        <w:rPr>
          <w:rFonts w:ascii="Century Schoolbook" w:hAnsi="Century Schoolbook" w:cs="Century Schoolbook"/>
          <w:color w:val="3F7F5F"/>
          <w:kern w:val="0"/>
          <w:sz w:val="24"/>
          <w:szCs w:val="24"/>
        </w:rPr>
        <w:t>20000</w:t>
      </w:r>
      <w:r w:rsidRPr="00C4710E">
        <w:rPr>
          <w:rFonts w:ascii="Century Schoolbook" w:hAnsi="Century Schoolbook" w:cs="Century Schoolbook"/>
          <w:color w:val="3F7F5F"/>
          <w:kern w:val="0"/>
          <w:sz w:val="24"/>
          <w:szCs w:val="24"/>
        </w:rPr>
        <w:t>，但由于</w:t>
      </w:r>
      <w:r w:rsidRPr="00C4710E">
        <w:rPr>
          <w:rFonts w:ascii="Century Schoolbook" w:hAnsi="Century Schoolbook" w:cs="Century Schoolbook"/>
          <w:color w:val="3F7F5F"/>
          <w:kern w:val="0"/>
          <w:sz w:val="24"/>
          <w:szCs w:val="24"/>
        </w:rPr>
        <w:t>volatile</w:t>
      </w:r>
      <w:r w:rsidRPr="00C4710E">
        <w:rPr>
          <w:rFonts w:ascii="Century Schoolbook" w:hAnsi="Century Schoolbook" w:cs="Century Schoolbook"/>
          <w:color w:val="3F7F5F"/>
          <w:kern w:val="0"/>
          <w:sz w:val="24"/>
          <w:szCs w:val="24"/>
        </w:rPr>
        <w:t>并不具有原子性，故这里打印出正确数值的概率极小。</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finally number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atomic integer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.getAtomicValue());</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w:t>
      </w:r>
    </w:p>
    <w:p w:rsidR="00350DAB" w:rsidRDefault="00B762AA"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50DAB" w:rsidRDefault="00B762AA" w:rsidP="007D35CF">
      <w:pPr>
        <w:rPr>
          <w:rFonts w:ascii="Century Schoolbook" w:hAnsi="Century Schoolbook"/>
        </w:rPr>
      </w:pPr>
      <w:r>
        <w:rPr>
          <w:noProof/>
        </w:rPr>
        <w:drawing>
          <wp:inline distT="0" distB="0" distL="0" distR="0" wp14:anchorId="0724E503" wp14:editId="170D023C">
            <wp:extent cx="5314950" cy="9429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4950" cy="942975"/>
                    </a:xfrm>
                    <a:prstGeom prst="rect">
                      <a:avLst/>
                    </a:prstGeom>
                  </pic:spPr>
                </pic:pic>
              </a:graphicData>
            </a:graphic>
          </wp:inline>
        </w:drawing>
      </w:r>
      <w:r w:rsidR="00B646B2">
        <w:rPr>
          <w:noProof/>
        </w:rPr>
        <w:t xml:space="preserve">  </w:t>
      </w:r>
      <w:r w:rsidR="00B646B2" w:rsidRPr="00B646B2">
        <w:rPr>
          <w:noProof/>
        </w:rPr>
        <w:t xml:space="preserve"> </w:t>
      </w:r>
      <w:r w:rsidR="00B646B2">
        <w:rPr>
          <w:noProof/>
        </w:rPr>
        <w:drawing>
          <wp:inline distT="0" distB="0" distL="0" distR="0" wp14:anchorId="5FCE92D3" wp14:editId="12E3832B">
            <wp:extent cx="5238750" cy="18954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8750" cy="1895475"/>
                    </a:xfrm>
                    <a:prstGeom prst="rect">
                      <a:avLst/>
                    </a:prstGeom>
                  </pic:spPr>
                </pic:pic>
              </a:graphicData>
            </a:graphic>
          </wp:inline>
        </w:drawing>
      </w:r>
    </w:p>
    <w:p w:rsidR="00B646B2" w:rsidRDefault="00B646B2" w:rsidP="007D35CF">
      <w:pPr>
        <w:rPr>
          <w:rFonts w:ascii="Century Schoolbook" w:hAnsi="Century Schoolbook"/>
        </w:rPr>
      </w:pPr>
    </w:p>
    <w:p w:rsidR="00B02CAE" w:rsidRPr="00C16FBF" w:rsidRDefault="00B100EF" w:rsidP="00C16FBF">
      <w:pPr>
        <w:pStyle w:val="Tip3"/>
      </w:pPr>
      <w:r>
        <w:lastRenderedPageBreak/>
        <w:t>DCL</w:t>
      </w:r>
      <w:r>
        <w:t>双端检锁机制单例优化</w:t>
      </w:r>
      <w:r>
        <w:t xml:space="preserve"> – </w:t>
      </w:r>
      <w:r>
        <w:t>实例</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
          <w:bCs/>
          <w:color w:val="FF0000"/>
          <w:kern w:val="0"/>
          <w:sz w:val="24"/>
          <w:szCs w:val="24"/>
        </w:rPr>
        <w:t>volatile</w:t>
      </w:r>
      <w:r w:rsidRPr="00B02CAE">
        <w:rPr>
          <w:rFonts w:ascii="Century Schoolbook" w:hAnsi="Century Schoolbook" w:cs="Century Schoolbook"/>
          <w:color w:val="000000"/>
          <w:kern w:val="0"/>
          <w:sz w:val="24"/>
          <w:szCs w:val="24"/>
        </w:rPr>
        <w:t xml:space="preserve"> SingletonVolatile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System.</w:t>
      </w:r>
      <w:r w:rsidRPr="00B02CAE">
        <w:rPr>
          <w:rFonts w:ascii="Century Schoolbook" w:hAnsi="Century Schoolbook" w:cs="Century Schoolbook"/>
          <w:bCs/>
          <w:iCs/>
          <w:color w:val="0000C0"/>
          <w:kern w:val="0"/>
          <w:sz w:val="24"/>
          <w:szCs w:val="24"/>
        </w:rPr>
        <w:t>out</w:t>
      </w:r>
      <w:r w:rsidRPr="00B02CAE">
        <w:rPr>
          <w:rFonts w:ascii="Century Schoolbook" w:hAnsi="Century Schoolbook" w:cs="Century Schoolbook"/>
          <w:color w:val="000000"/>
          <w:kern w:val="0"/>
          <w:sz w:val="24"/>
          <w:szCs w:val="24"/>
        </w:rPr>
        <w:t>.println(Thread.</w:t>
      </w:r>
      <w:r w:rsidRPr="00B02CAE">
        <w:rPr>
          <w:rFonts w:ascii="Century Schoolbook" w:hAnsi="Century Schoolbook" w:cs="Century Schoolbook"/>
          <w:iCs/>
          <w:color w:val="000000"/>
          <w:kern w:val="0"/>
          <w:sz w:val="24"/>
          <w:szCs w:val="24"/>
        </w:rPr>
        <w:t>currentThread</w:t>
      </w:r>
      <w:r w:rsidRPr="00B02CAE">
        <w:rPr>
          <w:rFonts w:ascii="Century Schoolbook" w:hAnsi="Century Schoolbook" w:cs="Century Schoolbook"/>
          <w:color w:val="000000"/>
          <w:kern w:val="0"/>
          <w:sz w:val="24"/>
          <w:szCs w:val="24"/>
        </w:rPr>
        <w:t xml:space="preserve">().getName() + </w:t>
      </w:r>
      <w:r w:rsidRPr="00B02CAE">
        <w:rPr>
          <w:rFonts w:ascii="Century Schoolbook" w:hAnsi="Century Schoolbook" w:cs="Century Schoolbook"/>
          <w:color w:val="2A00FF"/>
          <w:kern w:val="0"/>
          <w:sz w:val="24"/>
          <w:szCs w:val="24"/>
        </w:rPr>
        <w:t>" SingletonVolatile</w:t>
      </w:r>
      <w:r w:rsidRPr="00B02CAE">
        <w:rPr>
          <w:rFonts w:ascii="Century Schoolbook" w:hAnsi="Century Schoolbook" w:cs="Century Schoolbook"/>
          <w:color w:val="2A00FF"/>
          <w:kern w:val="0"/>
          <w:sz w:val="24"/>
          <w:szCs w:val="24"/>
        </w:rPr>
        <w:t>私有构造函数实例化</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3F7F5F"/>
          <w:kern w:val="0"/>
          <w:sz w:val="24"/>
          <w:szCs w:val="24"/>
        </w:rPr>
        <w:t xml:space="preserve">// DCL Double check lock </w:t>
      </w:r>
      <w:r w:rsidRPr="00B02CAE">
        <w:rPr>
          <w:rFonts w:ascii="Century Schoolbook" w:hAnsi="Century Schoolbook" w:cs="Century Schoolbook"/>
          <w:color w:val="3F7F5F"/>
          <w:kern w:val="0"/>
          <w:sz w:val="24"/>
          <w:szCs w:val="24"/>
        </w:rPr>
        <w:t>双端捡锁</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SingletonVolatile getInstance()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synchronized</w:t>
      </w:r>
      <w:r w:rsidRPr="00B02CAE">
        <w:rPr>
          <w:rFonts w:ascii="Century Schoolbook" w:hAnsi="Century Schoolbook" w:cs="Century Schoolbook"/>
          <w:color w:val="000000"/>
          <w:kern w:val="0"/>
          <w:sz w:val="24"/>
          <w:szCs w:val="24"/>
        </w:rPr>
        <w:t xml:space="preserve"> (SingletonVolatile.</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SingletonVolatile();</w:t>
      </w:r>
      <w:r w:rsidR="00C16FBF">
        <w:rPr>
          <w:rFonts w:ascii="Century Schoolbook" w:hAnsi="Century Schoolbook" w:cs="Century Schoolbook"/>
          <w:color w:val="000000"/>
          <w:kern w:val="0"/>
          <w:sz w:val="24"/>
          <w:szCs w:val="24"/>
        </w:rPr>
        <w:tab/>
      </w:r>
      <w:r w:rsidR="00C16FBF" w:rsidRPr="00B02CAE">
        <w:rPr>
          <w:rFonts w:ascii="Century Schoolbook" w:hAnsi="Century Schoolbook" w:cs="Century Schoolbook"/>
          <w:color w:val="3F7F5F"/>
          <w:kern w:val="0"/>
          <w:sz w:val="24"/>
          <w:szCs w:val="24"/>
        </w:rPr>
        <w:t>//</w:t>
      </w:r>
      <w:r w:rsidR="00C16FBF">
        <w:rPr>
          <w:rFonts w:ascii="Century Schoolbook" w:hAnsi="Century Schoolbook" w:cs="Century Schoolbook"/>
          <w:color w:val="3F7F5F"/>
          <w:kern w:val="0"/>
          <w:sz w:val="24"/>
          <w:szCs w:val="24"/>
        </w:rPr>
        <w:t xml:space="preserve"> </w:t>
      </w:r>
      <w:r w:rsidR="00C16FBF">
        <w:rPr>
          <w:rFonts w:ascii="Century Schoolbook" w:hAnsi="Century Schoolbook" w:cs="Century Schoolbook"/>
          <w:color w:val="3F7F5F"/>
          <w:kern w:val="0"/>
          <w:sz w:val="24"/>
          <w:szCs w:val="24"/>
        </w:rPr>
        <w:t>双端捡锁问题点</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return</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void</w:t>
      </w:r>
      <w:r w:rsidRPr="00B02CAE">
        <w:rPr>
          <w:rFonts w:ascii="Century Schoolbook" w:hAnsi="Century Schoolbook" w:cs="Century Schoolbook"/>
          <w:color w:val="000000"/>
          <w:kern w:val="0"/>
          <w:sz w:val="24"/>
          <w:szCs w:val="24"/>
        </w:rPr>
        <w:t xml:space="preserve"> main(String[] </w:t>
      </w:r>
      <w:r w:rsidRPr="00B02CAE">
        <w:rPr>
          <w:rFonts w:ascii="Century Schoolbook" w:hAnsi="Century Schoolbook" w:cs="Century Schoolbook"/>
          <w:color w:val="6A3E3E"/>
          <w:kern w:val="0"/>
          <w:sz w:val="24"/>
          <w:szCs w:val="24"/>
        </w:rPr>
        <w:t>args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for</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int</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 1;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&lt;=1000;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Thread(() -&gt;{ SingletonVolatile.</w:t>
      </w:r>
      <w:r w:rsidRPr="00B02CAE">
        <w:rPr>
          <w:rFonts w:ascii="Century Schoolbook" w:hAnsi="Century Schoolbook" w:cs="Century Schoolbook"/>
          <w:iCs/>
          <w:color w:val="000000"/>
          <w:kern w:val="0"/>
          <w:sz w:val="24"/>
          <w:szCs w:val="24"/>
        </w:rPr>
        <w:t>getInstance</w:t>
      </w:r>
      <w:r w:rsidRPr="00B02CAE">
        <w:rPr>
          <w:rFonts w:ascii="Century Schoolbook" w:hAnsi="Century Schoolbook" w:cs="Century Schoolbook"/>
          <w:color w:val="000000"/>
          <w:kern w:val="0"/>
          <w:sz w:val="24"/>
          <w:szCs w:val="24"/>
        </w:rPr>
        <w:t xml:space="preserve">(); } , </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2A00FF"/>
          <w:kern w:val="0"/>
          <w:sz w:val="24"/>
          <w:szCs w:val="24"/>
        </w:rPr>
        <w:t>当前线程：</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 xml:space="preserve"> + String.</w:t>
      </w:r>
      <w:r w:rsidRPr="00B02CAE">
        <w:rPr>
          <w:rFonts w:ascii="Century Schoolbook" w:hAnsi="Century Schoolbook" w:cs="Century Schoolbook"/>
          <w:iCs/>
          <w:color w:val="000000"/>
          <w:kern w:val="0"/>
          <w:sz w:val="24"/>
          <w:szCs w:val="24"/>
        </w:rPr>
        <w:t>valueOf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).start();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w:t>
      </w:r>
    </w:p>
    <w:p w:rsidR="00CC5D8E" w:rsidRDefault="00CC5D8E" w:rsidP="007D35CF">
      <w:pPr>
        <w:rPr>
          <w:rFonts w:ascii="Century Schoolbook" w:hAnsi="Century Schoolbook"/>
        </w:rPr>
      </w:pPr>
    </w:p>
    <w:p w:rsidR="00CC5D8E" w:rsidRDefault="005C02D0" w:rsidP="00C16FBF">
      <w:pPr>
        <w:ind w:firstLine="420"/>
        <w:rPr>
          <w:rFonts w:ascii="Century Schoolbook" w:hAnsi="Century Schoolbook" w:cs="Century Schoolbook"/>
          <w:color w:val="000000"/>
          <w:kern w:val="0"/>
          <w:szCs w:val="21"/>
        </w:rPr>
      </w:pPr>
      <w:r w:rsidRPr="005C02D0">
        <w:rPr>
          <w:rFonts w:ascii="Century Schoolbook" w:hAnsi="Century Schoolbook" w:hint="eastAsia"/>
        </w:rPr>
        <w:t>双端检锁机制不一定线程安全</w:t>
      </w:r>
      <w:r>
        <w:rPr>
          <w:rFonts w:ascii="Century Schoolbook" w:hAnsi="Century Schoolbook" w:hint="eastAsia"/>
        </w:rPr>
        <w:t>，</w:t>
      </w:r>
      <w:r w:rsidRPr="005C02D0">
        <w:rPr>
          <w:rFonts w:ascii="Century Schoolbook" w:hAnsi="Century Schoolbook" w:hint="eastAsia"/>
        </w:rPr>
        <w:t>原因是有指令重排的存在</w:t>
      </w:r>
      <w:r>
        <w:rPr>
          <w:rFonts w:ascii="Century Schoolbook" w:hAnsi="Century Schoolbook" w:hint="eastAsia"/>
        </w:rPr>
        <w:t>，</w:t>
      </w:r>
      <w:r w:rsidRPr="005C02D0">
        <w:rPr>
          <w:rFonts w:ascii="Century Schoolbook" w:hAnsi="Century Schoolbook" w:hint="eastAsia"/>
        </w:rPr>
        <w:t>加入</w:t>
      </w:r>
      <w:r w:rsidRPr="005C02D0">
        <w:rPr>
          <w:rFonts w:ascii="Century Schoolbook" w:hAnsi="Century Schoolbook" w:hint="eastAsia"/>
        </w:rPr>
        <w:t>volatile</w:t>
      </w:r>
      <w:r w:rsidRPr="005C02D0">
        <w:rPr>
          <w:rFonts w:ascii="Century Schoolbook" w:hAnsi="Century Schoolbook" w:hint="eastAsia"/>
        </w:rPr>
        <w:t>可以禁止指令重排</w:t>
      </w:r>
      <w:r>
        <w:rPr>
          <w:rFonts w:ascii="Century Schoolbook" w:hAnsi="Century Schoolbook" w:hint="eastAsia"/>
        </w:rPr>
        <w:t>从而达到线程安全。</w:t>
      </w:r>
      <w:r w:rsidR="00C16FBF" w:rsidRPr="00C16FBF">
        <w:rPr>
          <w:rFonts w:ascii="Century Schoolbook" w:hAnsi="Century Schoolbook" w:hint="eastAsia"/>
        </w:rPr>
        <w:t>原因在于某一个线程在执行到第一次检测</w:t>
      </w:r>
      <w:r w:rsidR="00C16FBF">
        <w:rPr>
          <w:rFonts w:ascii="Century Schoolbook" w:hAnsi="Century Schoolbook" w:hint="eastAsia"/>
        </w:rPr>
        <w:t>，</w:t>
      </w:r>
      <w:r w:rsidR="00C16FBF" w:rsidRPr="00C16FBF">
        <w:rPr>
          <w:rFonts w:ascii="Century Schoolbook" w:hAnsi="Century Schoolbook" w:hint="eastAsia"/>
        </w:rPr>
        <w:t>读取到的</w:t>
      </w:r>
      <w:r w:rsidR="00C16FBF" w:rsidRPr="00C16FBF">
        <w:rPr>
          <w:rFonts w:ascii="Century Schoolbook" w:hAnsi="Century Schoolbook" w:hint="eastAsia"/>
        </w:rPr>
        <w:t>instance</w:t>
      </w:r>
      <w:r w:rsidR="00C16FBF" w:rsidRPr="00C16FBF">
        <w:rPr>
          <w:rFonts w:ascii="Century Schoolbook" w:hAnsi="Century Schoolbook" w:hint="eastAsia"/>
        </w:rPr>
        <w:t>不为</w:t>
      </w:r>
      <w:r w:rsidR="00C16FBF" w:rsidRPr="00C16FBF">
        <w:rPr>
          <w:rFonts w:ascii="Century Schoolbook" w:hAnsi="Century Schoolbook" w:hint="eastAsia"/>
        </w:rPr>
        <w:t>null</w:t>
      </w:r>
      <w:r w:rsidR="00C16FBF" w:rsidRPr="00C16FBF">
        <w:rPr>
          <w:rFonts w:ascii="Century Schoolbook" w:hAnsi="Century Schoolbook" w:hint="eastAsia"/>
        </w:rPr>
        <w:t>时</w:t>
      </w:r>
      <w:r w:rsidR="009F0FA9">
        <w:rPr>
          <w:rFonts w:ascii="Century Schoolbook" w:hAnsi="Century Schoolbook" w:hint="eastAsia"/>
        </w:rPr>
        <w:t>，</w:t>
      </w:r>
      <w:r w:rsidR="00C16FBF" w:rsidRPr="00C16FBF">
        <w:rPr>
          <w:rFonts w:ascii="Century Schoolbook" w:hAnsi="Century Schoolbook" w:hint="eastAsia"/>
        </w:rPr>
        <w:t>instance</w:t>
      </w:r>
      <w:r w:rsidR="00C16FBF" w:rsidRPr="00C16FBF">
        <w:rPr>
          <w:rFonts w:ascii="Century Schoolbook" w:hAnsi="Century Schoolbook" w:hint="eastAsia"/>
        </w:rPr>
        <w:t>的引用对象可能没有完成初始化</w:t>
      </w:r>
      <w:r w:rsidR="00C16FBF" w:rsidRPr="0084173D">
        <w:rPr>
          <w:rFonts w:ascii="Century Schoolbook" w:hAnsi="Century Schoolbook" w:hint="eastAsia"/>
          <w:szCs w:val="21"/>
        </w:rPr>
        <w:t>。</w:t>
      </w:r>
      <w:r w:rsidR="0084173D" w:rsidRPr="0084173D">
        <w:rPr>
          <w:rFonts w:ascii="Century Schoolbook" w:hAnsi="Century Schoolbook" w:cs="Century Schoolbook"/>
          <w:iCs/>
          <w:color w:val="0000C0"/>
          <w:kern w:val="0"/>
          <w:szCs w:val="21"/>
        </w:rPr>
        <w:t>instance</w:t>
      </w:r>
      <w:r w:rsidR="0084173D" w:rsidRPr="0084173D">
        <w:rPr>
          <w:rFonts w:ascii="Century Schoolbook" w:hAnsi="Century Schoolbook" w:cs="Century Schoolbook"/>
          <w:color w:val="000000"/>
          <w:kern w:val="0"/>
          <w:szCs w:val="21"/>
        </w:rPr>
        <w:t xml:space="preserve"> = </w:t>
      </w:r>
      <w:r w:rsidR="0084173D" w:rsidRPr="0084173D">
        <w:rPr>
          <w:rFonts w:ascii="Century Schoolbook" w:hAnsi="Century Schoolbook" w:cs="Century Schoolbook"/>
          <w:bCs/>
          <w:color w:val="7F0055"/>
          <w:kern w:val="0"/>
          <w:szCs w:val="21"/>
        </w:rPr>
        <w:t>new</w:t>
      </w:r>
      <w:r w:rsidR="0084173D" w:rsidRPr="0084173D">
        <w:rPr>
          <w:rFonts w:ascii="Century Schoolbook" w:hAnsi="Century Schoolbook" w:cs="Century Schoolbook"/>
          <w:color w:val="000000"/>
          <w:kern w:val="0"/>
          <w:szCs w:val="21"/>
        </w:rPr>
        <w:t xml:space="preserve"> SingletonVolatile();</w:t>
      </w:r>
      <w:r w:rsidR="0084173D">
        <w:rPr>
          <w:rFonts w:ascii="Century Schoolbook" w:hAnsi="Century Schoolbook" w:cs="Century Schoolbook"/>
          <w:color w:val="000000"/>
          <w:kern w:val="0"/>
          <w:szCs w:val="21"/>
        </w:rPr>
        <w:t xml:space="preserve"> </w:t>
      </w:r>
      <w:r w:rsidR="00407C8F">
        <w:rPr>
          <w:rFonts w:ascii="Century Schoolbook" w:hAnsi="Century Schoolbook" w:cs="Century Schoolbook"/>
          <w:color w:val="000000"/>
          <w:kern w:val="0"/>
          <w:szCs w:val="21"/>
        </w:rPr>
        <w:t>这段代码的执行</w:t>
      </w:r>
      <w:r w:rsidR="0084173D">
        <w:rPr>
          <w:rFonts w:ascii="Century Schoolbook" w:hAnsi="Century Schoolbook" w:cs="Century Schoolbook"/>
          <w:color w:val="000000"/>
          <w:kern w:val="0"/>
          <w:szCs w:val="21"/>
        </w:rPr>
        <w:t>可以分解为</w:t>
      </w:r>
      <w:r w:rsidR="00FF4688">
        <w:rPr>
          <w:rFonts w:ascii="Century Schoolbook" w:hAnsi="Century Schoolbook" w:cs="Century Schoolbook" w:hint="eastAsia"/>
          <w:color w:val="000000"/>
          <w:kern w:val="0"/>
          <w:szCs w:val="21"/>
        </w:rPr>
        <w:t>以</w:t>
      </w:r>
      <w:r w:rsidR="0084173D">
        <w:rPr>
          <w:rFonts w:ascii="Century Schoolbook" w:hAnsi="Century Schoolbook" w:cs="Century Schoolbook"/>
          <w:color w:val="000000"/>
          <w:kern w:val="0"/>
          <w:szCs w:val="21"/>
        </w:rPr>
        <w:t>下</w:t>
      </w:r>
      <w:r w:rsidR="0084173D">
        <w:rPr>
          <w:rFonts w:ascii="Century Schoolbook" w:hAnsi="Century Schoolbook" w:cs="Century Schoolbook" w:hint="eastAsia"/>
          <w:color w:val="000000"/>
          <w:kern w:val="0"/>
          <w:szCs w:val="21"/>
        </w:rPr>
        <w:t>3</w:t>
      </w:r>
      <w:r w:rsidR="0084173D">
        <w:rPr>
          <w:rFonts w:ascii="Century Schoolbook" w:hAnsi="Century Schoolbook" w:cs="Century Schoolbook" w:hint="eastAsia"/>
          <w:color w:val="000000"/>
          <w:kern w:val="0"/>
          <w:szCs w:val="21"/>
        </w:rPr>
        <w:t>个步骤：</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memory=</w:t>
      </w:r>
      <w:bookmarkStart w:id="25" w:name="OLE_LINK8"/>
      <w:r w:rsidRPr="0084173D">
        <w:rPr>
          <w:rFonts w:ascii="Century Schoolbook" w:hAnsi="Century Schoolbook" w:hint="eastAsia"/>
          <w:szCs w:val="21"/>
        </w:rPr>
        <w:t>allocate</w:t>
      </w:r>
      <w:bookmarkEnd w:id="25"/>
      <w:r w:rsidRPr="0084173D">
        <w:rPr>
          <w:rFonts w:ascii="Century Schoolbook" w:hAnsi="Century Schoolbook" w:hint="eastAsia"/>
          <w:szCs w:val="21"/>
        </w:rPr>
        <w:t>();</w:t>
      </w:r>
      <w:r>
        <w:rPr>
          <w:rFonts w:ascii="Century Schoolbook" w:hAnsi="Century Schoolbook"/>
          <w:szCs w:val="21"/>
        </w:rPr>
        <w:t xml:space="preserve"> </w:t>
      </w:r>
      <w:r w:rsidRPr="0084173D">
        <w:rPr>
          <w:rFonts w:ascii="Century Schoolbook" w:hAnsi="Century Schoolbook" w:hint="eastAsia"/>
          <w:szCs w:val="21"/>
        </w:rPr>
        <w:t>分配对象内存空间</w:t>
      </w:r>
    </w:p>
    <w:p w:rsid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初始化对象</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设置</w:t>
      </w:r>
      <w:r w:rsidRPr="0084173D">
        <w:rPr>
          <w:rFonts w:ascii="Century Schoolbook" w:hAnsi="Century Schoolbook" w:hint="eastAsia"/>
          <w:szCs w:val="21"/>
        </w:rPr>
        <w:t>instance</w:t>
      </w:r>
      <w:r w:rsidRPr="0084173D">
        <w:rPr>
          <w:rFonts w:ascii="Century Schoolbook" w:hAnsi="Century Schoolbook" w:hint="eastAsia"/>
          <w:szCs w:val="21"/>
        </w:rPr>
        <w:t>的指向刚分配的内存地址</w:t>
      </w:r>
      <w:r w:rsidRPr="0084173D">
        <w:rPr>
          <w:rFonts w:ascii="Century Schoolbook" w:hAnsi="Century Schoolbook" w:hint="eastAsia"/>
          <w:szCs w:val="21"/>
        </w:rPr>
        <w:t>,</w:t>
      </w:r>
      <w:r w:rsidRPr="0084173D">
        <w:rPr>
          <w:rFonts w:ascii="Century Schoolbook" w:hAnsi="Century Schoolbook" w:hint="eastAsia"/>
          <w:szCs w:val="21"/>
        </w:rPr>
        <w:t>此时</w:t>
      </w:r>
      <w:r w:rsidRPr="0084173D">
        <w:rPr>
          <w:rFonts w:ascii="Century Schoolbook" w:hAnsi="Century Schoolbook" w:hint="eastAsia"/>
          <w:szCs w:val="21"/>
        </w:rPr>
        <w:t>instance!=null</w:t>
      </w:r>
    </w:p>
    <w:p w:rsidR="00CC5D8E" w:rsidRPr="00F63FD6" w:rsidRDefault="00FF7ED5" w:rsidP="007D35CF">
      <w:pPr>
        <w:rPr>
          <w:rFonts w:ascii="Century Schoolbook" w:hAnsi="Century Schoolbook"/>
          <w:szCs w:val="21"/>
        </w:rPr>
      </w:pPr>
      <w:r w:rsidRPr="00FF7ED5">
        <w:rPr>
          <w:rFonts w:ascii="Century Schoolbook" w:hAnsi="Century Schoolbook" w:hint="eastAsia"/>
          <w:szCs w:val="21"/>
        </w:rPr>
        <w:t>步骤</w:t>
      </w:r>
      <w:r w:rsidRPr="00FF7ED5">
        <w:rPr>
          <w:rFonts w:ascii="Century Schoolbook" w:hAnsi="Century Schoolbook" w:hint="eastAsia"/>
          <w:szCs w:val="21"/>
        </w:rPr>
        <w:t>2</w:t>
      </w:r>
      <w:r w:rsidRPr="00FF7ED5">
        <w:rPr>
          <w:rFonts w:ascii="Century Schoolbook" w:hAnsi="Century Schoolbook" w:hint="eastAsia"/>
          <w:szCs w:val="21"/>
        </w:rPr>
        <w:t>和步骤</w:t>
      </w:r>
      <w:r w:rsidRPr="00FF7ED5">
        <w:rPr>
          <w:rFonts w:ascii="Century Schoolbook" w:hAnsi="Century Schoolbook" w:hint="eastAsia"/>
          <w:szCs w:val="21"/>
        </w:rPr>
        <w:t>3</w:t>
      </w:r>
      <w:r w:rsidRPr="00FF7ED5">
        <w:rPr>
          <w:rFonts w:ascii="Century Schoolbook" w:hAnsi="Century Schoolbook" w:hint="eastAsia"/>
          <w:szCs w:val="21"/>
        </w:rPr>
        <w:t>不存在数据依赖关系</w:t>
      </w:r>
      <w:r>
        <w:rPr>
          <w:rFonts w:ascii="Century Schoolbook" w:hAnsi="Century Schoolbook" w:hint="eastAsia"/>
          <w:szCs w:val="21"/>
        </w:rPr>
        <w:t>。</w:t>
      </w:r>
      <w:r w:rsidRPr="00FF7ED5">
        <w:rPr>
          <w:rFonts w:ascii="Century Schoolbook" w:hAnsi="Century Schoolbook" w:hint="eastAsia"/>
          <w:szCs w:val="21"/>
        </w:rPr>
        <w:t>而且无论重排前还是重排后程序执行的结果在单线程中并没有改变</w:t>
      </w:r>
      <w:r w:rsidR="00176C6B">
        <w:rPr>
          <w:rFonts w:ascii="Century Schoolbook" w:hAnsi="Century Schoolbook" w:hint="eastAsia"/>
          <w:szCs w:val="21"/>
        </w:rPr>
        <w:t>，</w:t>
      </w:r>
      <w:r w:rsidRPr="00FF7ED5">
        <w:rPr>
          <w:rFonts w:ascii="Century Schoolbook" w:hAnsi="Century Schoolbook" w:hint="eastAsia"/>
          <w:szCs w:val="21"/>
        </w:rPr>
        <w:t>因此这种重排优化</w:t>
      </w:r>
      <w:r w:rsidR="00E55C29">
        <w:rPr>
          <w:rFonts w:ascii="Century Schoolbook" w:hAnsi="Century Schoolbook" w:hint="eastAsia"/>
          <w:szCs w:val="21"/>
        </w:rPr>
        <w:t>：</w:t>
      </w:r>
      <w:r w:rsidR="00E55C29">
        <w:rPr>
          <w:rFonts w:ascii="Century Schoolbook" w:hAnsi="Century Schoolbook" w:hint="eastAsia"/>
          <w:szCs w:val="21"/>
        </w:rPr>
        <w:t>1-</w:t>
      </w:r>
      <w:r w:rsidR="00E55C29">
        <w:rPr>
          <w:rFonts w:ascii="Century Schoolbook" w:hAnsi="Century Schoolbook"/>
          <w:szCs w:val="21"/>
        </w:rPr>
        <w:t>&gt;3-&gt;2</w:t>
      </w:r>
      <w:r w:rsidRPr="00FF7ED5">
        <w:rPr>
          <w:rFonts w:ascii="Century Schoolbook" w:hAnsi="Century Schoolbook" w:hint="eastAsia"/>
          <w:szCs w:val="21"/>
        </w:rPr>
        <w:t>是允许的</w:t>
      </w:r>
      <w:r w:rsidR="00E55C29">
        <w:rPr>
          <w:rFonts w:ascii="Century Schoolbook" w:hAnsi="Century Schoolbook" w:hint="eastAsia"/>
          <w:szCs w:val="21"/>
        </w:rPr>
        <w:t>。</w:t>
      </w:r>
      <w:r w:rsidR="00997AF9" w:rsidRPr="00997AF9">
        <w:rPr>
          <w:rFonts w:ascii="Century Schoolbook" w:hAnsi="Century Schoolbook" w:hint="eastAsia"/>
          <w:szCs w:val="21"/>
        </w:rPr>
        <w:t>但是指令重排只会保证串行语义的执行一致性</w:t>
      </w:r>
      <w:r w:rsidR="00997AF9" w:rsidRPr="00997AF9">
        <w:rPr>
          <w:rFonts w:ascii="Century Schoolbook" w:hAnsi="Century Schoolbook" w:hint="eastAsia"/>
          <w:szCs w:val="21"/>
        </w:rPr>
        <w:t>(</w:t>
      </w:r>
      <w:r w:rsidR="00997AF9" w:rsidRPr="00997AF9">
        <w:rPr>
          <w:rFonts w:ascii="Century Schoolbook" w:hAnsi="Century Schoolbook" w:hint="eastAsia"/>
          <w:szCs w:val="21"/>
        </w:rPr>
        <w:t>单线程</w:t>
      </w:r>
      <w:r w:rsidR="00997AF9" w:rsidRPr="00997AF9">
        <w:rPr>
          <w:rFonts w:ascii="Century Schoolbook" w:hAnsi="Century Schoolbook" w:hint="eastAsia"/>
          <w:szCs w:val="21"/>
        </w:rPr>
        <w:t xml:space="preserve">) </w:t>
      </w:r>
      <w:r w:rsidR="00997AF9" w:rsidRPr="00997AF9">
        <w:rPr>
          <w:rFonts w:ascii="Century Schoolbook" w:hAnsi="Century Schoolbook" w:hint="eastAsia"/>
          <w:szCs w:val="21"/>
        </w:rPr>
        <w:t>并不会关心多线程间的语义一致性</w:t>
      </w:r>
      <w:r w:rsidR="0087401D">
        <w:rPr>
          <w:rFonts w:ascii="Century Schoolbook" w:hAnsi="Century Schoolbook" w:hint="eastAsia"/>
          <w:szCs w:val="21"/>
        </w:rPr>
        <w:t>，</w:t>
      </w:r>
      <w:r w:rsidR="00997AF9" w:rsidRPr="00997AF9">
        <w:rPr>
          <w:rFonts w:ascii="Century Schoolbook" w:hAnsi="Century Schoolbook" w:hint="eastAsia"/>
          <w:szCs w:val="21"/>
        </w:rPr>
        <w:t>所以当一条线程访问</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不为</w:t>
      </w:r>
      <w:r w:rsidR="00997AF9" w:rsidRPr="00997AF9">
        <w:rPr>
          <w:rFonts w:ascii="Century Schoolbook" w:hAnsi="Century Schoolbook" w:hint="eastAsia"/>
          <w:szCs w:val="21"/>
        </w:rPr>
        <w:t>null</w:t>
      </w:r>
      <w:r w:rsidR="00997AF9" w:rsidRPr="00997AF9">
        <w:rPr>
          <w:rFonts w:ascii="Century Schoolbook" w:hAnsi="Century Schoolbook" w:hint="eastAsia"/>
          <w:szCs w:val="21"/>
        </w:rPr>
        <w:t>时</w:t>
      </w:r>
      <w:r w:rsidR="0087401D">
        <w:rPr>
          <w:rFonts w:ascii="Century Schoolbook" w:hAnsi="Century Schoolbook" w:hint="eastAsia"/>
          <w:szCs w:val="21"/>
        </w:rPr>
        <w:t>，</w:t>
      </w:r>
      <w:r w:rsidR="00997AF9" w:rsidRPr="00997AF9">
        <w:rPr>
          <w:rFonts w:ascii="Century Schoolbook" w:hAnsi="Century Schoolbook" w:hint="eastAsia"/>
          <w:szCs w:val="21"/>
        </w:rPr>
        <w:t>由于</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实例未必完成初始化</w:t>
      </w:r>
      <w:r w:rsidR="0087401D">
        <w:rPr>
          <w:rFonts w:ascii="Century Schoolbook" w:hAnsi="Century Schoolbook" w:hint="eastAsia"/>
          <w:szCs w:val="21"/>
        </w:rPr>
        <w:t>，</w:t>
      </w:r>
      <w:r w:rsidR="00997AF9" w:rsidRPr="00997AF9">
        <w:rPr>
          <w:rFonts w:ascii="Century Schoolbook" w:hAnsi="Century Schoolbook" w:hint="eastAsia"/>
          <w:szCs w:val="21"/>
        </w:rPr>
        <w:t>也就造成了线程安全问题</w:t>
      </w:r>
      <w:r w:rsidR="0087401D">
        <w:rPr>
          <w:rFonts w:ascii="Century Schoolbook" w:hAnsi="Century Schoolbook" w:hint="eastAsia"/>
          <w:szCs w:val="21"/>
        </w:rPr>
        <w:t>。</w:t>
      </w:r>
    </w:p>
    <w:p w:rsidR="00523984" w:rsidRDefault="00523984" w:rsidP="007D35CF">
      <w:pPr>
        <w:rPr>
          <w:rFonts w:ascii="Century Schoolbook" w:hAnsi="Century Schoolbook"/>
        </w:rPr>
      </w:pPr>
    </w:p>
    <w:p w:rsidR="00523984" w:rsidRDefault="00523984" w:rsidP="00523984">
      <w:pPr>
        <w:pStyle w:val="Tip2"/>
      </w:pPr>
      <w:r>
        <w:t>原子引用</w:t>
      </w:r>
    </w:p>
    <w:p w:rsidR="00523984" w:rsidRDefault="006C4733" w:rsidP="007D35CF">
      <w:pPr>
        <w:rPr>
          <w:rFonts w:ascii="Century Schoolbook" w:hAnsi="Century Schoolbook"/>
        </w:rPr>
      </w:pPr>
      <w:r>
        <w:rPr>
          <w:rFonts w:ascii="Century Schoolbook" w:hAnsi="Century Schoolbook"/>
        </w:rPr>
        <w:tab/>
      </w:r>
      <w:r>
        <w:rPr>
          <w:rFonts w:ascii="Century Schoolbook" w:hAnsi="Century Schoolbook"/>
        </w:rPr>
        <w:t>原子引用是对</w:t>
      </w:r>
      <w:r>
        <w:rPr>
          <w:rFonts w:ascii="Century Schoolbook" w:hAnsi="Century Schoolbook"/>
        </w:rPr>
        <w:t>volatile</w:t>
      </w:r>
      <w:r>
        <w:rPr>
          <w:rFonts w:ascii="Century Schoolbook" w:hAnsi="Century Schoolbook"/>
        </w:rPr>
        <w:t>的进一步完善和封装</w:t>
      </w:r>
      <w:r>
        <w:rPr>
          <w:rFonts w:ascii="Century Schoolbook" w:hAnsi="Century Schoolbook" w:hint="eastAsia"/>
        </w:rPr>
        <w:t>，他提供了</w:t>
      </w:r>
      <w:r>
        <w:rPr>
          <w:rFonts w:ascii="Century Schoolbook" w:hAnsi="Century Schoolbook" w:hint="eastAsia"/>
        </w:rPr>
        <w:t>volatile</w:t>
      </w:r>
      <w:r>
        <w:rPr>
          <w:rFonts w:ascii="Century Schoolbook" w:hAnsi="Century Schoolbook" w:hint="eastAsia"/>
        </w:rPr>
        <w:t>不具备的原子性，但没有使用线程锁</w:t>
      </w:r>
      <w:r>
        <w:rPr>
          <w:rFonts w:ascii="Century Schoolbook" w:hAnsi="Century Schoolbook" w:hint="eastAsia"/>
        </w:rPr>
        <w:t>syn</w:t>
      </w:r>
      <w:r>
        <w:rPr>
          <w:rFonts w:ascii="Century Schoolbook" w:hAnsi="Century Schoolbook"/>
        </w:rPr>
        <w:t>chronized</w:t>
      </w:r>
      <w:r>
        <w:rPr>
          <w:rFonts w:ascii="Century Schoolbook" w:hAnsi="Century Schoolbook" w:hint="eastAsia"/>
        </w:rPr>
        <w:t>，</w:t>
      </w:r>
      <w:r>
        <w:rPr>
          <w:rFonts w:ascii="Century Schoolbook" w:hAnsi="Century Schoolbook"/>
        </w:rPr>
        <w:t>所以系统并发性不受影响</w:t>
      </w:r>
      <w:r>
        <w:rPr>
          <w:rFonts w:ascii="Century Schoolbook" w:hAnsi="Century Schoolbook" w:hint="eastAsia"/>
        </w:rPr>
        <w:t>。</w:t>
      </w:r>
    </w:p>
    <w:p w:rsidR="00F23A09" w:rsidRDefault="00D83913" w:rsidP="00523984">
      <w:pPr>
        <w:pStyle w:val="Tip3"/>
      </w:pPr>
      <w:r w:rsidRPr="00D83913">
        <w:t>Compare and Swap</w:t>
      </w:r>
      <w:r>
        <w:t>(</w:t>
      </w:r>
      <w:r>
        <w:rPr>
          <w:rFonts w:hint="eastAsia"/>
        </w:rPr>
        <w:t>C</w:t>
      </w:r>
      <w:r>
        <w:t>AS)</w:t>
      </w:r>
      <w:r w:rsidR="00776E39">
        <w:rPr>
          <w:rFonts w:hint="eastAsia"/>
        </w:rPr>
        <w:t>【</w:t>
      </w:r>
      <w:r w:rsidR="00776E39" w:rsidRPr="009E1F10">
        <w:rPr>
          <w:rFonts w:hint="eastAsia"/>
          <w:color w:val="FFC000"/>
        </w:rPr>
        <w:t>实际运用</w:t>
      </w:r>
      <w:r w:rsidR="00776E39">
        <w:rPr>
          <w:rFonts w:hint="eastAsia"/>
        </w:rPr>
        <w:t>】</w:t>
      </w:r>
      <w:r w:rsidR="00FD0CB6">
        <w:t xml:space="preserve"> </w:t>
      </w:r>
    </w:p>
    <w:p w:rsidR="00551063" w:rsidRDefault="00B45DCA" w:rsidP="00551063">
      <w:pPr>
        <w:pStyle w:val="Tip4"/>
      </w:pPr>
      <w:r>
        <w:rPr>
          <w:rFonts w:ascii="宋体" w:eastAsia="宋体" w:hAnsi="宋体" w:cs="宋体" w:hint="eastAsia"/>
        </w:rPr>
        <w:t>CAS</w:t>
      </w:r>
      <w:r w:rsidR="00235D91">
        <w:rPr>
          <w:rFonts w:ascii="宋体" w:eastAsia="宋体" w:hAnsi="宋体" w:cs="宋体" w:hint="eastAsia"/>
        </w:rPr>
        <w:t xml:space="preserve">：CPU原子操作 </w:t>
      </w:r>
    </w:p>
    <w:p w:rsidR="00D87610" w:rsidRDefault="0002555F" w:rsidP="00024173">
      <w:pPr>
        <w:ind w:firstLine="420"/>
        <w:rPr>
          <w:rFonts w:ascii="Century Schoolbook" w:hAnsi="Century Schoolbook"/>
        </w:rPr>
      </w:pPr>
      <w:r>
        <w:rPr>
          <w:rFonts w:ascii="Century Schoolbook" w:hAnsi="Century Schoolbook"/>
        </w:rPr>
        <w:t>即</w:t>
      </w:r>
      <w:r>
        <w:rPr>
          <w:rFonts w:ascii="Century Schoolbook" w:hAnsi="Century Schoolbook" w:hint="eastAsia"/>
        </w:rPr>
        <w:t>：</w:t>
      </w:r>
      <w:r w:rsidRPr="00024173">
        <w:rPr>
          <w:rFonts w:ascii="Century Schoolbook" w:hAnsi="Century Schoolbook"/>
          <w:b/>
        </w:rPr>
        <w:t>比较并交换</w:t>
      </w:r>
      <w:r>
        <w:rPr>
          <w:rFonts w:ascii="Century Schoolbook" w:hAnsi="Century Schoolbook" w:hint="eastAsia"/>
        </w:rPr>
        <w:t>。</w:t>
      </w:r>
      <w:r w:rsidR="00024173">
        <w:rPr>
          <w:rFonts w:ascii="Century Schoolbook" w:hAnsi="Century Schoolbook" w:hint="eastAsia"/>
        </w:rPr>
        <w:t>多个线程工作内存中的</w:t>
      </w:r>
      <w:r w:rsidR="00D469A9">
        <w:rPr>
          <w:rFonts w:ascii="Century Schoolbook" w:hAnsi="Century Schoolbook" w:hint="eastAsia"/>
        </w:rPr>
        <w:t>“</w:t>
      </w:r>
      <w:r w:rsidR="00D469A9" w:rsidRPr="00024173">
        <w:rPr>
          <w:rFonts w:ascii="Century Schoolbook" w:hAnsi="Century Schoolbook" w:hint="eastAsia"/>
          <w:b/>
          <w:color w:val="FF0000"/>
        </w:rPr>
        <w:t>一个</w:t>
      </w:r>
      <w:r w:rsidR="00D469A9">
        <w:rPr>
          <w:rFonts w:ascii="Century Schoolbook" w:hAnsi="Century Schoolbook" w:hint="eastAsia"/>
        </w:rPr>
        <w:t>”</w:t>
      </w:r>
      <w:r w:rsidR="00024173">
        <w:rPr>
          <w:rFonts w:ascii="Century Schoolbook" w:hAnsi="Century Schoolbook" w:hint="eastAsia"/>
        </w:rPr>
        <w:t>变量</w:t>
      </w:r>
      <w:r w:rsidR="00024173">
        <w:rPr>
          <w:rFonts w:ascii="Century Schoolbook" w:hAnsi="Century Schoolbook" w:hint="eastAsia"/>
        </w:rPr>
        <w:t>A</w:t>
      </w:r>
      <w:r w:rsidR="00024173">
        <w:rPr>
          <w:rFonts w:ascii="Century Schoolbook" w:hAnsi="Century Schoolbook"/>
        </w:rPr>
        <w:t>(</w:t>
      </w:r>
      <w:r w:rsidR="00024173">
        <w:rPr>
          <w:rFonts w:ascii="Century Schoolbook" w:hAnsi="Century Schoolbook"/>
        </w:rPr>
        <w:t>堆中的副本拷贝</w:t>
      </w:r>
      <w:r w:rsidR="00024173">
        <w:rPr>
          <w:rFonts w:ascii="Century Schoolbook" w:hAnsi="Century Schoolbook"/>
        </w:rPr>
        <w:t>)</w:t>
      </w:r>
      <w:r w:rsidR="00024173">
        <w:rPr>
          <w:rFonts w:ascii="Century Schoolbook" w:hAnsi="Century Schoolbook" w:hint="eastAsia"/>
        </w:rPr>
        <w:t>和主内存中的这个变量</w:t>
      </w:r>
      <w:r w:rsidR="00024173">
        <w:rPr>
          <w:rFonts w:ascii="Century Schoolbook" w:hAnsi="Century Schoolbook" w:hint="eastAsia"/>
        </w:rPr>
        <w:t>A</w:t>
      </w:r>
      <w:r w:rsidR="00024173">
        <w:rPr>
          <w:rFonts w:ascii="Century Schoolbook" w:hAnsi="Century Schoolbook" w:hint="eastAsia"/>
        </w:rPr>
        <w:t>进行比较</w:t>
      </w:r>
      <w:r w:rsidR="00AB7818">
        <w:rPr>
          <w:rFonts w:ascii="Century Schoolbook" w:hAnsi="Century Schoolbook" w:hint="eastAsia"/>
        </w:rPr>
        <w:t>，</w:t>
      </w:r>
      <w:r w:rsidR="00F76697">
        <w:rPr>
          <w:rFonts w:ascii="Century Schoolbook" w:hAnsi="Century Schoolbook" w:hint="eastAsia"/>
        </w:rPr>
        <w:t>如果</w:t>
      </w:r>
      <w:r w:rsidR="00AE6AD0">
        <w:rPr>
          <w:rFonts w:ascii="Century Schoolbook" w:hAnsi="Century Schoolbook" w:hint="eastAsia"/>
        </w:rPr>
        <w:t>期望值与真实值一致</w:t>
      </w:r>
      <w:r w:rsidR="00AB7818">
        <w:rPr>
          <w:rFonts w:ascii="Century Schoolbook" w:hAnsi="Century Schoolbook" w:hint="eastAsia"/>
        </w:rPr>
        <w:t>，那么更新为当前线程指定的值</w:t>
      </w:r>
      <w:r w:rsidR="00024173">
        <w:rPr>
          <w:rFonts w:ascii="Century Schoolbook" w:hAnsi="Century Schoolbook" w:hint="eastAsia"/>
        </w:rPr>
        <w:t>；</w:t>
      </w:r>
      <w:r w:rsidR="00D87610" w:rsidRPr="000A1283">
        <w:rPr>
          <w:rFonts w:ascii="Century Schoolbook" w:hAnsi="Century Schoolbook" w:hint="eastAsia"/>
          <w:color w:val="FF0000"/>
        </w:rPr>
        <w:t>CAS</w:t>
      </w:r>
      <w:r w:rsidR="00D87610" w:rsidRPr="000A1283">
        <w:rPr>
          <w:rFonts w:ascii="Century Schoolbook" w:hAnsi="Century Schoolbook" w:hint="eastAsia"/>
          <w:color w:val="FF0000"/>
        </w:rPr>
        <w:t>只能操作一个变量</w:t>
      </w:r>
      <w:r w:rsidR="00AE6AD0">
        <w:rPr>
          <w:rFonts w:ascii="Century Schoolbook" w:hAnsi="Century Schoolbook" w:hint="eastAsia"/>
        </w:rPr>
        <w:t>，</w:t>
      </w:r>
      <w:r w:rsidR="00AE6AD0" w:rsidRPr="00AE6AD0">
        <w:rPr>
          <w:rFonts w:ascii="Century Schoolbook" w:hAnsi="Century Schoolbook" w:hint="eastAsia"/>
        </w:rPr>
        <w:t>是一条</w:t>
      </w:r>
      <w:r w:rsidR="00AE6AD0" w:rsidRPr="00AE6AD0">
        <w:rPr>
          <w:rFonts w:ascii="Century Schoolbook" w:hAnsi="Century Schoolbook" w:hint="eastAsia"/>
        </w:rPr>
        <w:t>CPU</w:t>
      </w:r>
      <w:r w:rsidR="00AE6AD0" w:rsidRPr="00AE6AD0">
        <w:rPr>
          <w:rFonts w:ascii="Century Schoolbook" w:hAnsi="Century Schoolbook" w:hint="eastAsia"/>
        </w:rPr>
        <w:t>并发原语</w:t>
      </w:r>
      <w:r w:rsidR="00AE6AD0">
        <w:rPr>
          <w:rFonts w:ascii="Century Schoolbook" w:hAnsi="Century Schoolbook" w:hint="eastAsia"/>
        </w:rPr>
        <w:t>，</w:t>
      </w:r>
      <w:r w:rsidR="00AE6AD0" w:rsidRPr="00AE6AD0">
        <w:rPr>
          <w:rFonts w:ascii="Century Schoolbook" w:hAnsi="Century Schoolbook" w:hint="eastAsia"/>
        </w:rPr>
        <w:t>它的功能是判断内存某个位置的值是否为预期值</w:t>
      </w:r>
      <w:r w:rsidR="00AE6AD0">
        <w:rPr>
          <w:rFonts w:ascii="Century Schoolbook" w:hAnsi="Century Schoolbook" w:hint="eastAsia"/>
        </w:rPr>
        <w:t>，</w:t>
      </w:r>
      <w:r w:rsidR="00AE6AD0" w:rsidRPr="00AE6AD0">
        <w:rPr>
          <w:rFonts w:ascii="Century Schoolbook" w:hAnsi="Century Schoolbook" w:hint="eastAsia"/>
        </w:rPr>
        <w:t>如果是则更新为新的值</w:t>
      </w:r>
      <w:r w:rsidR="00AE6AD0">
        <w:rPr>
          <w:rFonts w:ascii="Century Schoolbook" w:hAnsi="Century Schoolbook" w:hint="eastAsia"/>
        </w:rPr>
        <w:t>，</w:t>
      </w:r>
      <w:r w:rsidR="00AE6AD0" w:rsidRPr="00AE6AD0">
        <w:rPr>
          <w:rFonts w:ascii="Century Schoolbook" w:hAnsi="Century Schoolbook" w:hint="eastAsia"/>
        </w:rPr>
        <w:t>这个过程是原子的</w:t>
      </w:r>
      <w:r w:rsidR="00AE6AD0">
        <w:rPr>
          <w:rFonts w:ascii="Century Schoolbook" w:hAnsi="Century Schoolbook" w:hint="eastAsia"/>
        </w:rPr>
        <w:t>。</w:t>
      </w:r>
    </w:p>
    <w:p w:rsidR="00AE6AD0" w:rsidRDefault="0087655D" w:rsidP="00AE6AD0">
      <w:pPr>
        <w:rPr>
          <w:rFonts w:ascii="Century Schoolbook" w:hAnsi="Century Schoolbook"/>
        </w:rPr>
      </w:pPr>
      <w:r w:rsidRPr="00CE0585">
        <w:rPr>
          <w:rFonts w:ascii="Century Schoolbook" w:hAnsi="Century Schoolbook"/>
          <w:b/>
        </w:rPr>
        <w:t>如何保证原子性</w:t>
      </w:r>
      <w:r>
        <w:rPr>
          <w:rFonts w:ascii="Century Schoolbook" w:hAnsi="Century Schoolbook" w:hint="eastAsia"/>
        </w:rPr>
        <w:t>？</w:t>
      </w:r>
    </w:p>
    <w:p w:rsidR="00506379" w:rsidRDefault="00AE6AD0" w:rsidP="00A771D4">
      <w:pPr>
        <w:autoSpaceDE w:val="0"/>
        <w:autoSpaceDN w:val="0"/>
        <w:adjustRightInd w:val="0"/>
        <w:ind w:firstLine="420"/>
        <w:jc w:val="left"/>
        <w:rPr>
          <w:rFonts w:ascii="Century Schoolbook" w:hAnsi="Century Schoolbook"/>
        </w:rPr>
      </w:pPr>
      <w:r w:rsidRPr="00AE6AD0">
        <w:rPr>
          <w:rFonts w:ascii="Century Schoolbook" w:hAnsi="Century Schoolbook" w:hint="eastAsia"/>
        </w:rPr>
        <w:t>CAS</w:t>
      </w:r>
      <w:r w:rsidRPr="00AE6AD0">
        <w:rPr>
          <w:rFonts w:ascii="Century Schoolbook" w:hAnsi="Century Schoolbook" w:hint="eastAsia"/>
        </w:rPr>
        <w:t>并发原语</w:t>
      </w:r>
      <w:r>
        <w:rPr>
          <w:rFonts w:ascii="Century Schoolbook" w:hAnsi="Century Schoolbook" w:hint="eastAsia"/>
        </w:rPr>
        <w:t>体现</w:t>
      </w:r>
      <w:r w:rsidRPr="00AE6AD0">
        <w:rPr>
          <w:rFonts w:ascii="Century Schoolbook" w:hAnsi="Century Schoolbook" w:hint="eastAsia"/>
        </w:rPr>
        <w:t>在</w:t>
      </w:r>
      <w:r w:rsidRPr="00AE6AD0">
        <w:rPr>
          <w:rFonts w:ascii="Century Schoolbook" w:hAnsi="Century Schoolbook" w:hint="eastAsia"/>
        </w:rPr>
        <w:t>Java</w:t>
      </w:r>
      <w:r w:rsidRPr="00AE6AD0">
        <w:rPr>
          <w:rFonts w:ascii="Century Schoolbook" w:hAnsi="Century Schoolbook" w:hint="eastAsia"/>
        </w:rPr>
        <w:t>语言中是</w:t>
      </w:r>
      <w:r w:rsidR="00E2131E">
        <w:rPr>
          <w:rFonts w:ascii="Century Schoolbook" w:hAnsi="Century Schoolbook" w:hint="eastAsia"/>
        </w:rPr>
        <w:t>rt</w:t>
      </w:r>
      <w:r w:rsidR="00E2131E">
        <w:rPr>
          <w:rFonts w:ascii="Century Schoolbook" w:hAnsi="Century Schoolbook"/>
        </w:rPr>
        <w:t>.jar</w:t>
      </w:r>
      <w:r w:rsidR="00E2131E">
        <w:rPr>
          <w:rFonts w:ascii="Century Schoolbook" w:hAnsi="Century Schoolbook"/>
        </w:rPr>
        <w:t>包中的</w:t>
      </w:r>
      <w:r w:rsidRPr="00AE6AD0">
        <w:rPr>
          <w:rFonts w:ascii="Century Schoolbook" w:hAnsi="Century Schoolbook" w:hint="eastAsia"/>
        </w:rPr>
        <w:t>sun.misc</w:t>
      </w:r>
      <w:r w:rsidR="00CE0585">
        <w:rPr>
          <w:rFonts w:ascii="Century Schoolbook" w:hAnsi="Century Schoolbook"/>
        </w:rPr>
        <w:t>.</w:t>
      </w:r>
      <w:r w:rsidRPr="00542F0E">
        <w:rPr>
          <w:rFonts w:ascii="Century Schoolbook" w:hAnsi="Century Schoolbook" w:hint="eastAsia"/>
          <w:color w:val="FF0000"/>
        </w:rPr>
        <w:t>Un</w:t>
      </w:r>
      <w:r w:rsidR="00E2131E" w:rsidRPr="00542F0E">
        <w:rPr>
          <w:rFonts w:ascii="Century Schoolbook" w:hAnsi="Century Schoolbook" w:hint="eastAsia"/>
          <w:color w:val="FF0000"/>
        </w:rPr>
        <w:t>s</w:t>
      </w:r>
      <w:r w:rsidRPr="00542F0E">
        <w:rPr>
          <w:rFonts w:ascii="Century Schoolbook" w:hAnsi="Century Schoolbook" w:hint="eastAsia"/>
          <w:color w:val="FF0000"/>
        </w:rPr>
        <w:t>a</w:t>
      </w:r>
      <w:r w:rsidR="00CE0585" w:rsidRPr="00542F0E">
        <w:rPr>
          <w:rFonts w:ascii="Century Schoolbook" w:hAnsi="Century Schoolbook"/>
          <w:color w:val="FF0000"/>
        </w:rPr>
        <w:t>fe</w:t>
      </w:r>
      <w:r w:rsidR="00C038DF" w:rsidRPr="00542F0E">
        <w:rPr>
          <w:rFonts w:ascii="Century Schoolbook" w:hAnsi="Century Schoolbook"/>
          <w:color w:val="FF0000"/>
        </w:rPr>
        <w:t>.java</w:t>
      </w:r>
      <w:r w:rsidR="00E2131E">
        <w:rPr>
          <w:rFonts w:ascii="Century Schoolbook" w:hAnsi="Century Schoolbook" w:hint="eastAsia"/>
        </w:rPr>
        <w:t>（</w:t>
      </w:r>
      <w:r w:rsidR="00E2131E" w:rsidRPr="00542F0E">
        <w:rPr>
          <w:rFonts w:ascii="Century Schoolbook" w:hAnsi="Century Schoolbook" w:hint="eastAsia"/>
          <w:i/>
        </w:rPr>
        <w:t>o</w:t>
      </w:r>
      <w:r w:rsidR="00E2131E" w:rsidRPr="00542F0E">
        <w:rPr>
          <w:rFonts w:ascii="Century Schoolbook" w:hAnsi="Century Schoolbook"/>
          <w:i/>
        </w:rPr>
        <w:t>racle</w:t>
      </w:r>
      <w:r w:rsidR="00E2131E" w:rsidRPr="00542F0E">
        <w:rPr>
          <w:rFonts w:ascii="Century Schoolbook" w:hAnsi="Century Schoolbook"/>
          <w:i/>
        </w:rPr>
        <w:t>未公布</w:t>
      </w:r>
      <w:r w:rsidR="00E2131E" w:rsidRPr="00542F0E">
        <w:rPr>
          <w:rFonts w:ascii="Century Schoolbook" w:hAnsi="Century Schoolbook"/>
          <w:i/>
        </w:rPr>
        <w:t>rt.jar</w:t>
      </w:r>
      <w:r w:rsidR="00E2131E" w:rsidRPr="00542F0E">
        <w:rPr>
          <w:rFonts w:ascii="Century Schoolbook" w:hAnsi="Century Schoolbook"/>
          <w:i/>
        </w:rPr>
        <w:t>中的</w:t>
      </w:r>
      <w:r w:rsidR="00E2131E" w:rsidRPr="00542F0E">
        <w:rPr>
          <w:rFonts w:ascii="Century Schoolbook" w:hAnsi="Century Schoolbook"/>
          <w:i/>
        </w:rPr>
        <w:t>jdk</w:t>
      </w:r>
      <w:r w:rsidR="00E2131E" w:rsidRPr="00542F0E">
        <w:rPr>
          <w:rFonts w:ascii="Century Schoolbook" w:hAnsi="Century Schoolbook"/>
          <w:i/>
        </w:rPr>
        <w:t>包和</w:t>
      </w:r>
      <w:r w:rsidR="00E2131E" w:rsidRPr="00542F0E">
        <w:rPr>
          <w:rFonts w:ascii="Century Schoolbook" w:hAnsi="Century Schoolbook" w:hint="eastAsia"/>
          <w:i/>
        </w:rPr>
        <w:t>s</w:t>
      </w:r>
      <w:r w:rsidR="00E2131E" w:rsidRPr="00542F0E">
        <w:rPr>
          <w:rFonts w:ascii="Century Schoolbook" w:hAnsi="Century Schoolbook"/>
          <w:i/>
        </w:rPr>
        <w:t>un</w:t>
      </w:r>
      <w:r w:rsidR="00E2131E" w:rsidRPr="00542F0E">
        <w:rPr>
          <w:rFonts w:ascii="Century Schoolbook" w:hAnsi="Century Schoolbook"/>
          <w:i/>
        </w:rPr>
        <w:t>包下的源代码</w:t>
      </w:r>
      <w:r w:rsidR="00E2131E">
        <w:rPr>
          <w:rFonts w:ascii="Century Schoolbook" w:hAnsi="Century Schoolbook" w:hint="eastAsia"/>
        </w:rPr>
        <w:t>）</w:t>
      </w:r>
      <w:r w:rsidRPr="00AE6AD0">
        <w:rPr>
          <w:rFonts w:ascii="Century Schoolbook" w:hAnsi="Century Schoolbook" w:hint="eastAsia"/>
        </w:rPr>
        <w:t>类中的各个方法</w:t>
      </w:r>
      <w:r w:rsidR="00B55E5F">
        <w:rPr>
          <w:rFonts w:ascii="Century Schoolbook" w:hAnsi="Century Schoolbook" w:hint="eastAsia"/>
        </w:rPr>
        <w:t>。</w:t>
      </w:r>
      <w:r w:rsidRPr="00AE6AD0">
        <w:rPr>
          <w:rFonts w:ascii="Century Schoolbook" w:hAnsi="Century Schoolbook" w:hint="eastAsia"/>
        </w:rPr>
        <w:t>调用</w:t>
      </w:r>
      <w:r w:rsidRPr="00AE6AD0">
        <w:rPr>
          <w:rFonts w:ascii="Century Schoolbook" w:hAnsi="Century Schoolbook" w:hint="eastAsia"/>
        </w:rPr>
        <w:t>Un</w:t>
      </w:r>
      <w:r w:rsidR="00B55E5F">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w:t>
      </w:r>
      <w:r w:rsidRPr="00AE6AD0">
        <w:rPr>
          <w:rFonts w:ascii="Century Schoolbook" w:hAnsi="Century Schoolbook" w:hint="eastAsia"/>
        </w:rPr>
        <w:t>JVM</w:t>
      </w:r>
      <w:r w:rsidRPr="00AE6AD0">
        <w:rPr>
          <w:rFonts w:ascii="Century Schoolbook" w:hAnsi="Century Schoolbook" w:hint="eastAsia"/>
        </w:rPr>
        <w:t>会帮我实现</w:t>
      </w:r>
      <w:r w:rsidRPr="00AE6AD0">
        <w:rPr>
          <w:rFonts w:ascii="Century Schoolbook" w:hAnsi="Century Schoolbook" w:hint="eastAsia"/>
        </w:rPr>
        <w:t>CAS</w:t>
      </w:r>
      <w:r w:rsidRPr="00AE6AD0">
        <w:rPr>
          <w:rFonts w:ascii="Century Schoolbook" w:hAnsi="Century Schoolbook" w:hint="eastAsia"/>
        </w:rPr>
        <w:t>汇编指令</w:t>
      </w:r>
      <w:r>
        <w:rPr>
          <w:rFonts w:ascii="Century Schoolbook" w:hAnsi="Century Schoolbook" w:hint="eastAsia"/>
        </w:rPr>
        <w:t>，</w:t>
      </w:r>
      <w:r w:rsidRPr="00AE6AD0">
        <w:rPr>
          <w:rFonts w:ascii="Century Schoolbook" w:hAnsi="Century Schoolbook" w:hint="eastAsia"/>
        </w:rPr>
        <w:t>这是一种完全依赖于硬件功能</w:t>
      </w:r>
      <w:r>
        <w:rPr>
          <w:rFonts w:ascii="Century Schoolbook" w:hAnsi="Century Schoolbook" w:hint="eastAsia"/>
        </w:rPr>
        <w:t>，</w:t>
      </w:r>
      <w:r w:rsidRPr="00AE6AD0">
        <w:rPr>
          <w:rFonts w:ascii="Century Schoolbook" w:hAnsi="Century Schoolbook" w:hint="eastAsia"/>
        </w:rPr>
        <w:t>通过它实现了原子操作</w:t>
      </w:r>
      <w:r w:rsidR="00D220F1">
        <w:rPr>
          <w:rFonts w:ascii="Century Schoolbook" w:hAnsi="Century Schoolbook" w:hint="eastAsia"/>
        </w:rPr>
        <w:t>。关于</w:t>
      </w:r>
      <w:r w:rsidR="00D220F1" w:rsidRPr="00D220F1">
        <w:rPr>
          <w:rFonts w:ascii="Century Schoolbook" w:hAnsi="Century Schoolbook" w:hint="eastAsia"/>
          <w:b/>
        </w:rPr>
        <w:t>系统原语</w:t>
      </w:r>
      <w:r w:rsidR="00D220F1">
        <w:rPr>
          <w:rFonts w:ascii="Century Schoolbook" w:hAnsi="Century Schoolbook" w:hint="eastAsia"/>
        </w:rPr>
        <w:t>：</w:t>
      </w:r>
      <w:r w:rsidR="00F308DD">
        <w:rPr>
          <w:rFonts w:ascii="Century Schoolbook" w:hAnsi="Century Schoolbook" w:hint="eastAsia"/>
          <w:color w:val="FF0000"/>
        </w:rPr>
        <w:t>原语属于操作系统用途</w:t>
      </w:r>
      <w:r w:rsidRPr="00012FB3">
        <w:rPr>
          <w:rFonts w:ascii="Century Schoolbook" w:hAnsi="Century Schoolbook" w:hint="eastAsia"/>
          <w:color w:val="FF0000"/>
        </w:rPr>
        <w:t>范畴，是由若干条指令组成，用于完成某个功能的一个过程，并且原语的执行必须是连续的，在执行过程中不允许中断</w:t>
      </w:r>
      <w:r w:rsidR="00CE4BCA">
        <w:rPr>
          <w:rFonts w:ascii="Century Schoolbook" w:hAnsi="Century Schoolbook" w:hint="eastAsia"/>
        </w:rPr>
        <w:t>（</w:t>
      </w:r>
      <w:r w:rsidR="00506379">
        <w:rPr>
          <w:rFonts w:ascii="Century Schoolbook" w:hAnsi="Century Schoolbook"/>
        </w:rPr>
        <w:t>原语的执行必须是连续的</w:t>
      </w:r>
      <w:r w:rsidR="00506379">
        <w:rPr>
          <w:rFonts w:ascii="Century Schoolbook" w:hAnsi="Century Schoolbook" w:hint="eastAsia"/>
        </w:rPr>
        <w:t>，</w:t>
      </w:r>
      <w:r w:rsidR="00506379">
        <w:rPr>
          <w:rFonts w:ascii="Century Schoolbook" w:hAnsi="Century Schoolbook"/>
        </w:rPr>
        <w:t>就像国家主席车队出行会出现交通管制</w:t>
      </w:r>
      <w:r w:rsidR="00506379">
        <w:rPr>
          <w:rFonts w:ascii="Century Schoolbook" w:hAnsi="Century Schoolbook" w:hint="eastAsia"/>
        </w:rPr>
        <w:t>，</w:t>
      </w:r>
      <w:r w:rsidR="00506379">
        <w:rPr>
          <w:rFonts w:ascii="Century Schoolbook" w:hAnsi="Century Schoolbook"/>
        </w:rPr>
        <w:t>绝对不允许社会车辆插队</w:t>
      </w:r>
      <w:r w:rsidR="00CE4BCA">
        <w:rPr>
          <w:rFonts w:ascii="Century Schoolbook" w:hAnsi="Century Schoolbook" w:hint="eastAsia"/>
        </w:rPr>
        <w:t>）</w:t>
      </w:r>
      <w:r w:rsidR="00012FB3">
        <w:rPr>
          <w:rFonts w:ascii="Century Schoolbook" w:hAnsi="Century Schoolbook" w:hint="eastAsia"/>
        </w:rPr>
        <w:t>。</w:t>
      </w:r>
      <w:r w:rsidR="00E70D50">
        <w:rPr>
          <w:rFonts w:ascii="Century Schoolbook" w:hAnsi="Century Schoolbook" w:hint="eastAsia"/>
        </w:rPr>
        <w:t>也就</w:t>
      </w:r>
      <w:r w:rsidRPr="00AE6AD0">
        <w:rPr>
          <w:rFonts w:ascii="Century Schoolbook" w:hAnsi="Century Schoolbook" w:hint="eastAsia"/>
        </w:rPr>
        <w:t>是说</w:t>
      </w:r>
      <w:r w:rsidRPr="00AE6AD0">
        <w:rPr>
          <w:rFonts w:ascii="Century Schoolbook" w:hAnsi="Century Schoolbook" w:hint="eastAsia"/>
        </w:rPr>
        <w:t>CAS</w:t>
      </w:r>
      <w:r w:rsidRPr="00AE6AD0">
        <w:rPr>
          <w:rFonts w:ascii="Century Schoolbook" w:hAnsi="Century Schoolbook" w:hint="eastAsia"/>
        </w:rPr>
        <w:t>是一条原子指令</w:t>
      </w:r>
      <w:r>
        <w:rPr>
          <w:rFonts w:ascii="Century Schoolbook" w:hAnsi="Century Schoolbook" w:hint="eastAsia"/>
        </w:rPr>
        <w:t>，</w:t>
      </w:r>
      <w:r w:rsidRPr="00AE6AD0">
        <w:rPr>
          <w:rFonts w:ascii="Century Schoolbook" w:hAnsi="Century Schoolbook" w:hint="eastAsia"/>
        </w:rPr>
        <w:t>不会造成所谓的数据不一致的问题</w:t>
      </w:r>
      <w:r>
        <w:rPr>
          <w:rFonts w:ascii="Century Schoolbook" w:hAnsi="Century Schoolbook" w:hint="eastAsia"/>
        </w:rPr>
        <w:t>。</w:t>
      </w:r>
    </w:p>
    <w:p w:rsidR="00A771D4" w:rsidRPr="00E43DBC" w:rsidRDefault="00D11174" w:rsidP="00A771D4">
      <w:pPr>
        <w:autoSpaceDE w:val="0"/>
        <w:autoSpaceDN w:val="0"/>
        <w:adjustRightInd w:val="0"/>
        <w:ind w:firstLine="420"/>
        <w:jc w:val="left"/>
        <w:rPr>
          <w:rFonts w:ascii="Century Schoolbook" w:hAnsi="Century Schoolbook" w:cs="Century Schoolbook"/>
          <w:kern w:val="0"/>
          <w:szCs w:val="21"/>
        </w:rPr>
      </w:pPr>
      <w:r>
        <w:rPr>
          <w:rFonts w:ascii="Century Schoolbook" w:hAnsi="Century Schoolbook" w:hint="eastAsia"/>
        </w:rPr>
        <w:t>比如本段落中的“</w:t>
      </w:r>
      <w:r w:rsidRPr="00AE6AD0">
        <w:rPr>
          <w:rFonts w:ascii="Century Schoolbook" w:hAnsi="Century Schoolbook" w:hint="eastAsia"/>
        </w:rPr>
        <w:t>Un</w:t>
      </w:r>
      <w:r>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”具体指：</w:t>
      </w:r>
      <w:r w:rsidR="00A771D4" w:rsidRPr="002A701D">
        <w:rPr>
          <w:rFonts w:ascii="Century Schoolbook" w:hAnsi="Century Schoolbook" w:cs="Century Schoolbook"/>
          <w:bCs/>
          <w:color w:val="7F0055"/>
          <w:kern w:val="0"/>
          <w:sz w:val="24"/>
          <w:szCs w:val="24"/>
        </w:rPr>
        <w:t>public</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final</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native</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boolean</w:t>
      </w:r>
      <w:r w:rsidR="00A771D4" w:rsidRPr="002A701D">
        <w:rPr>
          <w:rFonts w:ascii="Century Schoolbook" w:hAnsi="Century Schoolbook" w:cs="Century Schoolbook"/>
          <w:color w:val="000000"/>
          <w:kern w:val="0"/>
          <w:sz w:val="24"/>
          <w:szCs w:val="24"/>
        </w:rPr>
        <w:t xml:space="preserve"> compareAndSwapInt(Object </w:t>
      </w:r>
      <w:r w:rsidR="00A771D4" w:rsidRPr="002A701D">
        <w:rPr>
          <w:rFonts w:ascii="Century Schoolbook" w:hAnsi="Century Schoolbook" w:cs="Century Schoolbook"/>
          <w:color w:val="6A3E3E"/>
          <w:kern w:val="0"/>
          <w:sz w:val="24"/>
          <w:szCs w:val="24"/>
        </w:rPr>
        <w:t>o</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long</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offset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expected</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x</w:t>
      </w:r>
      <w:r w:rsidR="00A771D4" w:rsidRPr="002A701D">
        <w:rPr>
          <w:rFonts w:ascii="Century Schoolbook" w:hAnsi="Century Schoolbook" w:cs="Century Schoolbook"/>
          <w:color w:val="000000"/>
          <w:kern w:val="0"/>
          <w:sz w:val="24"/>
          <w:szCs w:val="24"/>
        </w:rPr>
        <w:t xml:space="preserve">); </w:t>
      </w:r>
      <w:r w:rsidR="004E12CA">
        <w:rPr>
          <w:rFonts w:ascii="Century Schoolbook" w:hAnsi="Century Schoolbook" w:cs="Century Schoolbook"/>
          <w:color w:val="000000"/>
          <w:kern w:val="0"/>
          <w:szCs w:val="21"/>
        </w:rPr>
        <w:t>他是一个由</w:t>
      </w:r>
      <w:r w:rsidR="004E12CA">
        <w:rPr>
          <w:rFonts w:ascii="Century Schoolbook" w:hAnsi="Century Schoolbook" w:cs="Century Schoolbook"/>
          <w:color w:val="000000"/>
          <w:kern w:val="0"/>
          <w:szCs w:val="21"/>
        </w:rPr>
        <w:t>native</w:t>
      </w:r>
      <w:r w:rsidR="004E12CA">
        <w:rPr>
          <w:rFonts w:ascii="Century Schoolbook" w:hAnsi="Century Schoolbook" w:cs="Century Schoolbook"/>
          <w:color w:val="000000"/>
          <w:kern w:val="0"/>
          <w:szCs w:val="21"/>
        </w:rPr>
        <w:t>修饰的本地方法</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该方法的实现位于</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unsafe.cpp</w:t>
      </w:r>
      <w:r w:rsidR="004E12CA">
        <w:rPr>
          <w:rFonts w:ascii="Century Schoolbook" w:hAnsi="Century Schoolbook" w:cs="Century Schoolbook"/>
          <w:color w:val="000000"/>
          <w:kern w:val="0"/>
          <w:szCs w:val="21"/>
        </w:rPr>
        <w:t>中</w:t>
      </w:r>
      <w:r w:rsidR="002A701D">
        <w:rPr>
          <w:rFonts w:ascii="Century Schoolbook" w:hAnsi="Century Schoolbook" w:cs="Century Schoolbook" w:hint="eastAsia"/>
          <w:color w:val="000000"/>
          <w:kern w:val="0"/>
          <w:szCs w:val="21"/>
        </w:rPr>
        <w:t>，其汇编指令如下：</w:t>
      </w:r>
    </w:p>
    <w:p w:rsidR="0076208B" w:rsidRDefault="00F308DD" w:rsidP="00AE6AD0">
      <w:pPr>
        <w:rPr>
          <w:rFonts w:ascii="Century Schoolbook" w:hAnsi="Century Schoolbook"/>
        </w:rPr>
      </w:pPr>
      <w:r>
        <w:rPr>
          <w:noProof/>
        </w:rPr>
        <w:drawing>
          <wp:inline distT="0" distB="0" distL="0" distR="0" wp14:anchorId="240D8A30" wp14:editId="2A070232">
            <wp:extent cx="9982200" cy="22288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982200" cy="2228850"/>
                    </a:xfrm>
                    <a:prstGeom prst="rect">
                      <a:avLst/>
                    </a:prstGeom>
                  </pic:spPr>
                </pic:pic>
              </a:graphicData>
            </a:graphic>
          </wp:inline>
        </w:drawing>
      </w:r>
    </w:p>
    <w:p w:rsidR="004205FF" w:rsidRDefault="004205FF" w:rsidP="00AE6AD0">
      <w:pPr>
        <w:rPr>
          <w:rFonts w:ascii="Century Schoolbook" w:hAnsi="Century Schoolbook"/>
        </w:rPr>
      </w:pPr>
      <w:r>
        <w:rPr>
          <w:rFonts w:ascii="Century Schoolbook" w:hAnsi="Century Schoolbook"/>
        </w:rPr>
        <w:t>这其中</w:t>
      </w:r>
      <w:r>
        <w:rPr>
          <w:rFonts w:ascii="Century Schoolbook" w:hAnsi="Century Schoolbook" w:hint="eastAsia"/>
        </w:rPr>
        <w:t>：</w:t>
      </w:r>
      <w:r w:rsidRPr="004636EF">
        <w:rPr>
          <w:rFonts w:ascii="Century Schoolbook" w:hAnsi="Century Schoolbook"/>
          <w:color w:val="FF0000"/>
        </w:rPr>
        <w:t>Atomic</w:t>
      </w:r>
      <w:r>
        <w:rPr>
          <w:rFonts w:ascii="Century Schoolbook" w:hAnsi="Century Schoolbook"/>
        </w:rPr>
        <w:t>::cmpxchg…</w:t>
      </w:r>
      <w:r>
        <w:rPr>
          <w:rFonts w:ascii="Century Schoolbook" w:hAnsi="Century Schoolbook" w:hint="eastAsia"/>
        </w:rPr>
        <w:t>事实上在汇编层面，只要是以</w:t>
      </w:r>
      <w:r>
        <w:rPr>
          <w:rFonts w:ascii="Century Schoolbook" w:hAnsi="Century Schoolbook" w:hint="eastAsia"/>
        </w:rPr>
        <w:t>Atomic</w:t>
      </w:r>
      <w:r>
        <w:rPr>
          <w:rFonts w:ascii="Century Schoolbook" w:hAnsi="Century Schoolbook" w:hint="eastAsia"/>
        </w:rPr>
        <w:t>开头的，都是原子操作，不允许插队。</w:t>
      </w:r>
      <w:r w:rsidR="00066ECC" w:rsidRPr="00066ECC">
        <w:rPr>
          <w:rFonts w:ascii="Century Schoolbook" w:hAnsi="Century Schoolbook" w:hint="eastAsia"/>
        </w:rPr>
        <w:t>可以查看</w:t>
      </w:r>
      <w:r w:rsidR="00066ECC" w:rsidRPr="00066ECC">
        <w:rPr>
          <w:rFonts w:ascii="Century Schoolbook" w:hAnsi="Century Schoolbook" w:hint="eastAsia"/>
        </w:rPr>
        <w:t>JVM</w:t>
      </w:r>
      <w:r w:rsidR="00066ECC" w:rsidRPr="00066ECC">
        <w:rPr>
          <w:rFonts w:ascii="Century Schoolbook" w:hAnsi="Century Schoolbook" w:hint="eastAsia"/>
        </w:rPr>
        <w:t>源码中的</w:t>
      </w:r>
      <w:r w:rsidR="00066ECC" w:rsidRPr="00066ECC">
        <w:rPr>
          <w:rFonts w:ascii="Century Schoolbook" w:hAnsi="Century Schoolbook" w:hint="eastAsia"/>
        </w:rPr>
        <w:t>Atomic.hpp</w:t>
      </w:r>
      <w:r w:rsidR="00066ECC" w:rsidRPr="00066ECC">
        <w:rPr>
          <w:rFonts w:ascii="Century Schoolbook" w:hAnsi="Century Schoolbook" w:hint="eastAsia"/>
        </w:rPr>
        <w:t>、</w:t>
      </w:r>
      <w:r w:rsidR="00066ECC" w:rsidRPr="00066ECC">
        <w:rPr>
          <w:rFonts w:ascii="Century Schoolbook" w:hAnsi="Century Schoolbook" w:hint="eastAsia"/>
        </w:rPr>
        <w:t>Atomic.inline.hpp</w:t>
      </w:r>
      <w:r w:rsidR="00066ECC" w:rsidRPr="00066ECC">
        <w:rPr>
          <w:rFonts w:ascii="Century Schoolbook" w:hAnsi="Century Schoolbook" w:hint="eastAsia"/>
        </w:rPr>
        <w:t>等相关文件内容，里面会有几个</w:t>
      </w:r>
      <w:r w:rsidR="00066ECC" w:rsidRPr="00066ECC">
        <w:rPr>
          <w:rFonts w:ascii="Century Schoolbook" w:hAnsi="Century Schoolbook" w:hint="eastAsia"/>
        </w:rPr>
        <w:t>cmpxchg</w:t>
      </w:r>
      <w:r w:rsidR="00066ECC" w:rsidRPr="00066ECC">
        <w:rPr>
          <w:rFonts w:ascii="Century Schoolbook" w:hAnsi="Century Schoolbook" w:hint="eastAsia"/>
        </w:rPr>
        <w:t>重载函数</w:t>
      </w:r>
      <w:r w:rsidR="00066ECC" w:rsidRPr="00066ECC">
        <w:rPr>
          <w:rFonts w:ascii="Century Schoolbook" w:hAnsi="Century Schoolbook" w:hint="eastAsia"/>
        </w:rPr>
        <w:t xml:space="preserve">(compare and exchange </w:t>
      </w:r>
      <w:r w:rsidR="00066ECC" w:rsidRPr="00066ECC">
        <w:rPr>
          <w:rFonts w:ascii="Century Schoolbook" w:hAnsi="Century Schoolbook" w:hint="eastAsia"/>
        </w:rPr>
        <w:t>比较并交换</w:t>
      </w:r>
      <w:r w:rsidR="00066ECC" w:rsidRPr="00066ECC">
        <w:rPr>
          <w:rFonts w:ascii="Century Schoolbook" w:hAnsi="Century Schoolbook" w:hint="eastAsia"/>
        </w:rPr>
        <w:t>)</w:t>
      </w:r>
      <w:r w:rsidR="00066ECC" w:rsidRPr="00066ECC">
        <w:rPr>
          <w:rFonts w:ascii="Century Schoolbook" w:hAnsi="Century Schoolbook" w:hint="eastAsia"/>
        </w:rPr>
        <w:t>。该方法就是</w:t>
      </w:r>
      <w:r w:rsidR="00066ECC" w:rsidRPr="00066ECC">
        <w:rPr>
          <w:rFonts w:ascii="Century Schoolbook" w:hAnsi="Century Schoolbook" w:hint="eastAsia"/>
        </w:rPr>
        <w:t>JVM</w:t>
      </w:r>
      <w:r w:rsidR="00066ECC" w:rsidRPr="00066ECC">
        <w:rPr>
          <w:rFonts w:ascii="Century Schoolbook" w:hAnsi="Century Schoolbook" w:hint="eastAsia"/>
        </w:rPr>
        <w:t>原子操作的底层实现</w:t>
      </w:r>
      <w:r w:rsidR="00066ECC">
        <w:rPr>
          <w:rFonts w:ascii="Century Schoolbook" w:hAnsi="Century Schoolbook" w:hint="eastAsia"/>
        </w:rPr>
        <w:t>。</w:t>
      </w:r>
      <w:r w:rsidR="002C5FC9" w:rsidRPr="002C5FC9">
        <w:rPr>
          <w:rFonts w:ascii="Century Schoolbook" w:hAnsi="Century Schoolbook" w:hint="eastAsia"/>
        </w:rPr>
        <w:t>由于每个平台架构实现都不一样所以无法把所有的实现代码都列举出来，这里只看</w:t>
      </w:r>
      <w:r w:rsidR="002C5FC9" w:rsidRPr="002C5FC9">
        <w:rPr>
          <w:rFonts w:ascii="Century Schoolbook" w:hAnsi="Century Schoolbook" w:hint="eastAsia"/>
        </w:rPr>
        <w:t>atomic_windows_x86</w:t>
      </w:r>
      <w:r w:rsidR="002C5FC9" w:rsidRPr="002C5FC9">
        <w:rPr>
          <w:rFonts w:ascii="Century Schoolbook" w:hAnsi="Century Schoolbook" w:hint="eastAsia"/>
        </w:rPr>
        <w:t>的相关内容：</w:t>
      </w:r>
    </w:p>
    <w:p w:rsidR="00066ECC" w:rsidRPr="002C5FC9" w:rsidRDefault="00066ECC" w:rsidP="00AE6AD0">
      <w:pPr>
        <w:rPr>
          <w:rFonts w:ascii="Century Schoolbook" w:hAnsi="Century Schoolbook"/>
        </w:rPr>
      </w:pP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iCs/>
          <w:color w:val="808080"/>
          <w:sz w:val="21"/>
          <w:szCs w:val="21"/>
        </w:rPr>
        <w:t xml:space="preserve">// </w:t>
      </w:r>
      <w:r w:rsidRPr="00C13C8B">
        <w:rPr>
          <w:rFonts w:ascii="Arial" w:hAnsi="Arial" w:cs="Arial"/>
          <w:iCs/>
          <w:color w:val="808080"/>
          <w:sz w:val="21"/>
          <w:szCs w:val="21"/>
        </w:rPr>
        <w:t>如果是多处理机系统，添加</w:t>
      </w:r>
      <w:r w:rsidRPr="00C13C8B">
        <w:rPr>
          <w:rFonts w:ascii="Century Schoolbook" w:hAnsi="Century Schoolbook"/>
          <w:iCs/>
          <w:color w:val="808080"/>
          <w:sz w:val="21"/>
          <w:szCs w:val="21"/>
        </w:rPr>
        <w:t>0xF0</w:t>
      </w:r>
      <w:r w:rsidRPr="00C13C8B">
        <w:rPr>
          <w:rFonts w:ascii="Arial" w:hAnsi="Arial" w:cs="Arial"/>
          <w:iCs/>
          <w:color w:val="808080"/>
          <w:sz w:val="21"/>
          <w:szCs w:val="21"/>
        </w:rPr>
        <w:t>前缀</w:t>
      </w:r>
      <w:r w:rsidRPr="00C13C8B">
        <w:rPr>
          <w:rFonts w:ascii="Arial" w:hAnsi="Arial" w:cs="Arial"/>
          <w:iCs/>
          <w:color w:val="808080"/>
          <w:sz w:val="21"/>
          <w:szCs w:val="21"/>
        </w:rPr>
        <w:br/>
      </w:r>
      <w:r w:rsidRPr="00C13C8B">
        <w:rPr>
          <w:rFonts w:ascii="Century Schoolbook" w:hAnsi="Century Schoolbook"/>
          <w:bCs/>
          <w:color w:val="000080"/>
          <w:sz w:val="21"/>
          <w:szCs w:val="21"/>
        </w:rPr>
        <w:t xml:space="preserve">#define </w:t>
      </w:r>
      <w:r w:rsidRPr="00C13C8B">
        <w:rPr>
          <w:rFonts w:ascii="Century Schoolbook" w:hAnsi="Century Schoolbook"/>
          <w:color w:val="000000"/>
          <w:sz w:val="21"/>
          <w:szCs w:val="21"/>
        </w:rPr>
        <w:t xml:space="preserve">LOCK_IF_MP(mp) __asm cmp mp, </w:t>
      </w:r>
      <w:r w:rsidRPr="00C13C8B">
        <w:rPr>
          <w:rFonts w:ascii="Century Schoolbook" w:hAnsi="Century Schoolbook"/>
          <w:color w:val="0000FF"/>
          <w:sz w:val="21"/>
          <w:szCs w:val="21"/>
        </w:rPr>
        <w:t xml:space="preserve">0  </w:t>
      </w:r>
      <w:r w:rsidRPr="00C13C8B">
        <w:rPr>
          <w:rFonts w:ascii="Century Schoolbook" w:hAnsi="Century Schoolbook"/>
          <w:color w:val="000000"/>
          <w:sz w:val="21"/>
          <w:szCs w:val="21"/>
        </w:rPr>
        <w:t>\</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color w:val="000000"/>
          <w:sz w:val="21"/>
          <w:szCs w:val="21"/>
        </w:rPr>
        <w:t xml:space="preserve">                       __asm je L0      \</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color w:val="000000"/>
          <w:sz w:val="21"/>
          <w:szCs w:val="21"/>
        </w:rPr>
        <w:t xml:space="preserve">                       __asm _emit </w:t>
      </w:r>
      <w:r w:rsidRPr="00C13C8B">
        <w:rPr>
          <w:rFonts w:ascii="Century Schoolbook" w:hAnsi="Century Schoolbook"/>
          <w:color w:val="0000FF"/>
          <w:sz w:val="21"/>
          <w:szCs w:val="21"/>
        </w:rPr>
        <w:t xml:space="preserve">0xF0 </w:t>
      </w:r>
      <w:r w:rsidRPr="00C13C8B">
        <w:rPr>
          <w:rFonts w:ascii="Century Schoolbook" w:hAnsi="Century Schoolbook"/>
          <w:color w:val="000000"/>
          <w:sz w:val="21"/>
          <w:szCs w:val="21"/>
        </w:rPr>
        <w:t>\</w:t>
      </w:r>
      <w:r w:rsidRPr="00C13C8B">
        <w:rPr>
          <w:rFonts w:ascii="Century Schoolbook" w:hAnsi="Century Schoolbook"/>
          <w:color w:val="000000"/>
          <w:sz w:val="21"/>
          <w:szCs w:val="21"/>
        </w:rPr>
        <w:br/>
        <w:t xml:space="preserve">                       __asm L0:</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bCs/>
          <w:color w:val="660E7A"/>
          <w:sz w:val="21"/>
          <w:szCs w:val="21"/>
        </w:rPr>
        <w:t xml:space="preserve">inline </w:t>
      </w:r>
      <w:r w:rsidRPr="00C13C8B">
        <w:rPr>
          <w:rFonts w:ascii="Century Schoolbook" w:hAnsi="Century Schoolbook"/>
          <w:color w:val="000000"/>
          <w:sz w:val="21"/>
          <w:szCs w:val="21"/>
        </w:rPr>
        <w:t xml:space="preserve">jint </w:t>
      </w:r>
      <w:r w:rsidRPr="00C13C8B">
        <w:rPr>
          <w:rFonts w:ascii="Century Schoolbook" w:hAnsi="Century Schoolbook"/>
          <w:b/>
          <w:color w:val="FF0000"/>
          <w:sz w:val="21"/>
          <w:szCs w:val="21"/>
        </w:rPr>
        <w:t>Atomic::cmpxchg</w:t>
      </w:r>
      <w:r w:rsidRPr="00C13C8B">
        <w:rPr>
          <w:rFonts w:ascii="Century Schoolbook" w:hAnsi="Century Schoolbook"/>
          <w:color w:val="000000"/>
          <w:sz w:val="21"/>
          <w:szCs w:val="21"/>
        </w:rPr>
        <w:t xml:space="preserve"> (jint exchange_value, </w:t>
      </w:r>
      <w:r w:rsidRPr="00C13C8B">
        <w:rPr>
          <w:rFonts w:ascii="Century Schoolbook" w:hAnsi="Century Schoolbook"/>
          <w:bCs/>
          <w:color w:val="000080"/>
          <w:sz w:val="21"/>
          <w:szCs w:val="21"/>
        </w:rPr>
        <w:t xml:space="preserve">volatile </w:t>
      </w:r>
      <w:r w:rsidRPr="00C13C8B">
        <w:rPr>
          <w:rFonts w:ascii="Century Schoolbook" w:hAnsi="Century Schoolbook"/>
          <w:color w:val="000000"/>
          <w:sz w:val="21"/>
          <w:szCs w:val="21"/>
        </w:rPr>
        <w:t>jint* dest, jint compare_value) {</w:t>
      </w:r>
      <w:r w:rsidRPr="00C13C8B">
        <w:rPr>
          <w:rFonts w:ascii="Century Schoolbook" w:hAnsi="Century Schoolbook"/>
          <w:color w:val="000000"/>
          <w:sz w:val="21"/>
          <w:szCs w:val="21"/>
        </w:rPr>
        <w:br/>
        <w:t xml:space="preserve">    </w:t>
      </w:r>
      <w:r w:rsidRPr="00C13C8B">
        <w:rPr>
          <w:rFonts w:ascii="Century Schoolbook" w:hAnsi="Century Schoolbook"/>
          <w:iCs/>
          <w:color w:val="808080"/>
          <w:sz w:val="21"/>
          <w:szCs w:val="21"/>
        </w:rPr>
        <w:t xml:space="preserve">// </w:t>
      </w:r>
      <w:r w:rsidRPr="00C13C8B">
        <w:rPr>
          <w:rFonts w:ascii="Arial" w:hAnsi="Arial" w:cs="Arial"/>
          <w:iCs/>
          <w:color w:val="808080"/>
          <w:sz w:val="21"/>
          <w:szCs w:val="21"/>
        </w:rPr>
        <w:t>判断系统是否为多处理机系统</w:t>
      </w:r>
      <w:r w:rsidRPr="00C13C8B">
        <w:rPr>
          <w:rFonts w:ascii="Century Schoolbook" w:hAnsi="Century Schoolbook"/>
          <w:iCs/>
          <w:color w:val="808080"/>
          <w:sz w:val="21"/>
          <w:szCs w:val="21"/>
        </w:rPr>
        <w:t>(MP MultiProcessor)</w:t>
      </w:r>
      <w:r w:rsidRPr="00C13C8B">
        <w:rPr>
          <w:rFonts w:ascii="Century Schoolbook" w:hAnsi="Century Schoolbook"/>
          <w:iCs/>
          <w:color w:val="808080"/>
          <w:sz w:val="21"/>
          <w:szCs w:val="21"/>
        </w:rPr>
        <w:br/>
        <w:t xml:space="preserve">    </w:t>
      </w:r>
      <w:r w:rsidRPr="00C13C8B">
        <w:rPr>
          <w:rFonts w:ascii="Century Schoolbook" w:hAnsi="Century Schoolbook"/>
          <w:bCs/>
          <w:color w:val="000080"/>
          <w:sz w:val="21"/>
          <w:szCs w:val="21"/>
        </w:rPr>
        <w:t xml:space="preserve">int </w:t>
      </w:r>
      <w:r w:rsidRPr="00C13C8B">
        <w:rPr>
          <w:rFonts w:ascii="Century Schoolbook" w:hAnsi="Century Schoolbook"/>
          <w:color w:val="000000"/>
          <w:sz w:val="21"/>
          <w:szCs w:val="21"/>
        </w:rPr>
        <w:t>mp = os::is_MP();</w:t>
      </w:r>
      <w:r w:rsidRPr="00C13C8B">
        <w:rPr>
          <w:rFonts w:ascii="Century Schoolbook" w:hAnsi="Century Schoolbook"/>
          <w:color w:val="000000"/>
          <w:sz w:val="21"/>
          <w:szCs w:val="21"/>
        </w:rPr>
        <w:br/>
        <w:t xml:space="preserve">    __asm {</w:t>
      </w:r>
      <w:r w:rsidRPr="00C13C8B">
        <w:rPr>
          <w:rFonts w:ascii="Century Schoolbook" w:hAnsi="Century Schoolbook"/>
          <w:color w:val="000000"/>
          <w:sz w:val="21"/>
          <w:szCs w:val="21"/>
        </w:rPr>
        <w:br/>
        <w:t xml:space="preserve">        mov edx, dest</w:t>
      </w:r>
      <w:r w:rsidRPr="00C13C8B">
        <w:rPr>
          <w:rFonts w:ascii="Century Schoolbook" w:hAnsi="Century Schoolbook"/>
          <w:color w:val="000000"/>
          <w:sz w:val="21"/>
          <w:szCs w:val="21"/>
        </w:rPr>
        <w:br/>
        <w:t xml:space="preserve">        mov ecx, exchange_value</w:t>
      </w:r>
      <w:r w:rsidRPr="00C13C8B">
        <w:rPr>
          <w:rFonts w:ascii="Century Schoolbook" w:hAnsi="Century Schoolbook"/>
          <w:color w:val="000000"/>
          <w:sz w:val="21"/>
          <w:szCs w:val="21"/>
        </w:rPr>
        <w:br/>
        <w:t xml:space="preserve">        mov eax, compare_value</w:t>
      </w:r>
      <w:r w:rsidRPr="00C13C8B">
        <w:rPr>
          <w:rFonts w:ascii="Century Schoolbook" w:hAnsi="Century Schoolbook"/>
          <w:color w:val="000000"/>
          <w:sz w:val="21"/>
          <w:szCs w:val="21"/>
        </w:rPr>
        <w:br/>
        <w:t xml:space="preserve">        LOCK_IF_MP(mp)</w:t>
      </w:r>
      <w:r w:rsidRPr="00C13C8B">
        <w:rPr>
          <w:rFonts w:ascii="Century Schoolbook" w:hAnsi="Century Schoolbook"/>
          <w:color w:val="000000"/>
          <w:sz w:val="21"/>
          <w:szCs w:val="21"/>
        </w:rPr>
        <w:br/>
        <w:t xml:space="preserve">        cmpxchg dword ptr [edx], ecx</w:t>
      </w:r>
      <w:r w:rsidRPr="00C13C8B">
        <w:rPr>
          <w:rFonts w:ascii="Century Schoolbook" w:hAnsi="Century Schoolbook"/>
          <w:color w:val="000000"/>
          <w:sz w:val="21"/>
          <w:szCs w:val="21"/>
        </w:rPr>
        <w:br/>
        <w:t xml:space="preserve">    }</w:t>
      </w:r>
      <w:r w:rsidRPr="00C13C8B">
        <w:rPr>
          <w:rFonts w:ascii="Century Schoolbook" w:hAnsi="Century Schoolbook"/>
          <w:color w:val="000000"/>
          <w:sz w:val="21"/>
          <w:szCs w:val="21"/>
        </w:rPr>
        <w:br/>
        <w:t>}</w:t>
      </w:r>
    </w:p>
    <w:p w:rsidR="00066ECC" w:rsidRPr="002C5FC9"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C8581E" w:rsidRPr="00E83200" w:rsidRDefault="00207724" w:rsidP="00551063">
      <w:pPr>
        <w:pStyle w:val="Tip4"/>
        <w:rPr>
          <w:rFonts w:eastAsiaTheme="minorEastAsia" w:cstheme="minorBidi"/>
          <w:sz w:val="21"/>
          <w:szCs w:val="22"/>
        </w:rPr>
      </w:pPr>
      <w:r w:rsidRPr="0002555F">
        <w:lastRenderedPageBreak/>
        <w:t>AtomicInteger</w:t>
      </w:r>
      <w:r>
        <w:t>.java源代码解析</w:t>
      </w:r>
      <w:r w:rsidR="00E83200">
        <w:rPr>
          <w:rFonts w:eastAsiaTheme="minorEastAsia" w:hint="eastAsia"/>
        </w:rPr>
        <w:t xml:space="preserve">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class</w:t>
      </w:r>
      <w:r w:rsidRPr="00147294">
        <w:rPr>
          <w:rFonts w:ascii="Century Schoolbook" w:hAnsi="Century Schoolbook" w:cs="Century Schoolbook"/>
          <w:color w:val="000000"/>
          <w:kern w:val="0"/>
          <w:sz w:val="24"/>
          <w:szCs w:val="24"/>
        </w:rPr>
        <w:t xml:space="preserve"> CasDemo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static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void</w:t>
      </w:r>
      <w:r w:rsidRPr="00147294">
        <w:rPr>
          <w:rFonts w:ascii="Century Schoolbook" w:hAnsi="Century Schoolbook" w:cs="Century Schoolbook"/>
          <w:color w:val="000000"/>
          <w:kern w:val="0"/>
          <w:sz w:val="24"/>
          <w:szCs w:val="24"/>
        </w:rPr>
        <w:t xml:space="preserve"> main(String[] </w:t>
      </w:r>
      <w:r w:rsidRPr="00147294">
        <w:rPr>
          <w:rFonts w:ascii="Century Schoolbook" w:hAnsi="Century Schoolbook" w:cs="Century Schoolbook"/>
          <w:color w:val="6A3E3E"/>
          <w:kern w:val="0"/>
          <w:sz w:val="24"/>
          <w:szCs w:val="24"/>
        </w:rPr>
        <w:t>args</w:t>
      </w:r>
      <w:r w:rsidRPr="00147294">
        <w:rPr>
          <w:rFonts w:ascii="Century Schoolbook" w:hAnsi="Century Schoolbook" w:cs="Century Schoolbook"/>
          <w:color w:val="000000"/>
          <w:kern w:val="0"/>
          <w:sz w:val="24"/>
          <w:szCs w:val="24"/>
        </w:rPr>
        <w:t>)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AtomicInteger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bCs/>
          <w:color w:val="7F0055"/>
          <w:kern w:val="0"/>
          <w:sz w:val="24"/>
          <w:szCs w:val="24"/>
        </w:rPr>
        <w:t>new</w:t>
      </w:r>
      <w:r w:rsidRPr="00147294">
        <w:rPr>
          <w:rFonts w:ascii="Century Schoolbook" w:hAnsi="Century Schoolbook" w:cs="Century Schoolbook"/>
          <w:color w:val="000000"/>
          <w:kern w:val="0"/>
          <w:sz w:val="24"/>
          <w:szCs w:val="24"/>
        </w:rPr>
        <w:t xml:space="preserve"> AtomicInteger(5);</w:t>
      </w:r>
      <w:r w:rsidRPr="00147294">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Pr="00147294">
        <w:rPr>
          <w:rFonts w:ascii="Century Schoolbook" w:hAnsi="Century Schoolbook" w:cs="Century Schoolbook"/>
          <w:color w:val="3F7F5F"/>
          <w:kern w:val="0"/>
          <w:sz w:val="24"/>
          <w:szCs w:val="24"/>
        </w:rPr>
        <w:t xml:space="preserve">// </w:t>
      </w:r>
      <w:r w:rsidRPr="00147294">
        <w:rPr>
          <w:rFonts w:ascii="Century Schoolbook" w:hAnsi="Century Schoolbook" w:cs="Century Schoolbook"/>
          <w:color w:val="3F7F5F"/>
          <w:kern w:val="0"/>
          <w:sz w:val="24"/>
          <w:szCs w:val="24"/>
        </w:rPr>
        <w:t>初始化的值为</w:t>
      </w:r>
      <w:r w:rsidRPr="00147294">
        <w:rPr>
          <w:rFonts w:ascii="Century Schoolbook" w:hAnsi="Century Schoolbook" w:cs="Century Schoolbook"/>
          <w:color w:val="3F7F5F"/>
          <w:kern w:val="0"/>
          <w:sz w:val="24"/>
          <w:szCs w:val="24"/>
        </w:rPr>
        <w:t>5</w:t>
      </w:r>
      <w:r w:rsidR="0002555F">
        <w:rPr>
          <w:rFonts w:ascii="Century Schoolbook" w:hAnsi="Century Schoolbook" w:cs="Century Schoolbook"/>
          <w:color w:val="3F7F5F"/>
          <w:kern w:val="0"/>
          <w:sz w:val="24"/>
          <w:szCs w:val="24"/>
        </w:rPr>
        <w:t>(</w:t>
      </w:r>
      <w:r w:rsidR="0002555F">
        <w:rPr>
          <w:rFonts w:ascii="Century Schoolbook" w:hAnsi="Century Schoolbook" w:cs="Century Schoolbook"/>
          <w:color w:val="3F7F5F"/>
          <w:kern w:val="0"/>
          <w:sz w:val="24"/>
          <w:szCs w:val="24"/>
        </w:rPr>
        <w:t>否则默认为</w:t>
      </w:r>
      <w:r w:rsidR="0002555F">
        <w:rPr>
          <w:rFonts w:ascii="Century Schoolbook" w:hAnsi="Century Schoolbook" w:cs="Century Schoolbook" w:hint="eastAsia"/>
          <w:color w:val="3F7F5F"/>
          <w:kern w:val="0"/>
          <w:sz w:val="24"/>
          <w:szCs w:val="24"/>
        </w:rPr>
        <w:t>0</w:t>
      </w:r>
      <w:r w:rsidR="0002555F">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，此值会放到主物理内存</w:t>
      </w:r>
      <w:r w:rsidRPr="00147294">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堆中</w:t>
      </w:r>
      <w:r w:rsidRPr="00147294">
        <w:rPr>
          <w:rFonts w:ascii="Century Schoolbook" w:hAnsi="Century Schoolbook" w:cs="Century Schoolbook"/>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.getAndIncrement();</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进行自增加</w:t>
      </w:r>
      <w:r w:rsidR="00EB2692">
        <w:rPr>
          <w:rFonts w:ascii="Century Schoolbook" w:hAnsi="Century Schoolbook" w:cs="Century Schoolbook" w:hint="eastAsia"/>
          <w:color w:val="3F7F5F"/>
          <w:kern w:val="0"/>
          <w:sz w:val="24"/>
          <w:szCs w:val="24"/>
        </w:rPr>
        <w:t>1</w:t>
      </w:r>
      <w:r w:rsidR="00EB2692">
        <w:rPr>
          <w:rFonts w:ascii="Century Schoolbook" w:hAnsi="Century Schoolbook" w:cs="Century Schoolbook" w:hint="eastAsia"/>
          <w:color w:val="3F7F5F"/>
          <w:kern w:val="0"/>
          <w:sz w:val="24"/>
          <w:szCs w:val="24"/>
        </w:rPr>
        <w:t>操作后，变为</w:t>
      </w:r>
      <w:r w:rsidR="00EB2692">
        <w:rPr>
          <w:rFonts w:ascii="Century Schoolbook" w:hAnsi="Century Schoolbook" w:cs="Century Schoolbook" w:hint="eastAsia"/>
          <w:color w:val="3F7F5F"/>
          <w:kern w:val="0"/>
          <w:sz w:val="24"/>
          <w:szCs w:val="24"/>
        </w:rPr>
        <w:t>6</w:t>
      </w:r>
      <w:r w:rsidR="00720204">
        <w:rPr>
          <w:rFonts w:ascii="Century Schoolbook" w:hAnsi="Century Schoolbook" w:cs="Century Schoolbook" w:hint="eastAsia"/>
          <w:color w:val="3F7F5F"/>
          <w:kern w:val="0"/>
          <w:sz w:val="24"/>
          <w:szCs w:val="24"/>
        </w:rPr>
        <w:t>。</w:t>
      </w:r>
      <w:r w:rsidR="00720204" w:rsidRPr="00720204">
        <w:rPr>
          <w:rFonts w:ascii="Century Schoolbook" w:hAnsi="Century Schoolbook" w:cs="Century Schoolbook" w:hint="eastAsia"/>
          <w:color w:val="FF0000"/>
          <w:kern w:val="0"/>
          <w:sz w:val="24"/>
          <w:szCs w:val="24"/>
        </w:rPr>
        <w:t>此方法极具</w:t>
      </w:r>
      <w:r w:rsidR="00720204" w:rsidRPr="00720204">
        <w:rPr>
          <w:rFonts w:ascii="Century Schoolbook" w:hAnsi="Century Schoolbook" w:cs="Century Schoolbook" w:hint="eastAsia"/>
          <w:color w:val="FF0000"/>
          <w:kern w:val="0"/>
          <w:sz w:val="24"/>
          <w:szCs w:val="24"/>
        </w:rPr>
        <w:t>CAS</w:t>
      </w:r>
      <w:r w:rsidR="00720204" w:rsidRPr="00720204">
        <w:rPr>
          <w:rFonts w:ascii="Century Schoolbook" w:hAnsi="Century Schoolbook" w:cs="Century Schoolbook" w:hint="eastAsia"/>
          <w:color w:val="FF0000"/>
          <w:kern w:val="0"/>
          <w:sz w:val="24"/>
          <w:szCs w:val="24"/>
        </w:rPr>
        <w:t>代表性，后面细聊</w:t>
      </w:r>
      <w:r w:rsidR="00720204">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2020);</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，那么更新为新的值：</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2021);</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r w:rsidR="00EB2692">
        <w:rPr>
          <w:rFonts w:ascii="Century Schoolbook" w:hAnsi="Century Schoolbook" w:cs="Century Schoolbook" w:hint="eastAsia"/>
          <w:color w:val="3F7F5F"/>
          <w:kern w:val="0"/>
          <w:sz w:val="24"/>
          <w:szCs w:val="24"/>
        </w:rPr>
        <w:t>，</w:t>
      </w:r>
      <w:r w:rsidR="00EB2692">
        <w:rPr>
          <w:rFonts w:ascii="Century Schoolbook" w:hAnsi="Century Schoolbook" w:cs="Century Schoolbook"/>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，由于不一致，所以更新为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021</w:t>
      </w:r>
      <w:r w:rsidR="00EB2692">
        <w:rPr>
          <w:rFonts w:ascii="Century Schoolbook" w:hAnsi="Century Schoolbook" w:cs="Century Schoolbook"/>
          <w:color w:val="3F7F5F"/>
          <w:kern w:val="0"/>
          <w:sz w:val="24"/>
          <w:szCs w:val="24"/>
        </w:rPr>
        <w:t>的时候失败</w:t>
      </w:r>
      <w:r w:rsidR="00EB2692">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w:t>
      </w:r>
      <w:r w:rsidRPr="003A447C">
        <w:rPr>
          <w:rFonts w:ascii="Century Schoolbook" w:hAnsi="Century Schoolbook" w:cs="Century Schoolbook"/>
          <w:color w:val="000000"/>
          <w:kern w:val="0"/>
          <w:sz w:val="24"/>
          <w:szCs w:val="24"/>
        </w:rPr>
        <w:t>println</w:t>
      </w:r>
      <w:r w:rsidRPr="00147294">
        <w:rPr>
          <w:rFonts w:ascii="Century Schoolbook" w:hAnsi="Century Schoolbook" w:cs="Century Schoolbook"/>
          <w:color w:val="000000"/>
          <w:kern w:val="0"/>
          <w:sz w:val="24"/>
          <w:szCs w:val="24"/>
        </w:rPr>
        <w:t>(</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.println(</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p>
    <w:p w:rsidR="00C8581E" w:rsidRPr="00C8581E" w:rsidRDefault="00C8581E" w:rsidP="00B40550">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w:t>
      </w:r>
    </w:p>
    <w:p w:rsidR="00C73E2F" w:rsidRDefault="00467732" w:rsidP="007D35CF">
      <w:pPr>
        <w:rPr>
          <w:rFonts w:ascii="Century Schoolbook" w:hAnsi="Century Schoolbook"/>
        </w:rPr>
      </w:pPr>
      <w:r>
        <w:rPr>
          <w:rFonts w:ascii="Century Schoolbook" w:hAnsi="Century Schoolbook"/>
        </w:rPr>
        <w:t>运行如下</w:t>
      </w:r>
      <w:r>
        <w:rPr>
          <w:rFonts w:ascii="Century Schoolbook" w:hAnsi="Century Schoolbook" w:hint="eastAsia"/>
        </w:rPr>
        <w:t>：</w:t>
      </w:r>
    </w:p>
    <w:p w:rsidR="004D5B13" w:rsidRDefault="00467732" w:rsidP="0002555F">
      <w:pPr>
        <w:rPr>
          <w:rFonts w:ascii="Century Schoolbook" w:hAnsi="Century Schoolbook"/>
        </w:rPr>
      </w:pPr>
      <w:r>
        <w:rPr>
          <w:noProof/>
        </w:rPr>
        <w:drawing>
          <wp:inline distT="0" distB="0" distL="0" distR="0" wp14:anchorId="221E7FE1" wp14:editId="7114FCC8">
            <wp:extent cx="3048000" cy="990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8000" cy="990600"/>
                    </a:xfrm>
                    <a:prstGeom prst="rect">
                      <a:avLst/>
                    </a:prstGeom>
                  </pic:spPr>
                </pic:pic>
              </a:graphicData>
            </a:graphic>
          </wp:inline>
        </w:drawing>
      </w:r>
    </w:p>
    <w:p w:rsidR="0002555F" w:rsidRDefault="0002555F" w:rsidP="004D5B13">
      <w:pPr>
        <w:ind w:firstLine="420"/>
        <w:rPr>
          <w:rFonts w:ascii="Century Schoolbook" w:hAnsi="Century Schoolbook"/>
        </w:rPr>
      </w:pPr>
      <w:r>
        <w:rPr>
          <w:rFonts w:ascii="Century Schoolbook" w:hAnsi="Century Schoolbook"/>
        </w:rPr>
        <w:t>如果线程的</w:t>
      </w:r>
      <w:r w:rsidRPr="00973FC7">
        <w:rPr>
          <w:rFonts w:ascii="Century Schoolbook" w:hAnsi="Century Schoolbook"/>
          <w:color w:val="FF0000"/>
        </w:rPr>
        <w:t>期望值</w:t>
      </w:r>
      <w:r>
        <w:rPr>
          <w:rFonts w:ascii="Century Schoolbook" w:hAnsi="Century Schoolbook"/>
        </w:rPr>
        <w:t>和主物理内存的</w:t>
      </w:r>
      <w:r w:rsidRPr="00973FC7">
        <w:rPr>
          <w:rFonts w:ascii="Century Schoolbook" w:hAnsi="Century Schoolbook"/>
          <w:color w:val="FF0000"/>
        </w:rPr>
        <w:t>真实值一致</w:t>
      </w:r>
      <w:r>
        <w:rPr>
          <w:rFonts w:ascii="Century Schoolbook" w:hAnsi="Century Schoolbook" w:hint="eastAsia"/>
        </w:rPr>
        <w:t>，那么则修改更新值</w:t>
      </w:r>
      <w:r w:rsidR="009D438D">
        <w:rPr>
          <w:rFonts w:ascii="Century Schoolbook" w:hAnsi="Century Schoolbook" w:hint="eastAsia"/>
        </w:rPr>
        <w:t>；如果不一致，那么修改失败，重新获得主物理内存的真实值。</w:t>
      </w:r>
      <w:r w:rsidR="00390290">
        <w:rPr>
          <w:rFonts w:ascii="Century Schoolbook" w:hAnsi="Century Schoolbook" w:hint="eastAsia"/>
        </w:rPr>
        <w:t>CAS</w:t>
      </w:r>
      <w:r w:rsidR="00390290">
        <w:rPr>
          <w:rFonts w:ascii="Century Schoolbook" w:hAnsi="Century Schoolbook" w:hint="eastAsia"/>
        </w:rPr>
        <w:t>的底层原理是自旋锁和</w:t>
      </w:r>
      <w:r w:rsidR="00390290">
        <w:rPr>
          <w:rFonts w:ascii="Century Schoolbook" w:hAnsi="Century Schoolbook" w:hint="eastAsia"/>
        </w:rPr>
        <w:t>Unsafe.</w:t>
      </w:r>
      <w:r w:rsidR="00390290">
        <w:rPr>
          <w:rFonts w:ascii="Century Schoolbook" w:hAnsi="Century Schoolbook"/>
        </w:rPr>
        <w:t>java</w:t>
      </w:r>
      <w:r w:rsidR="00390290">
        <w:rPr>
          <w:rFonts w:ascii="Century Schoolbook" w:hAnsi="Century Schoolbook" w:hint="eastAsia"/>
        </w:rPr>
        <w:t>。</w:t>
      </w:r>
    </w:p>
    <w:p w:rsidR="00B41D3E" w:rsidRDefault="00B41D3E" w:rsidP="00066ECC">
      <w:pPr>
        <w:rPr>
          <w:rFonts w:ascii="Century Schoolbook" w:hAnsi="Century Schoolbook"/>
        </w:rPr>
      </w:pPr>
    </w:p>
    <w:p w:rsidR="00983ACC" w:rsidRPr="00927349" w:rsidRDefault="00D24481" w:rsidP="00983ACC">
      <w:pPr>
        <w:rPr>
          <w:rFonts w:ascii="Century Schoolbook" w:hAnsi="Century Schoolbook"/>
        </w:rPr>
      </w:pPr>
      <w:r>
        <w:rPr>
          <w:rFonts w:ascii="Century Schoolbook" w:hAnsi="Century Schoolbook"/>
        </w:rPr>
        <w:t>打开</w:t>
      </w:r>
      <w:r w:rsidR="00207724" w:rsidRPr="0002555F">
        <w:rPr>
          <w:rFonts w:ascii="Century Schoolbook" w:hAnsi="Century Schoolbook"/>
        </w:rPr>
        <w:t>AtomicInteger</w:t>
      </w:r>
      <w:r w:rsidR="00207724">
        <w:rPr>
          <w:rFonts w:ascii="Century Schoolbook" w:hAnsi="Century Schoolbook"/>
        </w:rPr>
        <w:t>.java</w:t>
      </w:r>
      <w:r>
        <w:rPr>
          <w:rFonts w:ascii="Century Schoolbook" w:hAnsi="Century Schoolbook"/>
        </w:rPr>
        <w:t>底层源代码</w:t>
      </w:r>
      <w:r>
        <w:rPr>
          <w:rFonts w:ascii="Century Schoolbook" w:hAnsi="Century Schoolbook" w:hint="eastAsia"/>
        </w:rPr>
        <w:t>，</w:t>
      </w:r>
      <w:r>
        <w:rPr>
          <w:rFonts w:ascii="Century Schoolbook" w:hAnsi="Century Schoolbook"/>
        </w:rPr>
        <w:t>基本是对</w:t>
      </w:r>
      <w:r>
        <w:rPr>
          <w:rFonts w:ascii="Century Schoolbook" w:hAnsi="Century Schoolbook"/>
        </w:rPr>
        <w:t>Unsafe</w:t>
      </w:r>
      <w:r>
        <w:rPr>
          <w:rFonts w:ascii="Century Schoolbook" w:hAnsi="Century Schoolbook"/>
        </w:rPr>
        <w:t>类的封装</w:t>
      </w:r>
      <w:r>
        <w:rPr>
          <w:rFonts w:ascii="Century Schoolbook" w:hAnsi="Century Schoolbook" w:hint="eastAsia"/>
        </w:rPr>
        <w:t>。</w:t>
      </w:r>
    </w:p>
    <w:p w:rsidR="00983ACC" w:rsidRPr="00C13C8B" w:rsidRDefault="00983ACC" w:rsidP="00983ACC">
      <w:pPr>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public class </w:t>
      </w:r>
      <w:r w:rsidRPr="00C13C8B">
        <w:rPr>
          <w:rFonts w:ascii="Century Schoolbook" w:eastAsia="宋体" w:hAnsi="Century Schoolbook" w:cs="宋体"/>
          <w:color w:val="000000"/>
          <w:kern w:val="0"/>
          <w:sz w:val="24"/>
          <w:szCs w:val="24"/>
        </w:rPr>
        <w:t xml:space="preserve">AtomicInteger </w:t>
      </w:r>
      <w:r w:rsidRPr="00C13C8B">
        <w:rPr>
          <w:rFonts w:ascii="Century Schoolbook" w:eastAsia="宋体" w:hAnsi="Century Schoolbook" w:cs="宋体"/>
          <w:bCs/>
          <w:color w:val="000080"/>
          <w:kern w:val="0"/>
          <w:sz w:val="24"/>
          <w:szCs w:val="24"/>
        </w:rPr>
        <w:t xml:space="preserve">extends </w:t>
      </w:r>
      <w:r w:rsidRPr="00C13C8B">
        <w:rPr>
          <w:rFonts w:ascii="Century Schoolbook" w:eastAsia="宋体" w:hAnsi="Century Schoolbook" w:cs="宋体"/>
          <w:color w:val="000000"/>
          <w:kern w:val="0"/>
          <w:sz w:val="24"/>
          <w:szCs w:val="24"/>
        </w:rPr>
        <w:t xml:space="preserve">Number </w:t>
      </w:r>
      <w:r w:rsidRPr="00C13C8B">
        <w:rPr>
          <w:rFonts w:ascii="Century Schoolbook" w:eastAsia="宋体" w:hAnsi="Century Schoolbook" w:cs="宋体"/>
          <w:bCs/>
          <w:color w:val="000080"/>
          <w:kern w:val="0"/>
          <w:sz w:val="24"/>
          <w:szCs w:val="24"/>
        </w:rPr>
        <w:t xml:space="preserve">implements </w:t>
      </w:r>
      <w:r w:rsidRPr="00C13C8B">
        <w:rPr>
          <w:rFonts w:ascii="Century Schoolbook" w:eastAsia="宋体" w:hAnsi="Century Schoolbook" w:cs="宋体"/>
          <w:color w:val="000000"/>
          <w:kern w:val="0"/>
          <w:sz w:val="24"/>
          <w:szCs w:val="24"/>
        </w:rPr>
        <w:t>java.io.Serializable {</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private static final long </w:t>
      </w:r>
      <w:r w:rsidRPr="00C13C8B">
        <w:rPr>
          <w:rFonts w:ascii="Century Schoolbook" w:eastAsia="宋体" w:hAnsi="Century Schoolbook" w:cs="宋体"/>
          <w:bCs/>
          <w:iCs/>
          <w:color w:val="660E7A"/>
          <w:kern w:val="0"/>
          <w:sz w:val="24"/>
          <w:szCs w:val="24"/>
        </w:rPr>
        <w:t xml:space="preserve">serialVersionUID </w:t>
      </w:r>
      <w:r w:rsidRPr="00C13C8B">
        <w:rPr>
          <w:rFonts w:ascii="Century Schoolbook" w:eastAsia="宋体" w:hAnsi="Century Schoolbook" w:cs="宋体"/>
          <w:color w:val="000000"/>
          <w:kern w:val="0"/>
          <w:sz w:val="24"/>
          <w:szCs w:val="24"/>
        </w:rPr>
        <w:t xml:space="preserve">= </w:t>
      </w:r>
      <w:r w:rsidRPr="00C13C8B">
        <w:rPr>
          <w:rFonts w:ascii="Century Schoolbook" w:eastAsia="宋体" w:hAnsi="Century Schoolbook" w:cs="宋体"/>
          <w:color w:val="0000FF"/>
          <w:kern w:val="0"/>
          <w:sz w:val="24"/>
          <w:szCs w:val="24"/>
        </w:rPr>
        <w:t>6214790243416807050L</w:t>
      </w:r>
      <w:r w:rsidRPr="00C13C8B">
        <w:rPr>
          <w:rFonts w:ascii="Century Schoolbook" w:eastAsia="宋体" w:hAnsi="Century Schoolbook" w:cs="宋体"/>
          <w:color w:val="000000"/>
          <w:kern w:val="0"/>
          <w:sz w:val="24"/>
          <w:szCs w:val="24"/>
        </w:rPr>
        <w:t>;</w:t>
      </w:r>
    </w:p>
    <w:p w:rsidR="00983ACC" w:rsidRPr="00C13C8B" w:rsidRDefault="00983ACC" w:rsidP="00983ACC">
      <w:pPr>
        <w:rPr>
          <w:rFonts w:ascii="Century Schoolbook" w:hAnsi="Century Schoolbook"/>
        </w:rPr>
      </w:pPr>
    </w:p>
    <w:p w:rsidR="00F77FF9" w:rsidRPr="00C13C8B" w:rsidRDefault="00F77FF9" w:rsidP="00983ACC">
      <w:pPr>
        <w:rPr>
          <w:rFonts w:ascii="Century Schoolbook" w:hAnsi="Century Schoolbook"/>
        </w:rPr>
      </w:pPr>
      <w:r w:rsidRPr="00C13C8B">
        <w:rPr>
          <w:rFonts w:ascii="Century Schoolbook" w:eastAsia="宋体" w:hAnsi="Century Schoolbook" w:cs="宋体"/>
          <w:bCs/>
          <w:color w:val="000080"/>
          <w:kern w:val="0"/>
          <w:sz w:val="24"/>
          <w:szCs w:val="24"/>
        </w:rPr>
        <w:t xml:space="preserve">private volatile int </w:t>
      </w:r>
      <w:r w:rsidRPr="00C13C8B">
        <w:rPr>
          <w:rFonts w:ascii="Century Schoolbook" w:eastAsia="宋体" w:hAnsi="Century Schoolbook" w:cs="宋体"/>
          <w:bCs/>
          <w:color w:val="660E7A"/>
          <w:kern w:val="0"/>
          <w:sz w:val="24"/>
          <w:szCs w:val="24"/>
        </w:rPr>
        <w:t>value</w:t>
      </w:r>
      <w:r w:rsidRPr="00C13C8B">
        <w:rPr>
          <w:rFonts w:ascii="Century Schoolbook" w:eastAsia="宋体" w:hAnsi="Century Schoolbook" w:cs="宋体"/>
          <w:color w:val="000000"/>
          <w:kern w:val="0"/>
          <w:sz w:val="24"/>
          <w:szCs w:val="24"/>
        </w:rPr>
        <w:t>;</w:t>
      </w:r>
      <w:r w:rsidR="00A70417" w:rsidRPr="00C13C8B">
        <w:rPr>
          <w:rFonts w:ascii="Century Schoolbook" w:eastAsia="宋体" w:hAnsi="Century Schoolbook" w:cs="宋体"/>
          <w:color w:val="000000"/>
          <w:kern w:val="0"/>
          <w:sz w:val="24"/>
          <w:szCs w:val="24"/>
        </w:rPr>
        <w:t xml:space="preserve"> </w:t>
      </w:r>
      <w:r w:rsidR="00A70417" w:rsidRPr="00C13C8B">
        <w:rPr>
          <w:rFonts w:ascii="Century Schoolbook" w:eastAsia="宋体" w:hAnsi="Century Schoolbook" w:cs="宋体"/>
          <w:color w:val="000000"/>
          <w:kern w:val="0"/>
          <w:sz w:val="24"/>
          <w:szCs w:val="24"/>
        </w:rPr>
        <w:tab/>
      </w:r>
      <w:r w:rsidR="00A70417" w:rsidRPr="00C13C8B">
        <w:rPr>
          <w:rFonts w:ascii="Century Schoolbook" w:eastAsia="宋体" w:hAnsi="Century Schoolbook" w:cs="宋体"/>
          <w:color w:val="FF0000"/>
          <w:kern w:val="0"/>
          <w:sz w:val="24"/>
          <w:szCs w:val="24"/>
        </w:rPr>
        <w:t xml:space="preserve">// </w:t>
      </w:r>
      <w:r w:rsidR="00A70417" w:rsidRPr="00C13C8B">
        <w:rPr>
          <w:rFonts w:ascii="Century Schoolbook" w:eastAsia="宋体" w:hAnsi="Century Schoolbook" w:cs="宋体"/>
          <w:color w:val="FF0000"/>
          <w:kern w:val="0"/>
          <w:sz w:val="24"/>
          <w:szCs w:val="24"/>
        </w:rPr>
        <w:t>提供可见性与顺序性保障</w:t>
      </w:r>
      <w:r w:rsidR="00A70417" w:rsidRPr="00C13C8B">
        <w:rPr>
          <w:rFonts w:ascii="Century Schoolbook" w:eastAsia="宋体" w:hAnsi="Century Schoolbook" w:cs="宋体" w:hint="eastAsia"/>
          <w:color w:val="000000"/>
          <w:kern w:val="0"/>
          <w:sz w:val="24"/>
          <w:szCs w:val="24"/>
        </w:rPr>
        <w:t xml:space="preserve"> </w:t>
      </w:r>
    </w:p>
    <w:p w:rsidR="004C45C8" w:rsidRPr="00C13C8B" w:rsidRDefault="00983ACC" w:rsidP="004C45C8">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private static final </w:t>
      </w:r>
      <w:r w:rsidRPr="00C13C8B">
        <w:rPr>
          <w:rFonts w:ascii="Century Schoolbook" w:eastAsia="宋体" w:hAnsi="Century Schoolbook" w:cs="宋体"/>
          <w:color w:val="000000"/>
          <w:kern w:val="0"/>
          <w:sz w:val="24"/>
          <w:szCs w:val="24"/>
        </w:rPr>
        <w:t xml:space="preserve">Unsafe </w:t>
      </w:r>
      <w:r w:rsidRPr="00C13C8B">
        <w:rPr>
          <w:rFonts w:ascii="Century Schoolbook" w:eastAsia="宋体" w:hAnsi="Century Schoolbook" w:cs="宋体"/>
          <w:bCs/>
          <w:iCs/>
          <w:color w:val="660E7A"/>
          <w:kern w:val="0"/>
          <w:sz w:val="24"/>
          <w:szCs w:val="24"/>
        </w:rPr>
        <w:t xml:space="preserve">unsafe </w:t>
      </w:r>
      <w:r w:rsidRPr="00C13C8B">
        <w:rPr>
          <w:rFonts w:ascii="Century Schoolbook" w:eastAsia="宋体" w:hAnsi="Century Schoolbook" w:cs="宋体"/>
          <w:color w:val="000000"/>
          <w:kern w:val="0"/>
          <w:sz w:val="24"/>
          <w:szCs w:val="24"/>
        </w:rPr>
        <w:t>= Unsafe.</w:t>
      </w:r>
      <w:r w:rsidRPr="00C13C8B">
        <w:rPr>
          <w:rFonts w:ascii="Century Schoolbook" w:eastAsia="宋体" w:hAnsi="Century Schoolbook" w:cs="宋体"/>
          <w:iCs/>
          <w:color w:val="000000"/>
          <w:kern w:val="0"/>
          <w:sz w:val="24"/>
          <w:szCs w:val="24"/>
        </w:rPr>
        <w:t>getUnsafe</w:t>
      </w:r>
      <w:r w:rsidRPr="00C13C8B">
        <w:rPr>
          <w:rFonts w:ascii="Century Schoolbook" w:eastAsia="宋体" w:hAnsi="Century Schoolbook" w:cs="宋体"/>
          <w:color w:val="000000"/>
          <w:kern w:val="0"/>
          <w:sz w:val="24"/>
          <w:szCs w:val="24"/>
        </w:rPr>
        <w:t>();</w:t>
      </w:r>
      <w:r w:rsidR="004C45C8" w:rsidRPr="00C13C8B">
        <w:rPr>
          <w:rFonts w:ascii="Century Schoolbook" w:eastAsia="宋体" w:hAnsi="Century Schoolbook" w:cs="宋体"/>
          <w:color w:val="000000"/>
          <w:kern w:val="0"/>
          <w:sz w:val="24"/>
          <w:szCs w:val="24"/>
        </w:rPr>
        <w:tab/>
      </w:r>
      <w:r w:rsidR="004C45C8" w:rsidRPr="00C13C8B">
        <w:rPr>
          <w:rFonts w:ascii="Century Schoolbook" w:eastAsia="宋体" w:hAnsi="Century Schoolbook" w:cs="宋体" w:hint="eastAsia"/>
          <w:color w:val="FF0000"/>
          <w:kern w:val="0"/>
          <w:sz w:val="24"/>
          <w:szCs w:val="24"/>
        </w:rPr>
        <w:t>/</w:t>
      </w:r>
      <w:r w:rsidR="004C45C8" w:rsidRPr="00C13C8B">
        <w:rPr>
          <w:rFonts w:ascii="Century Schoolbook" w:eastAsia="宋体" w:hAnsi="Century Schoolbook" w:cs="宋体"/>
          <w:color w:val="FF0000"/>
          <w:kern w:val="0"/>
          <w:sz w:val="24"/>
          <w:szCs w:val="24"/>
        </w:rPr>
        <w:t xml:space="preserve">/ </w:t>
      </w:r>
      <w:r w:rsidR="004C45C8" w:rsidRPr="00C13C8B">
        <w:rPr>
          <w:rFonts w:ascii="Century Schoolbook" w:eastAsia="宋体" w:hAnsi="Century Schoolbook" w:cs="宋体"/>
          <w:color w:val="FF0000"/>
          <w:kern w:val="0"/>
          <w:sz w:val="24"/>
          <w:szCs w:val="24"/>
        </w:rPr>
        <w:t>提供原子性保障</w:t>
      </w:r>
      <w:r w:rsidR="004C45C8" w:rsidRPr="00C13C8B">
        <w:rPr>
          <w:rFonts w:ascii="Century Schoolbook" w:eastAsia="宋体" w:hAnsi="Century Schoolbook" w:cs="宋体" w:hint="eastAsia"/>
          <w:color w:val="000000"/>
          <w:kern w:val="0"/>
          <w:sz w:val="24"/>
          <w:szCs w:val="24"/>
        </w:rPr>
        <w:t xml:space="preserve"> </w:t>
      </w:r>
    </w:p>
    <w:p w:rsidR="00F544F6" w:rsidRPr="00C13C8B"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private static final long </w:t>
      </w:r>
      <w:r w:rsidRPr="00C13C8B">
        <w:rPr>
          <w:rFonts w:ascii="Century Schoolbook" w:eastAsia="宋体" w:hAnsi="Century Schoolbook" w:cs="宋体"/>
          <w:bCs/>
          <w:iCs/>
          <w:color w:val="660E7A"/>
          <w:kern w:val="0"/>
          <w:sz w:val="24"/>
          <w:szCs w:val="24"/>
        </w:rPr>
        <w:t>valueOffset</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r>
      <w:r w:rsidRPr="00C13C8B">
        <w:rPr>
          <w:rFonts w:ascii="Century Schoolbook" w:eastAsia="宋体" w:hAnsi="Century Schoolbook" w:cs="宋体"/>
          <w:bCs/>
          <w:color w:val="000080"/>
          <w:kern w:val="0"/>
          <w:sz w:val="24"/>
          <w:szCs w:val="24"/>
        </w:rPr>
        <w:t xml:space="preserve">static </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try </w:t>
      </w:r>
      <w:r w:rsidRPr="00C13C8B">
        <w:rPr>
          <w:rFonts w:ascii="Century Schoolbook" w:eastAsia="宋体" w:hAnsi="Century Schoolbook" w:cs="宋体"/>
          <w:color w:val="000000"/>
          <w:kern w:val="0"/>
          <w:sz w:val="24"/>
          <w:szCs w:val="24"/>
        </w:rPr>
        <w:t xml:space="preserve">{   </w:t>
      </w:r>
    </w:p>
    <w:p w:rsidR="00983ACC" w:rsidRPr="00C13C8B"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iCs/>
          <w:color w:val="FF0000"/>
          <w:kern w:val="0"/>
          <w:sz w:val="24"/>
          <w:szCs w:val="24"/>
        </w:rPr>
      </w:pPr>
      <w:r w:rsidRPr="00C13C8B">
        <w:rPr>
          <w:rFonts w:ascii="Century Schoolbook" w:eastAsia="宋体" w:hAnsi="Century Schoolbook" w:cs="宋体"/>
          <w:iCs/>
          <w:color w:val="FF0000"/>
          <w:kern w:val="0"/>
          <w:sz w:val="24"/>
          <w:szCs w:val="24"/>
        </w:rPr>
        <w:t xml:space="preserve">// </w:t>
      </w:r>
      <w:r w:rsidRPr="00C13C8B">
        <w:rPr>
          <w:rFonts w:ascii="Century Schoolbook" w:eastAsia="宋体" w:hAnsi="Century Schoolbook" w:cs="宋体" w:hint="eastAsia"/>
          <w:iCs/>
          <w:color w:val="FF0000"/>
          <w:kern w:val="0"/>
          <w:sz w:val="24"/>
          <w:szCs w:val="24"/>
        </w:rPr>
        <w:t>使用</w:t>
      </w:r>
      <w:r w:rsidRPr="00C13C8B">
        <w:rPr>
          <w:rFonts w:ascii="Century Schoolbook" w:eastAsia="宋体" w:hAnsi="Century Schoolbook" w:cs="宋体" w:hint="eastAsia"/>
          <w:iCs/>
          <w:color w:val="FF0000"/>
          <w:kern w:val="0"/>
          <w:sz w:val="24"/>
          <w:szCs w:val="24"/>
        </w:rPr>
        <w:t>Unsafe</w:t>
      </w:r>
      <w:r w:rsidRPr="00C13C8B">
        <w:rPr>
          <w:rFonts w:ascii="Century Schoolbook" w:eastAsia="宋体" w:hAnsi="Century Schoolbook" w:cs="宋体" w:hint="eastAsia"/>
          <w:iCs/>
          <w:color w:val="FF0000"/>
          <w:kern w:val="0"/>
          <w:sz w:val="24"/>
          <w:szCs w:val="24"/>
        </w:rPr>
        <w:t>类获取一个字段的内存偏移量</w:t>
      </w:r>
      <w:r w:rsidR="00F544F6" w:rsidRPr="00C13C8B">
        <w:rPr>
          <w:rFonts w:ascii="Century Schoolbook" w:eastAsia="宋体" w:hAnsi="Century Schoolbook" w:cs="宋体" w:hint="eastAsia"/>
          <w:iCs/>
          <w:color w:val="FF0000"/>
          <w:kern w:val="0"/>
          <w:sz w:val="24"/>
          <w:szCs w:val="24"/>
        </w:rPr>
        <w:t>（即内存地址）</w:t>
      </w:r>
      <w:r w:rsidRPr="00C13C8B">
        <w:rPr>
          <w:rFonts w:ascii="Century Schoolbook" w:eastAsia="宋体" w:hAnsi="Century Schoolbook" w:cs="宋体" w:hint="eastAsia"/>
          <w:iCs/>
          <w:color w:val="FF0000"/>
          <w:kern w:val="0"/>
          <w:sz w:val="24"/>
          <w:szCs w:val="24"/>
        </w:rPr>
        <w:t>，</w:t>
      </w:r>
      <w:r w:rsidR="00F544F6" w:rsidRPr="00C13C8B">
        <w:rPr>
          <w:rFonts w:ascii="Century Schoolbook" w:eastAsia="宋体" w:hAnsi="Century Schoolbook" w:cs="宋体" w:hint="eastAsia"/>
          <w:iCs/>
          <w:color w:val="FF0000"/>
          <w:kern w:val="0"/>
          <w:sz w:val="24"/>
          <w:szCs w:val="24"/>
        </w:rPr>
        <w:t>同时</w:t>
      </w:r>
      <w:r w:rsidRPr="00C13C8B">
        <w:rPr>
          <w:rFonts w:ascii="Century Schoolbook" w:eastAsia="宋体" w:hAnsi="Century Schoolbook" w:cs="宋体" w:hint="eastAsia"/>
          <w:iCs/>
          <w:color w:val="FF0000"/>
          <w:kern w:val="0"/>
          <w:sz w:val="24"/>
          <w:szCs w:val="24"/>
        </w:rPr>
        <w:t>赋值给</w:t>
      </w:r>
      <w:r w:rsidRPr="00C13C8B">
        <w:rPr>
          <w:rFonts w:ascii="Century Schoolbook" w:eastAsia="宋体" w:hAnsi="Century Schoolbook" w:cs="宋体" w:hint="eastAsia"/>
          <w:iCs/>
          <w:color w:val="FF0000"/>
          <w:kern w:val="0"/>
          <w:sz w:val="24"/>
          <w:szCs w:val="24"/>
        </w:rPr>
        <w:t>v</w:t>
      </w:r>
      <w:r w:rsidRPr="00C13C8B">
        <w:rPr>
          <w:rFonts w:ascii="Century Schoolbook" w:eastAsia="宋体" w:hAnsi="Century Schoolbook" w:cs="宋体"/>
          <w:iCs/>
          <w:color w:val="FF0000"/>
          <w:kern w:val="0"/>
          <w:sz w:val="24"/>
          <w:szCs w:val="24"/>
        </w:rPr>
        <w:t>alueOffset</w:t>
      </w:r>
      <w:r w:rsidRPr="00C13C8B">
        <w:rPr>
          <w:rFonts w:ascii="Century Schoolbook" w:eastAsia="宋体" w:hAnsi="Century Schoolbook" w:cs="宋体"/>
          <w:iCs/>
          <w:color w:val="FF0000"/>
          <w:kern w:val="0"/>
          <w:sz w:val="24"/>
          <w:szCs w:val="24"/>
        </w:rPr>
        <w:t>字段</w:t>
      </w:r>
      <w:r w:rsidRPr="00C13C8B">
        <w:rPr>
          <w:rFonts w:ascii="Century Schoolbook" w:eastAsia="宋体" w:hAnsi="Century Schoolbook" w:cs="宋体" w:hint="eastAsia"/>
          <w:iCs/>
          <w:color w:val="FF0000"/>
          <w:kern w:val="0"/>
          <w:sz w:val="24"/>
          <w:szCs w:val="24"/>
        </w:rPr>
        <w:t>。</w:t>
      </w:r>
      <w:r w:rsidR="00DF6E56" w:rsidRPr="00C13C8B">
        <w:rPr>
          <w:rFonts w:ascii="Century Schoolbook" w:eastAsia="宋体" w:hAnsi="Century Schoolbook" w:cs="宋体" w:hint="eastAsia"/>
          <w:iCs/>
          <w:color w:val="FF0000"/>
          <w:kern w:val="0"/>
          <w:sz w:val="24"/>
          <w:szCs w:val="24"/>
        </w:rPr>
        <w:t>此处为</w:t>
      </w:r>
      <w:r w:rsidR="00DF6E56" w:rsidRPr="00C13C8B">
        <w:rPr>
          <w:rFonts w:ascii="Century Schoolbook" w:eastAsia="宋体" w:hAnsi="Century Schoolbook" w:cs="宋体"/>
          <w:iCs/>
          <w:color w:val="FF0000"/>
          <w:kern w:val="0"/>
          <w:sz w:val="24"/>
          <w:szCs w:val="24"/>
        </w:rPr>
        <w:t>AtomicInteger</w:t>
      </w:r>
      <w:r w:rsidR="00DF6E56" w:rsidRPr="00C13C8B">
        <w:rPr>
          <w:rFonts w:ascii="Century Schoolbook" w:eastAsia="宋体" w:hAnsi="Century Schoolbook" w:cs="宋体" w:hint="eastAsia"/>
          <w:iCs/>
          <w:color w:val="FF0000"/>
          <w:kern w:val="0"/>
          <w:sz w:val="24"/>
          <w:szCs w:val="24"/>
        </w:rPr>
        <w:t>.</w:t>
      </w:r>
      <w:r w:rsidR="00DF6E56" w:rsidRPr="00C13C8B">
        <w:rPr>
          <w:rFonts w:ascii="Century Schoolbook" w:eastAsia="宋体" w:hAnsi="Century Schoolbook" w:cs="宋体"/>
          <w:iCs/>
          <w:color w:val="FF0000"/>
          <w:kern w:val="0"/>
          <w:sz w:val="24"/>
          <w:szCs w:val="24"/>
        </w:rPr>
        <w:t>java</w:t>
      </w:r>
      <w:r w:rsidR="00DF6E56" w:rsidRPr="00C13C8B">
        <w:rPr>
          <w:rFonts w:ascii="Century Schoolbook" w:eastAsia="宋体" w:hAnsi="Century Schoolbook" w:cs="宋体"/>
          <w:iCs/>
          <w:color w:val="FF0000"/>
          <w:kern w:val="0"/>
          <w:sz w:val="24"/>
          <w:szCs w:val="24"/>
        </w:rPr>
        <w:t>的</w:t>
      </w:r>
      <w:r w:rsidR="00DF6E56" w:rsidRPr="00C13C8B">
        <w:rPr>
          <w:rFonts w:ascii="Century Schoolbook" w:eastAsia="宋体" w:hAnsi="Century Schoolbook" w:cs="宋体"/>
          <w:iCs/>
          <w:color w:val="FF0000"/>
          <w:kern w:val="0"/>
          <w:sz w:val="24"/>
          <w:szCs w:val="24"/>
        </w:rPr>
        <w:t>value</w:t>
      </w:r>
      <w:r w:rsidR="00DF6E56" w:rsidRPr="00C13C8B">
        <w:rPr>
          <w:rFonts w:ascii="Century Schoolbook" w:eastAsia="宋体" w:hAnsi="Century Schoolbook" w:cs="宋体"/>
          <w:iCs/>
          <w:color w:val="FF0000"/>
          <w:kern w:val="0"/>
          <w:sz w:val="24"/>
          <w:szCs w:val="24"/>
        </w:rPr>
        <w:t>字段</w:t>
      </w:r>
    </w:p>
    <w:p w:rsidR="00F544F6" w:rsidRPr="00C13C8B" w:rsidRDefault="00F544F6"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color w:val="000000"/>
          <w:kern w:val="0"/>
          <w:sz w:val="24"/>
          <w:szCs w:val="24"/>
        </w:rPr>
      </w:pPr>
      <w:r w:rsidRPr="00C13C8B">
        <w:rPr>
          <w:rFonts w:ascii="Century Schoolbook" w:eastAsia="宋体" w:hAnsi="Century Schoolbook" w:cs="宋体" w:hint="eastAsia"/>
          <w:iCs/>
          <w:color w:val="FF0000"/>
          <w:kern w:val="0"/>
          <w:sz w:val="24"/>
          <w:szCs w:val="24"/>
        </w:rPr>
        <w:t>/</w:t>
      </w:r>
      <w:r w:rsidRPr="00C13C8B">
        <w:rPr>
          <w:rFonts w:ascii="Century Schoolbook" w:eastAsia="宋体" w:hAnsi="Century Schoolbook" w:cs="宋体"/>
          <w:iCs/>
          <w:color w:val="FF0000"/>
          <w:kern w:val="0"/>
          <w:sz w:val="24"/>
          <w:szCs w:val="24"/>
        </w:rPr>
        <w:t xml:space="preserve">/ </w:t>
      </w:r>
      <w:r w:rsidRPr="00C13C8B">
        <w:rPr>
          <w:rFonts w:ascii="Century Schoolbook" w:eastAsia="宋体" w:hAnsi="Century Schoolbook" w:cs="宋体" w:hint="eastAsia"/>
          <w:iCs/>
          <w:color w:val="FF0000"/>
          <w:kern w:val="0"/>
          <w:sz w:val="24"/>
          <w:szCs w:val="24"/>
        </w:rPr>
        <w:t>后面会通过获取</w:t>
      </w:r>
      <w:r w:rsidRPr="00C13C8B">
        <w:rPr>
          <w:rFonts w:ascii="Century Schoolbook" w:eastAsia="宋体" w:hAnsi="Century Schoolbook" w:cs="宋体" w:hint="eastAsia"/>
          <w:iCs/>
          <w:color w:val="FF0000"/>
          <w:kern w:val="0"/>
          <w:sz w:val="24"/>
          <w:szCs w:val="24"/>
        </w:rPr>
        <w:t>v</w:t>
      </w:r>
      <w:r w:rsidRPr="00C13C8B">
        <w:rPr>
          <w:rFonts w:ascii="Century Schoolbook" w:eastAsia="宋体" w:hAnsi="Century Schoolbook" w:cs="宋体"/>
          <w:iCs/>
          <w:color w:val="FF0000"/>
          <w:kern w:val="0"/>
          <w:sz w:val="24"/>
          <w:szCs w:val="24"/>
        </w:rPr>
        <w:t>alueOffset</w:t>
      </w:r>
      <w:r w:rsidRPr="00C13C8B">
        <w:rPr>
          <w:rFonts w:ascii="Century Schoolbook" w:eastAsia="宋体" w:hAnsi="Century Schoolbook" w:cs="宋体"/>
          <w:iCs/>
          <w:color w:val="FF0000"/>
          <w:kern w:val="0"/>
          <w:sz w:val="24"/>
          <w:szCs w:val="24"/>
        </w:rPr>
        <w:t>这个内存地址</w:t>
      </w:r>
      <w:r w:rsidRPr="00C13C8B">
        <w:rPr>
          <w:rFonts w:ascii="Century Schoolbook" w:eastAsia="宋体" w:hAnsi="Century Schoolbook" w:cs="宋体" w:hint="eastAsia"/>
          <w:iCs/>
          <w:color w:val="FF0000"/>
          <w:kern w:val="0"/>
          <w:sz w:val="24"/>
          <w:szCs w:val="24"/>
        </w:rPr>
        <w:t>，操作该内存地址所对应的值。</w:t>
      </w:r>
    </w:p>
    <w:p w:rsidR="00983ACC" w:rsidRPr="00C13C8B" w:rsidRDefault="00983ACC" w:rsidP="00983A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iCs/>
          <w:color w:val="808080"/>
          <w:kern w:val="0"/>
          <w:sz w:val="24"/>
          <w:szCs w:val="24"/>
        </w:rPr>
        <w:t xml:space="preserve">        </w:t>
      </w:r>
      <w:r w:rsidRPr="00C13C8B">
        <w:rPr>
          <w:rFonts w:ascii="Century Schoolbook" w:eastAsia="宋体" w:hAnsi="Century Schoolbook" w:cs="宋体"/>
          <w:bCs/>
          <w:iCs/>
          <w:color w:val="660E7A"/>
          <w:kern w:val="0"/>
          <w:sz w:val="24"/>
          <w:szCs w:val="24"/>
        </w:rPr>
        <w:t xml:space="preserve">valueOffset </w:t>
      </w:r>
      <w:r w:rsidRPr="00C13C8B">
        <w:rPr>
          <w:rFonts w:ascii="Century Schoolbook" w:eastAsia="宋体" w:hAnsi="Century Schoolbook" w:cs="宋体"/>
          <w:color w:val="000000"/>
          <w:kern w:val="0"/>
          <w:sz w:val="24"/>
          <w:szCs w:val="24"/>
        </w:rPr>
        <w:t xml:space="preserve">= </w:t>
      </w:r>
      <w:r w:rsidRPr="00C13C8B">
        <w:rPr>
          <w:rFonts w:ascii="Century Schoolbook" w:eastAsia="宋体" w:hAnsi="Century Schoolbook" w:cs="宋体"/>
          <w:bCs/>
          <w:iCs/>
          <w:color w:val="660E7A"/>
          <w:kern w:val="0"/>
          <w:sz w:val="24"/>
          <w:szCs w:val="24"/>
        </w:rPr>
        <w:t>unsafe</w:t>
      </w:r>
      <w:r w:rsidRPr="00C13C8B">
        <w:rPr>
          <w:rFonts w:ascii="Century Schoolbook" w:eastAsia="宋体" w:hAnsi="Century Schoolbook" w:cs="宋体"/>
          <w:color w:val="000000"/>
          <w:kern w:val="0"/>
          <w:sz w:val="24"/>
          <w:szCs w:val="24"/>
        </w:rPr>
        <w:t>.objectFieldOffset(AtomicInteger.</w:t>
      </w:r>
      <w:r w:rsidRPr="00C13C8B">
        <w:rPr>
          <w:rFonts w:ascii="Century Schoolbook" w:eastAsia="宋体" w:hAnsi="Century Schoolbook" w:cs="宋体"/>
          <w:bCs/>
          <w:color w:val="000080"/>
          <w:kern w:val="0"/>
          <w:sz w:val="24"/>
          <w:szCs w:val="24"/>
        </w:rPr>
        <w:t>class</w:t>
      </w:r>
      <w:r w:rsidRPr="00C13C8B">
        <w:rPr>
          <w:rFonts w:ascii="Century Schoolbook" w:eastAsia="宋体" w:hAnsi="Century Schoolbook" w:cs="宋体"/>
          <w:color w:val="000000"/>
          <w:kern w:val="0"/>
          <w:sz w:val="24"/>
          <w:szCs w:val="24"/>
        </w:rPr>
        <w:t>.getDeclaredField(</w:t>
      </w:r>
      <w:r w:rsidRPr="00C13C8B">
        <w:rPr>
          <w:rFonts w:ascii="Century Schoolbook" w:eastAsia="宋体" w:hAnsi="Century Schoolbook" w:cs="宋体"/>
          <w:bCs/>
          <w:color w:val="008000"/>
          <w:kern w:val="0"/>
          <w:sz w:val="24"/>
          <w:szCs w:val="24"/>
        </w:rPr>
        <w:t>"value"</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t xml:space="preserve">    } </w:t>
      </w:r>
      <w:r w:rsidRPr="00C13C8B">
        <w:rPr>
          <w:rFonts w:ascii="Century Schoolbook" w:eastAsia="宋体" w:hAnsi="Century Schoolbook" w:cs="宋体"/>
          <w:bCs/>
          <w:color w:val="000080"/>
          <w:kern w:val="0"/>
          <w:sz w:val="24"/>
          <w:szCs w:val="24"/>
        </w:rPr>
        <w:t xml:space="preserve">catch </w:t>
      </w:r>
      <w:r w:rsidRPr="00C13C8B">
        <w:rPr>
          <w:rFonts w:ascii="Century Schoolbook" w:eastAsia="宋体" w:hAnsi="Century Schoolbook" w:cs="宋体"/>
          <w:color w:val="000000"/>
          <w:kern w:val="0"/>
          <w:sz w:val="24"/>
          <w:szCs w:val="24"/>
        </w:rPr>
        <w:t>(Exception ex) {</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throw new </w:t>
      </w:r>
      <w:r w:rsidR="008935FA" w:rsidRPr="00C13C8B">
        <w:rPr>
          <w:rFonts w:ascii="Century Schoolbook" w:eastAsia="宋体" w:hAnsi="Century Schoolbook" w:cs="宋体"/>
          <w:color w:val="000000"/>
          <w:kern w:val="0"/>
          <w:sz w:val="24"/>
          <w:szCs w:val="24"/>
        </w:rPr>
        <w:t>Error(ex);</w:t>
      </w:r>
      <w:r w:rsidR="008935FA" w:rsidRPr="00C13C8B">
        <w:rPr>
          <w:rFonts w:ascii="Century Schoolbook" w:eastAsia="宋体" w:hAnsi="Century Schoolbook" w:cs="宋体"/>
          <w:color w:val="000000"/>
          <w:kern w:val="0"/>
          <w:sz w:val="24"/>
          <w:szCs w:val="24"/>
        </w:rPr>
        <w:br/>
        <w:t xml:space="preserve">    }</w:t>
      </w:r>
      <w:r w:rsidR="008935FA" w:rsidRPr="00C13C8B">
        <w:rPr>
          <w:rFonts w:ascii="Century Schoolbook" w:eastAsia="宋体" w:hAnsi="Century Schoolbook" w:cs="宋体"/>
          <w:color w:val="000000"/>
          <w:kern w:val="0"/>
          <w:sz w:val="24"/>
          <w:szCs w:val="24"/>
        </w:rPr>
        <w:br/>
        <w:t>}</w:t>
      </w:r>
    </w:p>
    <w:p w:rsidR="00983ACC" w:rsidRPr="00C13C8B" w:rsidRDefault="00983ACC" w:rsidP="00983ACC">
      <w:pPr>
        <w:rPr>
          <w:rFonts w:ascii="Century Schoolbook" w:hAnsi="Century Schoolbook"/>
        </w:rPr>
      </w:pPr>
    </w:p>
    <w:p w:rsidR="00927349" w:rsidRPr="00C13C8B" w:rsidRDefault="00927349" w:rsidP="00983ACC">
      <w:pPr>
        <w:rPr>
          <w:rFonts w:ascii="Century Schoolbook" w:hAnsi="Century Schoolbook"/>
        </w:rPr>
      </w:pPr>
      <w:r w:rsidRPr="00C13C8B">
        <w:rPr>
          <w:rFonts w:ascii="Century Schoolbook" w:hAnsi="Century Schoolbook" w:hint="eastAsia"/>
        </w:rPr>
        <w:t>……</w:t>
      </w:r>
    </w:p>
    <w:p w:rsidR="00983ACC" w:rsidRPr="00C13C8B" w:rsidRDefault="00927349" w:rsidP="00D6742A">
      <w:pPr>
        <w:rPr>
          <w:rFonts w:ascii="Century Schoolbook" w:hAnsi="Century Schoolbook"/>
        </w:rPr>
      </w:pPr>
      <w:r w:rsidRPr="00C13C8B">
        <w:rPr>
          <w:rFonts w:ascii="Century Schoolbook" w:hAnsi="Century Schoolbook" w:hint="eastAsia"/>
        </w:rPr>
        <w:t>}</w:t>
      </w:r>
    </w:p>
    <w:p w:rsidR="002E607A" w:rsidRDefault="00207724" w:rsidP="009F7949">
      <w:pPr>
        <w:ind w:firstLine="420"/>
        <w:rPr>
          <w:rFonts w:ascii="Century Schoolbook" w:hAnsi="Century Schoolbook"/>
        </w:rPr>
      </w:pPr>
      <w:r>
        <w:rPr>
          <w:rFonts w:ascii="Century Schoolbook" w:hAnsi="Century Schoolbook"/>
        </w:rPr>
        <w:t>当查看</w:t>
      </w:r>
      <w:r w:rsidRPr="0002555F">
        <w:rPr>
          <w:rFonts w:ascii="Century Schoolbook" w:hAnsi="Century Schoolbook"/>
        </w:rPr>
        <w:t>AtomicInteger</w:t>
      </w:r>
      <w:r>
        <w:rPr>
          <w:rFonts w:ascii="Century Schoolbook" w:hAnsi="Century Schoolbook"/>
        </w:rPr>
        <w:t>.java</w:t>
      </w:r>
      <w:r>
        <w:rPr>
          <w:rFonts w:ascii="Century Schoolbook" w:hAnsi="Century Schoolbook"/>
        </w:rPr>
        <w:t>的源码的时候会发现</w:t>
      </w:r>
      <w:r>
        <w:rPr>
          <w:rFonts w:ascii="Century Schoolbook" w:hAnsi="Century Schoolbook" w:hint="eastAsia"/>
        </w:rPr>
        <w:t>，</w:t>
      </w:r>
      <w:r>
        <w:rPr>
          <w:rFonts w:ascii="Century Schoolbook" w:hAnsi="Century Schoolbook"/>
        </w:rPr>
        <w:t>他首先获取了</w:t>
      </w:r>
      <w:r>
        <w:rPr>
          <w:rFonts w:ascii="Century Schoolbook" w:hAnsi="Century Schoolbook"/>
        </w:rPr>
        <w:t>Unsafe</w:t>
      </w:r>
      <w:r>
        <w:rPr>
          <w:rFonts w:ascii="Century Schoolbook" w:hAnsi="Century Schoolbook"/>
        </w:rPr>
        <w:t>类</w:t>
      </w:r>
      <w:r>
        <w:rPr>
          <w:rFonts w:ascii="Century Schoolbook" w:hAnsi="Century Schoolbook" w:hint="eastAsia"/>
        </w:rPr>
        <w:t>，</w:t>
      </w:r>
      <w:r>
        <w:rPr>
          <w:rFonts w:ascii="Century Schoolbook" w:hAnsi="Century Schoolbook"/>
        </w:rPr>
        <w:t>然后使用</w:t>
      </w:r>
      <w:r>
        <w:rPr>
          <w:rFonts w:ascii="Century Schoolbook" w:hAnsi="Century Schoolbook"/>
        </w:rPr>
        <w:t>volatile</w:t>
      </w:r>
      <w:r>
        <w:rPr>
          <w:rFonts w:ascii="Century Schoolbook" w:hAnsi="Century Schoolbook"/>
        </w:rPr>
        <w:t>关键字修饰</w:t>
      </w:r>
      <w:r w:rsidRPr="00A55AF3">
        <w:rPr>
          <w:rFonts w:ascii="Century Schoolbook" w:hAnsi="Century Schoolbook"/>
          <w:b/>
          <w:color w:val="FF0000"/>
        </w:rPr>
        <w:t>一个</w:t>
      </w:r>
      <w:r>
        <w:rPr>
          <w:rFonts w:ascii="Century Schoolbook" w:hAnsi="Century Schoolbook"/>
        </w:rPr>
        <w:t>私有实例变量</w:t>
      </w:r>
      <w:r>
        <w:rPr>
          <w:rFonts w:ascii="Century Schoolbook" w:hAnsi="Century Schoolbook" w:hint="eastAsia"/>
        </w:rPr>
        <w:t>。</w:t>
      </w:r>
      <w:r w:rsidRPr="0002555F">
        <w:rPr>
          <w:rFonts w:ascii="Century Schoolbook" w:hAnsi="Century Schoolbook"/>
        </w:rPr>
        <w:t>AtomicInteger</w:t>
      </w:r>
      <w:r>
        <w:rPr>
          <w:rFonts w:ascii="Century Schoolbook" w:hAnsi="Century Schoolbook"/>
        </w:rPr>
        <w:t>拥有</w:t>
      </w:r>
      <w:r>
        <w:rPr>
          <w:rFonts w:ascii="Century Schoolbook" w:hAnsi="Century Schoolbook"/>
        </w:rPr>
        <w:t>JMM</w:t>
      </w:r>
      <w:r>
        <w:rPr>
          <w:rFonts w:ascii="Century Schoolbook" w:hAnsi="Century Schoolbook"/>
        </w:rPr>
        <w:t>规定的</w:t>
      </w:r>
      <w:r>
        <w:rPr>
          <w:rFonts w:ascii="Century Schoolbook" w:hAnsi="Century Schoolbook" w:hint="eastAsia"/>
        </w:rPr>
        <w:t>3</w:t>
      </w:r>
      <w:r>
        <w:rPr>
          <w:rFonts w:ascii="Century Schoolbook" w:hAnsi="Century Schoolbook" w:hint="eastAsia"/>
        </w:rPr>
        <w:t>个基本特性：可见性、有序性和原子性；</w:t>
      </w:r>
      <w:r w:rsidRPr="00C170BC">
        <w:rPr>
          <w:rFonts w:ascii="Century Schoolbook" w:hAnsi="Century Schoolbook" w:hint="eastAsia"/>
          <w:color w:val="FF0000"/>
        </w:rPr>
        <w:t>这其中可见性和有序性由</w:t>
      </w:r>
      <w:r w:rsidRPr="00C170BC">
        <w:rPr>
          <w:rFonts w:ascii="Century Schoolbook" w:hAnsi="Century Schoolbook" w:hint="eastAsia"/>
          <w:color w:val="FF0000"/>
        </w:rPr>
        <w:t>volatile</w:t>
      </w:r>
      <w:r w:rsidRPr="00C170BC">
        <w:rPr>
          <w:rFonts w:ascii="Century Schoolbook" w:hAnsi="Century Schoolbook" w:hint="eastAsia"/>
          <w:color w:val="FF0000"/>
        </w:rPr>
        <w:t>关键字提供保障，而原子性则由</w:t>
      </w:r>
      <w:r w:rsidRPr="00C170BC">
        <w:rPr>
          <w:rFonts w:ascii="Century Schoolbook" w:hAnsi="Century Schoolbook" w:hint="eastAsia"/>
          <w:color w:val="FF0000"/>
        </w:rPr>
        <w:t>Unsafe</w:t>
      </w:r>
      <w:r w:rsidRPr="00C170BC">
        <w:rPr>
          <w:rFonts w:ascii="Century Schoolbook" w:hAnsi="Century Schoolbook" w:hint="eastAsia"/>
          <w:color w:val="FF0000"/>
        </w:rPr>
        <w:t>类来完成</w:t>
      </w:r>
      <w:r>
        <w:rPr>
          <w:rFonts w:ascii="Century Schoolbook" w:hAnsi="Century Schoolbook" w:hint="eastAsia"/>
        </w:rPr>
        <w:t>。</w:t>
      </w:r>
      <w:r>
        <w:rPr>
          <w:rFonts w:ascii="Century Schoolbook" w:hAnsi="Century Schoolbook"/>
        </w:rPr>
        <w:t>其中</w:t>
      </w:r>
      <w:r>
        <w:rPr>
          <w:rFonts w:ascii="Century Schoolbook" w:hAnsi="Century Schoolbook" w:hint="eastAsia"/>
        </w:rPr>
        <w:t>v</w:t>
      </w:r>
      <w:r>
        <w:rPr>
          <w:rFonts w:ascii="Century Schoolbook" w:hAnsi="Century Schoolbook"/>
        </w:rPr>
        <w:t>alueOffset</w:t>
      </w:r>
      <w:r>
        <w:rPr>
          <w:rFonts w:ascii="Century Schoolbook" w:hAnsi="Century Schoolbook"/>
        </w:rPr>
        <w:t>是内存地址偏移量</w:t>
      </w:r>
      <w:r>
        <w:rPr>
          <w:rFonts w:ascii="Century Schoolbook" w:hAnsi="Century Schoolbook" w:hint="eastAsia"/>
        </w:rPr>
        <w:t>，</w:t>
      </w:r>
      <w:r>
        <w:rPr>
          <w:rFonts w:ascii="Century Schoolbook" w:hAnsi="Century Schoolbook"/>
        </w:rPr>
        <w:t>他是</w:t>
      </w:r>
      <w:r>
        <w:rPr>
          <w:rFonts w:ascii="Century Schoolbook" w:hAnsi="Century Schoolbook"/>
        </w:rPr>
        <w:t>Unsafe</w:t>
      </w:r>
      <w:r>
        <w:rPr>
          <w:rFonts w:ascii="Century Schoolbook" w:hAnsi="Century Schoolbook"/>
        </w:rPr>
        <w:t>类要操作的指针</w:t>
      </w:r>
      <w:r>
        <w:rPr>
          <w:rFonts w:ascii="Century Schoolbook" w:hAnsi="Century Schoolbook" w:hint="eastAsia"/>
        </w:rPr>
        <w:t>。</w:t>
      </w:r>
      <w:r w:rsidR="00F76080">
        <w:rPr>
          <w:rFonts w:ascii="Century Schoolbook" w:hAnsi="Century Schoolbook"/>
        </w:rPr>
        <w:t>Unsafe</w:t>
      </w:r>
      <w:r w:rsidR="00F76080">
        <w:rPr>
          <w:rFonts w:ascii="Century Schoolbook" w:hAnsi="Century Schoolbook"/>
        </w:rPr>
        <w:t>类相当于一个后门</w:t>
      </w:r>
      <w:r w:rsidR="00F76080">
        <w:rPr>
          <w:rFonts w:ascii="Century Schoolbook" w:hAnsi="Century Schoolbook" w:hint="eastAsia"/>
        </w:rPr>
        <w:t>，</w:t>
      </w:r>
      <w:r w:rsidR="00F76080">
        <w:rPr>
          <w:rFonts w:ascii="Century Schoolbook" w:hAnsi="Century Schoolbook"/>
        </w:rPr>
        <w:t>基于该类可以操作特定内存的数据</w:t>
      </w:r>
      <w:r w:rsidR="00F76080">
        <w:rPr>
          <w:rFonts w:ascii="Century Schoolbook" w:hAnsi="Century Schoolbook" w:hint="eastAsia"/>
        </w:rPr>
        <w:t>，</w:t>
      </w:r>
      <w:r w:rsidR="006F5A32">
        <w:rPr>
          <w:rFonts w:ascii="Century Schoolbook" w:hAnsi="Century Schoolbook"/>
        </w:rPr>
        <w:t>其内部方法均为</w:t>
      </w:r>
      <w:r w:rsidR="00F76080">
        <w:rPr>
          <w:rFonts w:ascii="Century Schoolbook" w:hAnsi="Century Schoolbook"/>
        </w:rPr>
        <w:t>native</w:t>
      </w:r>
      <w:r w:rsidR="00F76080">
        <w:rPr>
          <w:rFonts w:ascii="Century Schoolbook" w:hAnsi="Century Schoolbook"/>
        </w:rPr>
        <w:t>修饰</w:t>
      </w:r>
      <w:r w:rsidR="00F76080">
        <w:rPr>
          <w:rFonts w:ascii="Century Schoolbook" w:hAnsi="Century Schoolbook" w:hint="eastAsia"/>
        </w:rPr>
        <w:t>，</w:t>
      </w:r>
      <w:r w:rsidR="00F76080">
        <w:rPr>
          <w:rFonts w:ascii="Century Schoolbook" w:hAnsi="Century Schoolbook"/>
        </w:rPr>
        <w:t>可以像</w:t>
      </w:r>
      <w:r w:rsidR="00F76080">
        <w:rPr>
          <w:rFonts w:ascii="Century Schoolbook" w:hAnsi="Century Schoolbook"/>
        </w:rPr>
        <w:t>C</w:t>
      </w:r>
      <w:r w:rsidR="00F76080">
        <w:rPr>
          <w:rFonts w:ascii="Century Schoolbook" w:hAnsi="Century Schoolbook"/>
        </w:rPr>
        <w:t>语言的指针一样直接操作物理内存</w:t>
      </w:r>
      <w:r w:rsidR="00F76080">
        <w:rPr>
          <w:rFonts w:ascii="Century Schoolbook" w:hAnsi="Century Schoolbook" w:hint="eastAsia"/>
        </w:rPr>
        <w:t>。</w:t>
      </w:r>
      <w:r w:rsidR="006F5A32">
        <w:rPr>
          <w:rFonts w:ascii="Century Schoolbook" w:hAnsi="Century Schoolbook" w:hint="eastAsia"/>
        </w:rPr>
        <w:t>也就是说</w:t>
      </w:r>
      <w:r w:rsidR="006F5A32">
        <w:rPr>
          <w:rFonts w:ascii="Century Schoolbook" w:hAnsi="Century Schoolbook"/>
        </w:rPr>
        <w:t>Unsafe</w:t>
      </w:r>
      <w:r w:rsidR="006F5A32">
        <w:rPr>
          <w:rFonts w:ascii="Century Schoolbook" w:hAnsi="Century Schoolbook"/>
        </w:rPr>
        <w:t>类中的方法都直接调用操作系统底层资源执行相应任务</w:t>
      </w:r>
      <w:r w:rsidR="006F5A32">
        <w:rPr>
          <w:rFonts w:ascii="Century Schoolbook" w:hAnsi="Century Schoolbook" w:hint="eastAsia"/>
        </w:rPr>
        <w:t>。</w:t>
      </w:r>
    </w:p>
    <w:p w:rsidR="00D24481" w:rsidRDefault="00D24481" w:rsidP="00D24481">
      <w:pPr>
        <w:ind w:firstLine="420"/>
        <w:rPr>
          <w:rFonts w:ascii="Century Schoolbook" w:hAnsi="Century Schoolbook"/>
        </w:rPr>
      </w:pPr>
      <w:r w:rsidRPr="0076208B">
        <w:rPr>
          <w:rFonts w:ascii="Century Schoolbook" w:hAnsi="Century Schoolbook"/>
        </w:rPr>
        <w:t>AtomicInteger.</w:t>
      </w:r>
      <w:r>
        <w:rPr>
          <w:rFonts w:ascii="Century Schoolbook" w:hAnsi="Century Schoolbook"/>
        </w:rPr>
        <w:t>java</w:t>
      </w:r>
      <w:r>
        <w:rPr>
          <w:rFonts w:ascii="Century Schoolbook" w:hAnsi="Century Schoolbook"/>
        </w:rPr>
        <w:t>中的</w:t>
      </w:r>
      <w:r>
        <w:rPr>
          <w:rFonts w:ascii="Century Schoolbook" w:hAnsi="Century Schoolbook"/>
        </w:rPr>
        <w:t>getAndIncrement()</w:t>
      </w:r>
      <w:r>
        <w:rPr>
          <w:rFonts w:ascii="Century Schoolbook" w:hAnsi="Century Schoolbook"/>
        </w:rPr>
        <w:t>方法</w:t>
      </w:r>
      <w:r>
        <w:rPr>
          <w:rFonts w:ascii="Century Schoolbook" w:hAnsi="Century Schoolbook" w:hint="eastAsia"/>
        </w:rPr>
        <w:t>，</w:t>
      </w:r>
      <w:r>
        <w:rPr>
          <w:rFonts w:ascii="Century Schoolbook" w:hAnsi="Century Schoolbook"/>
        </w:rPr>
        <w:t>非常具有</w:t>
      </w:r>
      <w:r>
        <w:rPr>
          <w:rFonts w:ascii="Century Schoolbook" w:hAnsi="Century Schoolbook"/>
        </w:rPr>
        <w:t>CAS</w:t>
      </w:r>
      <w:r>
        <w:rPr>
          <w:rFonts w:ascii="Century Schoolbook" w:hAnsi="Century Schoolbook"/>
        </w:rPr>
        <w:t>的代表性</w:t>
      </w:r>
      <w:r>
        <w:rPr>
          <w:rFonts w:ascii="Century Schoolbook" w:hAnsi="Century Schoolbook" w:hint="eastAsia"/>
        </w:rPr>
        <w:t>，开始进一步拆解：</w:t>
      </w:r>
    </w:p>
    <w:p w:rsidR="00F86945" w:rsidRPr="00724BDE" w:rsidRDefault="009F7949" w:rsidP="009F7949">
      <w:pPr>
        <w:ind w:firstLine="420"/>
        <w:rPr>
          <w:rFonts w:ascii="Century Schoolbook" w:hAnsi="Century Schoolbook"/>
          <w:szCs w:val="21"/>
        </w:rPr>
      </w:pPr>
      <w:r>
        <w:rPr>
          <w:rFonts w:ascii="Century Schoolbook" w:hAnsi="Century Schoolbook"/>
        </w:rPr>
        <w:t>这里的</w:t>
      </w:r>
      <w:r w:rsidR="00D24481">
        <w:rPr>
          <w:noProof/>
        </w:rPr>
        <w:drawing>
          <wp:anchor distT="0" distB="0" distL="114300" distR="114300" simplePos="0" relativeHeight="251699200" behindDoc="0" locked="0" layoutInCell="1" allowOverlap="1">
            <wp:simplePos x="0" y="0"/>
            <wp:positionH relativeFrom="column">
              <wp:posOffset>4445</wp:posOffset>
            </wp:positionH>
            <wp:positionV relativeFrom="paragraph">
              <wp:posOffset>3810</wp:posOffset>
            </wp:positionV>
            <wp:extent cx="6857660" cy="4543200"/>
            <wp:effectExtent l="0" t="0" r="635" b="0"/>
            <wp:wrapSquare wrapText="right"/>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857660" cy="4543200"/>
                    </a:xfrm>
                    <a:prstGeom prst="rect">
                      <a:avLst/>
                    </a:prstGeom>
                  </pic:spPr>
                </pic:pic>
              </a:graphicData>
            </a:graphic>
            <wp14:sizeRelV relativeFrom="margin">
              <wp14:pctHeight>0</wp14:pctHeight>
            </wp14:sizeRelV>
          </wp:anchor>
        </w:drawing>
      </w:r>
      <w:r>
        <w:rPr>
          <w:rFonts w:ascii="Century Schoolbook" w:hAnsi="Century Schoolbook"/>
        </w:rPr>
        <w:t>代码</w:t>
      </w:r>
      <w:r w:rsidRPr="00724BDE">
        <w:rPr>
          <w:rFonts w:ascii="Century Schoolbook" w:hAnsi="Century Schoolbook"/>
          <w:szCs w:val="21"/>
        </w:rPr>
        <w:t>解析要结合多线程来理解</w:t>
      </w:r>
      <w:r w:rsidRPr="00724BDE">
        <w:rPr>
          <w:rFonts w:ascii="Century Schoolbook" w:hAnsi="Century Schoolbook" w:hint="eastAsia"/>
          <w:szCs w:val="21"/>
        </w:rPr>
        <w:t>。</w:t>
      </w:r>
      <w:r w:rsidRPr="00724BDE">
        <w:rPr>
          <w:rFonts w:ascii="Century Schoolbook" w:hAnsi="Century Schoolbook"/>
          <w:szCs w:val="21"/>
        </w:rPr>
        <w:t>我们假设有</w:t>
      </w:r>
      <w:r w:rsidRPr="00724BDE">
        <w:rPr>
          <w:rFonts w:ascii="Century Schoolbook" w:hAnsi="Century Schoolbook" w:hint="eastAsia"/>
          <w:szCs w:val="21"/>
        </w:rPr>
        <w:t>2</w:t>
      </w:r>
      <w:r w:rsidRPr="00724BDE">
        <w:rPr>
          <w:rFonts w:ascii="Century Schoolbook" w:hAnsi="Century Schoolbook" w:hint="eastAsia"/>
          <w:szCs w:val="21"/>
        </w:rPr>
        <w:t>个线程</w:t>
      </w:r>
      <w:r w:rsidRPr="00724BDE">
        <w:rPr>
          <w:rFonts w:ascii="Century Schoolbook" w:hAnsi="Century Schoolbook" w:hint="eastAsia"/>
          <w:szCs w:val="21"/>
        </w:rPr>
        <w:t>A</w:t>
      </w:r>
      <w:r w:rsidRPr="00724BDE">
        <w:rPr>
          <w:rFonts w:ascii="Century Schoolbook" w:hAnsi="Century Schoolbook" w:hint="eastAsia"/>
          <w:szCs w:val="21"/>
        </w:rPr>
        <w:t>和</w:t>
      </w:r>
      <w:r w:rsidRPr="00724BDE">
        <w:rPr>
          <w:rFonts w:ascii="Century Schoolbook" w:hAnsi="Century Schoolbook" w:hint="eastAsia"/>
          <w:szCs w:val="21"/>
        </w:rPr>
        <w:t>B</w:t>
      </w:r>
      <w:r w:rsidRPr="00724BDE">
        <w:rPr>
          <w:rFonts w:ascii="Century Schoolbook" w:hAnsi="Century Schoolbook" w:hint="eastAsia"/>
          <w:szCs w:val="21"/>
        </w:rPr>
        <w:t>，这两个线程启动后，同时操作</w:t>
      </w:r>
    </w:p>
    <w:p w:rsidR="00724BDE" w:rsidRDefault="009626DA" w:rsidP="00F86945">
      <w:pPr>
        <w:rPr>
          <w:rFonts w:ascii="Century Schoolbook" w:hAnsi="Century Schoolbook" w:cs="Century Schoolbook"/>
          <w:color w:val="000000"/>
          <w:kern w:val="0"/>
          <w:szCs w:val="21"/>
        </w:rPr>
      </w:pPr>
      <w:r w:rsidRPr="00724BDE">
        <w:rPr>
          <w:rFonts w:ascii="Century Schoolbook" w:hAnsi="Century Schoolbook" w:hint="eastAsia"/>
          <w:szCs w:val="21"/>
        </w:rPr>
        <w:t>（</w:t>
      </w:r>
      <w:r w:rsidRPr="00724BDE">
        <w:rPr>
          <w:rFonts w:ascii="Century Schoolbook" w:hAnsi="Century Schoolbook" w:cs="Century Schoolbook"/>
          <w:color w:val="000000"/>
          <w:kern w:val="0"/>
          <w:szCs w:val="21"/>
        </w:rPr>
        <w:t xml:space="preserve">AtomicInteger </w:t>
      </w:r>
      <w:r w:rsidRPr="00724BDE">
        <w:rPr>
          <w:rFonts w:ascii="Century Schoolbook" w:hAnsi="Century Schoolbook" w:cs="Century Schoolbook"/>
          <w:color w:val="6A3E3E"/>
          <w:kern w:val="0"/>
          <w:szCs w:val="21"/>
        </w:rPr>
        <w:t>ai</w:t>
      </w:r>
      <w:r w:rsidRPr="00724BDE">
        <w:rPr>
          <w:rFonts w:ascii="Century Schoolbook" w:hAnsi="Century Schoolbook" w:cs="Century Schoolbook"/>
          <w:color w:val="000000"/>
          <w:kern w:val="0"/>
          <w:szCs w:val="21"/>
        </w:rPr>
        <w:t xml:space="preserve"> = </w:t>
      </w:r>
      <w:r w:rsidRPr="00724BDE">
        <w:rPr>
          <w:rFonts w:ascii="Century Schoolbook" w:hAnsi="Century Schoolbook" w:cs="Century Schoolbook"/>
          <w:bCs/>
          <w:color w:val="7F0055"/>
          <w:kern w:val="0"/>
          <w:szCs w:val="21"/>
        </w:rPr>
        <w:t>new</w:t>
      </w:r>
      <w:r w:rsidR="000C42B8" w:rsidRPr="00724BDE">
        <w:rPr>
          <w:rFonts w:ascii="Century Schoolbook" w:hAnsi="Century Schoolbook" w:cs="Century Schoolbook"/>
          <w:color w:val="000000"/>
          <w:kern w:val="0"/>
          <w:szCs w:val="21"/>
        </w:rPr>
        <w:t xml:space="preserve"> AtomicInteger(5)</w:t>
      </w:r>
      <w:r w:rsidRPr="00724BDE">
        <w:rPr>
          <w:rFonts w:ascii="Century Schoolbook" w:hAnsi="Century Schoolbook" w:hint="eastAsia"/>
          <w:szCs w:val="21"/>
        </w:rPr>
        <w:t>）</w:t>
      </w:r>
      <w:r w:rsidR="009F7949" w:rsidRPr="00724BDE">
        <w:rPr>
          <w:rFonts w:ascii="Century Schoolbook" w:hAnsi="Century Schoolbook" w:hint="eastAsia"/>
          <w:szCs w:val="21"/>
        </w:rPr>
        <w:t>同一个</w:t>
      </w:r>
      <w:r w:rsidR="009F7949" w:rsidRPr="00724BDE">
        <w:rPr>
          <w:rFonts w:ascii="Century Schoolbook" w:hAnsi="Century Schoolbook" w:cs="Century Schoolbook"/>
          <w:color w:val="000000"/>
          <w:kern w:val="0"/>
          <w:szCs w:val="21"/>
        </w:rPr>
        <w:t>AtomicInteger</w:t>
      </w:r>
      <w:r w:rsidR="00890C15" w:rsidRPr="00724BDE">
        <w:rPr>
          <w:rFonts w:ascii="Century Schoolbook" w:hAnsi="Century Schoolbook" w:cs="Century Schoolbook"/>
          <w:color w:val="000000"/>
          <w:kern w:val="0"/>
          <w:szCs w:val="21"/>
        </w:rPr>
        <w:t>(</w:t>
      </w:r>
      <w:r w:rsidR="002A53B3" w:rsidRPr="00724BDE">
        <w:rPr>
          <w:rFonts w:ascii="Century Schoolbook" w:hAnsi="Century Schoolbook" w:cs="Century Schoolbook"/>
          <w:color w:val="000000"/>
          <w:kern w:val="0"/>
          <w:szCs w:val="21"/>
        </w:rPr>
        <w:t>)</w:t>
      </w:r>
      <w:r w:rsidR="009F7949" w:rsidRPr="00724BDE">
        <w:rPr>
          <w:rFonts w:ascii="Century Schoolbook" w:hAnsi="Century Schoolbook" w:cs="Century Schoolbook"/>
          <w:color w:val="000000"/>
          <w:kern w:val="0"/>
          <w:szCs w:val="21"/>
        </w:rPr>
        <w:t>对象</w:t>
      </w:r>
      <w:r w:rsidR="009F7949" w:rsidRPr="00724BDE">
        <w:rPr>
          <w:rFonts w:ascii="Century Schoolbook" w:hAnsi="Century Schoolbook" w:cs="Century Schoolbook" w:hint="eastAsia"/>
          <w:color w:val="000000"/>
          <w:kern w:val="0"/>
          <w:szCs w:val="21"/>
        </w:rPr>
        <w:t>：</w:t>
      </w:r>
      <w:r w:rsidR="009F7949" w:rsidRPr="00724BDE">
        <w:rPr>
          <w:rFonts w:ascii="Century Schoolbook" w:hAnsi="Century Schoolbook" w:cs="Century Schoolbook"/>
          <w:color w:val="000000"/>
          <w:kern w:val="0"/>
          <w:szCs w:val="21"/>
        </w:rPr>
        <w:t>ai</w:t>
      </w:r>
      <w:r w:rsidR="009F7949" w:rsidRPr="00724BDE">
        <w:rPr>
          <w:rFonts w:ascii="Century Schoolbook" w:hAnsi="Century Schoolbook" w:cs="Century Schoolbook" w:hint="eastAsia"/>
          <w:color w:val="000000"/>
          <w:kern w:val="0"/>
          <w:szCs w:val="21"/>
        </w:rPr>
        <w:t>，并且调用</w:t>
      </w:r>
      <w:r w:rsidR="009F7949" w:rsidRPr="00724BDE">
        <w:rPr>
          <w:rFonts w:ascii="Century Schoolbook" w:hAnsi="Century Schoolbook" w:cs="Century Schoolbook" w:hint="eastAsia"/>
          <w:color w:val="000000"/>
          <w:kern w:val="0"/>
          <w:szCs w:val="21"/>
        </w:rPr>
        <w:t>a</w:t>
      </w:r>
      <w:r w:rsidR="009F7949" w:rsidRPr="00724BDE">
        <w:rPr>
          <w:rFonts w:ascii="Century Schoolbook" w:hAnsi="Century Schoolbook" w:cs="Century Schoolbook"/>
          <w:color w:val="000000"/>
          <w:kern w:val="0"/>
          <w:szCs w:val="21"/>
        </w:rPr>
        <w:t>i.getAndIncrement()</w:t>
      </w:r>
      <w:r w:rsidR="009F7949" w:rsidRPr="00724BDE">
        <w:rPr>
          <w:rFonts w:ascii="Century Schoolbook" w:hAnsi="Century Schoolbook" w:cs="Century Schoolbook"/>
          <w:color w:val="000000"/>
          <w:kern w:val="0"/>
          <w:szCs w:val="21"/>
        </w:rPr>
        <w:t>方法</w:t>
      </w:r>
      <w:r w:rsidR="009F7949"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线程</w:t>
      </w:r>
      <w:r w:rsidR="00F141A4" w:rsidRPr="00724BDE">
        <w:rPr>
          <w:rFonts w:ascii="Century Schoolbook" w:hAnsi="Century Schoolbook" w:cs="Century Schoolbook"/>
          <w:color w:val="000000"/>
          <w:kern w:val="0"/>
          <w:szCs w:val="21"/>
        </w:rPr>
        <w:t>A</w:t>
      </w:r>
      <w:r w:rsidR="00F141A4" w:rsidRPr="00724BDE">
        <w:rPr>
          <w:rFonts w:ascii="Century Schoolbook" w:hAnsi="Century Schoolbook" w:cs="Century Schoolbook"/>
          <w:color w:val="000000"/>
          <w:kern w:val="0"/>
          <w:szCs w:val="21"/>
        </w:rPr>
        <w:t>先执行</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它在操作</w:t>
      </w:r>
      <w:r w:rsidR="00F141A4" w:rsidRPr="00724BDE">
        <w:rPr>
          <w:rFonts w:ascii="Century Schoolbook" w:hAnsi="Century Schoolbook" w:cs="Century Schoolbook"/>
          <w:color w:val="000000"/>
          <w:kern w:val="0"/>
          <w:szCs w:val="21"/>
        </w:rPr>
        <w:t>ai</w:t>
      </w:r>
      <w:r w:rsidR="00F141A4" w:rsidRPr="00724BDE">
        <w:rPr>
          <w:rFonts w:ascii="Century Schoolbook" w:hAnsi="Century Schoolbook" w:cs="Century Schoolbook"/>
          <w:color w:val="000000"/>
          <w:kern w:val="0"/>
          <w:szCs w:val="21"/>
        </w:rPr>
        <w:t>对象</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1</w:t>
      </w:r>
      <w:r w:rsidR="00F141A4" w:rsidRPr="00724BDE">
        <w:rPr>
          <w:rFonts w:ascii="Century Schoolbook" w:hAnsi="Century Schoolbook" w:cs="Century Schoolbook"/>
          <w:color w:val="000000"/>
          <w:kern w:val="0"/>
          <w:szCs w:val="21"/>
        </w:rPr>
        <w:t>时</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hint="eastAsia"/>
          <w:color w:val="000000"/>
          <w:kern w:val="0"/>
          <w:szCs w:val="21"/>
        </w:rPr>
        <w:t>ai</w:t>
      </w:r>
      <w:r w:rsidR="00F141A4" w:rsidRPr="00724BDE">
        <w:rPr>
          <w:rFonts w:ascii="Century Schoolbook" w:hAnsi="Century Schoolbook" w:cs="Century Schoolbook" w:hint="eastAsia"/>
          <w:color w:val="000000"/>
          <w:kern w:val="0"/>
          <w:szCs w:val="21"/>
        </w:rPr>
        <w:t>对象使用自旋锁，</w:t>
      </w:r>
    </w:p>
    <w:p w:rsidR="00C12D71" w:rsidRDefault="00724BDE" w:rsidP="00F86945">
      <w:pPr>
        <w:rPr>
          <w:rFonts w:ascii="Century Schoolbook" w:hAnsi="Century Schoolbook" w:cs="Century Schoolbook"/>
          <w:color w:val="000000"/>
          <w:kern w:val="0"/>
          <w:szCs w:val="21"/>
        </w:rPr>
      </w:pPr>
      <w:r w:rsidRPr="00724BDE">
        <w:rPr>
          <w:rFonts w:ascii="Century Schoolbook" w:hAnsi="Century Schoolbook" w:cs="Century Schoolbook" w:hint="eastAsia"/>
          <w:b/>
          <w:color w:val="000000"/>
          <w:kern w:val="0"/>
          <w:szCs w:val="21"/>
        </w:rPr>
        <w:t>第</w:t>
      </w:r>
      <w:r w:rsidRPr="00724BDE">
        <w:rPr>
          <w:rFonts w:ascii="Century Schoolbook" w:hAnsi="Century Schoolbook" w:cs="Century Schoolbook" w:hint="eastAsia"/>
          <w:b/>
          <w:color w:val="000000"/>
          <w:kern w:val="0"/>
          <w:szCs w:val="21"/>
        </w:rPr>
        <w:t>1</w:t>
      </w:r>
      <w:r w:rsidRPr="00724BDE">
        <w:rPr>
          <w:rFonts w:ascii="Century Schoolbook" w:hAnsi="Century Schoolbook" w:cs="Century Schoolbook" w:hint="eastAsia"/>
          <w:b/>
          <w:color w:val="000000"/>
          <w:kern w:val="0"/>
          <w:szCs w:val="21"/>
        </w:rPr>
        <w:t>步</w:t>
      </w:r>
      <w:r w:rsidRPr="00724BDE">
        <w:rPr>
          <w:rFonts w:ascii="Century Schoolbook" w:hAnsi="Century Schoolbook" w:cs="Century Schoolbook" w:hint="eastAsia"/>
          <w:color w:val="000000"/>
          <w:kern w:val="0"/>
          <w:szCs w:val="21"/>
        </w:rPr>
        <w:t>：</w:t>
      </w:r>
      <w:r w:rsidR="00F141A4" w:rsidRPr="00724BDE">
        <w:rPr>
          <w:rFonts w:ascii="Century Schoolbook" w:hAnsi="Century Schoolbook"/>
          <w:szCs w:val="21"/>
        </w:rPr>
        <w:t>v = getIntVolatile(o , offset)</w:t>
      </w:r>
      <w:r w:rsidR="00F141A4" w:rsidRPr="00724BDE">
        <w:rPr>
          <w:rFonts w:ascii="Century Schoolbook" w:hAnsi="Century Schoolbook" w:hint="eastAsia"/>
          <w:szCs w:val="21"/>
        </w:rPr>
        <w:t>;</w:t>
      </w:r>
      <w:r w:rsidR="00F141A4" w:rsidRPr="00724BDE">
        <w:rPr>
          <w:rFonts w:ascii="Century Schoolbook" w:hAnsi="Century Schoolbook"/>
          <w:szCs w:val="21"/>
        </w:rPr>
        <w:t xml:space="preserve"> </w:t>
      </w:r>
      <w:r w:rsidR="00F141A4" w:rsidRPr="00724BDE">
        <w:rPr>
          <w:rFonts w:ascii="Century Schoolbook" w:hAnsi="Century Schoolbook"/>
          <w:szCs w:val="21"/>
        </w:rPr>
        <w:t>获取当前对象</w:t>
      </w:r>
      <w:r w:rsidR="00F141A4" w:rsidRPr="00724BDE">
        <w:rPr>
          <w:rFonts w:ascii="Century Schoolbook" w:hAnsi="Century Schoolbook" w:hint="eastAsia"/>
          <w:szCs w:val="21"/>
        </w:rPr>
        <w:t>（即：</w:t>
      </w:r>
      <w:r w:rsidR="00F141A4" w:rsidRPr="00724BDE">
        <w:rPr>
          <w:rFonts w:ascii="Century Schoolbook" w:hAnsi="Century Schoolbook" w:hint="eastAsia"/>
          <w:szCs w:val="21"/>
        </w:rPr>
        <w:t>ai</w:t>
      </w:r>
      <w:r w:rsidR="00F141A4" w:rsidRPr="00724BDE">
        <w:rPr>
          <w:rFonts w:ascii="Century Schoolbook" w:hAnsi="Century Schoolbook" w:hint="eastAsia"/>
          <w:szCs w:val="21"/>
        </w:rPr>
        <w:t>）</w:t>
      </w:r>
      <w:r w:rsidR="00F141A4" w:rsidRPr="00724BDE">
        <w:rPr>
          <w:rFonts w:ascii="Century Schoolbook" w:hAnsi="Century Schoolbook"/>
          <w:szCs w:val="21"/>
        </w:rPr>
        <w:t>在主内存中的当前值</w:t>
      </w:r>
      <w:r w:rsidR="00F141A4" w:rsidRPr="00724BDE">
        <w:rPr>
          <w:rFonts w:ascii="Century Schoolbook" w:hAnsi="Century Schoolbook" w:hint="eastAsia"/>
          <w:szCs w:val="21"/>
        </w:rPr>
        <w:t>作为“期望</w:t>
      </w:r>
      <w:r w:rsidR="00F141A4" w:rsidRPr="00724BDE">
        <w:rPr>
          <w:rFonts w:ascii="Century Schoolbook" w:hAnsi="Century Schoolbook"/>
          <w:szCs w:val="21"/>
        </w:rPr>
        <w:t>值</w:t>
      </w:r>
      <w:r w:rsidRPr="00724BDE">
        <w:rPr>
          <w:rFonts w:ascii="Century Schoolbook" w:hAnsi="Century Schoolbook" w:hint="eastAsia"/>
          <w:szCs w:val="21"/>
        </w:rPr>
        <w:t>”；</w:t>
      </w:r>
      <w:r w:rsidRPr="00724BDE">
        <w:rPr>
          <w:rFonts w:ascii="Century Schoolbook" w:hAnsi="Century Schoolbook" w:hint="eastAsia"/>
          <w:b/>
          <w:szCs w:val="21"/>
        </w:rPr>
        <w:t>第</w:t>
      </w:r>
      <w:r w:rsidRPr="00724BDE">
        <w:rPr>
          <w:rFonts w:ascii="Century Schoolbook" w:hAnsi="Century Schoolbook" w:hint="eastAsia"/>
          <w:b/>
          <w:szCs w:val="21"/>
        </w:rPr>
        <w:t>2</w:t>
      </w:r>
      <w:r w:rsidRPr="00724BDE">
        <w:rPr>
          <w:rFonts w:ascii="Century Schoolbook" w:hAnsi="Century Schoolbook" w:hint="eastAsia"/>
          <w:b/>
          <w:szCs w:val="21"/>
        </w:rPr>
        <w:t>步</w:t>
      </w:r>
      <w:r w:rsidRPr="00724BDE">
        <w:rPr>
          <w:rFonts w:ascii="Century Schoolbook" w:hAnsi="Century Schoolbook" w:hint="eastAsia"/>
          <w:szCs w:val="21"/>
        </w:rPr>
        <w:t>：</w:t>
      </w:r>
      <w:r w:rsidR="00F141A4" w:rsidRPr="00724BDE">
        <w:rPr>
          <w:rFonts w:ascii="Century Schoolbook" w:hAnsi="Century Schoolbook" w:hint="eastAsia"/>
          <w:szCs w:val="21"/>
        </w:rPr>
        <w:t>调用</w:t>
      </w:r>
      <w:r w:rsidR="00F141A4" w:rsidRPr="00724BDE">
        <w:rPr>
          <w:rFonts w:ascii="Century Schoolbook" w:hAnsi="Century Schoolbook"/>
          <w:szCs w:val="21"/>
        </w:rPr>
        <w:t>compareAndSwapInt</w:t>
      </w:r>
      <w:r>
        <w:rPr>
          <w:rFonts w:ascii="Century Schoolbook" w:hAnsi="Century Schoolbook"/>
          <w:szCs w:val="21"/>
        </w:rPr>
        <w:t>方法</w:t>
      </w:r>
      <w:r w:rsidRPr="00724BDE">
        <w:rPr>
          <w:rFonts w:ascii="Century Schoolbook" w:hAnsi="Century Schoolbook" w:hint="eastAsia"/>
          <w:szCs w:val="21"/>
        </w:rPr>
        <w:t>，</w:t>
      </w:r>
      <w:r w:rsidR="008A5ACA">
        <w:rPr>
          <w:rFonts w:ascii="Century Schoolbook" w:hAnsi="Century Schoolbook"/>
          <w:szCs w:val="21"/>
        </w:rPr>
        <w:t>他</w:t>
      </w:r>
      <w:r w:rsidRPr="00724BDE">
        <w:rPr>
          <w:rFonts w:ascii="Century Schoolbook" w:hAnsi="Century Schoolbook"/>
          <w:szCs w:val="21"/>
        </w:rPr>
        <w:t>的第二个参数是</w:t>
      </w:r>
      <w:r w:rsidRPr="00724BDE">
        <w:rPr>
          <w:rFonts w:ascii="Century Schoolbook" w:hAnsi="Century Schoolbook" w:cs="Century Schoolbook"/>
          <w:color w:val="000000"/>
          <w:kern w:val="0"/>
          <w:szCs w:val="21"/>
        </w:rPr>
        <w:t>AtomicInteger</w:t>
      </w:r>
      <w:r w:rsidRPr="00724BDE">
        <w:rPr>
          <w:rFonts w:ascii="Century Schoolbook" w:hAnsi="Century Schoolbook" w:cs="Century Schoolbook"/>
          <w:color w:val="000000"/>
          <w:kern w:val="0"/>
          <w:szCs w:val="21"/>
        </w:rPr>
        <w:t>的类变量</w:t>
      </w:r>
      <w:r w:rsidRPr="00724BDE">
        <w:rPr>
          <w:rFonts w:ascii="Century Schoolbook" w:hAnsi="Century Schoolbook" w:cs="Century Schoolbook"/>
          <w:color w:val="000000"/>
          <w:kern w:val="0"/>
          <w:szCs w:val="21"/>
        </w:rPr>
        <w:t>value</w:t>
      </w:r>
      <w:r w:rsidRPr="00724BDE">
        <w:rPr>
          <w:rFonts w:ascii="Century Schoolbook" w:hAnsi="Century Schoolbook" w:cs="Century Schoolbook"/>
          <w:color w:val="000000"/>
          <w:kern w:val="0"/>
          <w:szCs w:val="21"/>
        </w:rPr>
        <w:t>在堆中的地址</w:t>
      </w:r>
      <w:r w:rsidRPr="00724BDE">
        <w:rPr>
          <w:rFonts w:ascii="Century Schoolbook" w:hAnsi="Century Schoolbook" w:cs="Century Schoolbook" w:hint="eastAsia"/>
          <w:color w:val="000000"/>
          <w:kern w:val="0"/>
          <w:szCs w:val="21"/>
        </w:rPr>
        <w:t>，</w:t>
      </w:r>
      <w:r w:rsidRPr="00724BDE">
        <w:rPr>
          <w:rFonts w:ascii="Century Schoolbook" w:hAnsi="Century Schoolbook" w:cs="Century Schoolbook"/>
          <w:color w:val="000000"/>
          <w:kern w:val="0"/>
          <w:szCs w:val="21"/>
        </w:rPr>
        <w:t>可以直接拿到最新值</w:t>
      </w:r>
      <w:r>
        <w:rPr>
          <w:rFonts w:ascii="Century Schoolbook" w:hAnsi="Century Schoolbook" w:cs="Century Schoolbook" w:hint="eastAsia"/>
          <w:color w:val="000000"/>
          <w:kern w:val="0"/>
          <w:szCs w:val="21"/>
        </w:rPr>
        <w:t>。</w:t>
      </w:r>
      <w:r w:rsidR="00854664">
        <w:rPr>
          <w:rFonts w:ascii="Century Schoolbook" w:hAnsi="Century Schoolbook" w:cs="Century Schoolbook" w:hint="eastAsia"/>
          <w:color w:val="000000"/>
          <w:kern w:val="0"/>
          <w:szCs w:val="21"/>
        </w:rPr>
        <w:t>但是这两步并不是原子操作，所以第</w:t>
      </w:r>
      <w:r w:rsidR="00854664">
        <w:rPr>
          <w:rFonts w:ascii="Century Schoolbook" w:hAnsi="Century Schoolbook" w:cs="Century Schoolbook"/>
          <w:color w:val="000000"/>
          <w:kern w:val="0"/>
          <w:szCs w:val="21"/>
        </w:rPr>
        <w:t>1</w:t>
      </w:r>
      <w:r w:rsidR="00854664">
        <w:rPr>
          <w:rFonts w:ascii="Century Schoolbook" w:hAnsi="Century Schoolbook" w:cs="Century Schoolbook"/>
          <w:color w:val="000000"/>
          <w:kern w:val="0"/>
          <w:szCs w:val="21"/>
        </w:rPr>
        <w:t>步中拿到值后</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可能被挂起</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B</w:t>
      </w:r>
      <w:r w:rsidR="00854664">
        <w:rPr>
          <w:rFonts w:ascii="Century Schoolbook" w:hAnsi="Century Schoolbook" w:cs="Century Schoolbook"/>
          <w:color w:val="000000"/>
          <w:kern w:val="0"/>
          <w:szCs w:val="21"/>
        </w:rPr>
        <w:t>会整个执行完成</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从而将堆内存中的</w:t>
      </w:r>
      <w:r w:rsidR="00854664">
        <w:rPr>
          <w:rFonts w:ascii="Century Schoolbook" w:hAnsi="Century Schoolbook" w:cs="Century Schoolbook"/>
          <w:color w:val="000000"/>
          <w:kern w:val="0"/>
          <w:szCs w:val="21"/>
        </w:rPr>
        <w:t>value</w:t>
      </w:r>
      <w:r w:rsidR="00854664">
        <w:rPr>
          <w:rFonts w:ascii="Century Schoolbook" w:hAnsi="Century Schoolbook" w:cs="Century Schoolbook"/>
          <w:color w:val="000000"/>
          <w:kern w:val="0"/>
          <w:szCs w:val="21"/>
        </w:rPr>
        <w:t>值变成</w:t>
      </w:r>
      <w:r w:rsidR="00854664">
        <w:rPr>
          <w:rFonts w:ascii="Century Schoolbook" w:hAnsi="Century Schoolbook" w:cs="Century Schoolbook" w:hint="eastAsia"/>
          <w:color w:val="000000"/>
          <w:kern w:val="0"/>
          <w:szCs w:val="21"/>
        </w:rPr>
        <w:t>6</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这时线程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继续执行</w:t>
      </w:r>
      <w:r w:rsidR="00854664">
        <w:rPr>
          <w:rFonts w:ascii="Century Schoolbook" w:hAnsi="Century Schoolbook" w:cs="Century Schoolbook" w:hint="eastAsia"/>
          <w:color w:val="000000"/>
          <w:kern w:val="0"/>
          <w:szCs w:val="21"/>
        </w:rPr>
        <w:t>第</w:t>
      </w:r>
      <w:r w:rsidR="00854664">
        <w:rPr>
          <w:rFonts w:ascii="Century Schoolbook" w:hAnsi="Century Schoolbook" w:cs="Century Schoolbook" w:hint="eastAsia"/>
          <w:color w:val="000000"/>
          <w:kern w:val="0"/>
          <w:szCs w:val="21"/>
        </w:rPr>
        <w:t>2</w:t>
      </w:r>
      <w:r w:rsidR="00854664">
        <w:rPr>
          <w:rFonts w:ascii="Century Schoolbook" w:hAnsi="Century Schoolbook" w:cs="Century Schoolbook" w:hint="eastAsia"/>
          <w:color w:val="000000"/>
          <w:kern w:val="0"/>
          <w:szCs w:val="21"/>
        </w:rPr>
        <w:t>步，</w:t>
      </w:r>
    </w:p>
    <w:p w:rsidR="00854664" w:rsidRDefault="00854664" w:rsidP="00F86945">
      <w:pPr>
        <w:rPr>
          <w:rFonts w:ascii="Century Schoolbook" w:hAnsi="Century Schoolbook"/>
          <w:szCs w:val="21"/>
        </w:rPr>
      </w:pPr>
      <w:r w:rsidRPr="00724BDE">
        <w:rPr>
          <w:rFonts w:ascii="Century Schoolbook" w:hAnsi="Century Schoolbook"/>
          <w:szCs w:val="21"/>
        </w:rPr>
        <w:t>compareAndSwapInt</w:t>
      </w:r>
      <w:r>
        <w:rPr>
          <w:rFonts w:ascii="Century Schoolbook" w:hAnsi="Century Schoolbook"/>
          <w:szCs w:val="21"/>
        </w:rPr>
        <w:t>方法从堆中再次取出</w:t>
      </w:r>
      <w:r>
        <w:rPr>
          <w:rFonts w:ascii="Century Schoolbook" w:hAnsi="Century Schoolbook"/>
          <w:szCs w:val="21"/>
        </w:rPr>
        <w:t>value</w:t>
      </w:r>
      <w:r>
        <w:rPr>
          <w:rFonts w:ascii="Century Schoolbook" w:hAnsi="Century Schoolbook"/>
          <w:szCs w:val="21"/>
        </w:rPr>
        <w:t>的值</w:t>
      </w:r>
      <w:r>
        <w:rPr>
          <w:rFonts w:ascii="Century Schoolbook" w:hAnsi="Century Schoolbook" w:hint="eastAsia"/>
          <w:szCs w:val="21"/>
        </w:rPr>
        <w:t>，</w:t>
      </w:r>
      <w:r>
        <w:rPr>
          <w:rFonts w:ascii="Century Schoolbook" w:hAnsi="Century Schoolbook"/>
          <w:szCs w:val="21"/>
        </w:rPr>
        <w:t>发现是</w:t>
      </w:r>
      <w:r>
        <w:rPr>
          <w:rFonts w:ascii="Century Schoolbook" w:hAnsi="Century Schoolbook"/>
          <w:szCs w:val="21"/>
        </w:rPr>
        <w:t>6</w:t>
      </w:r>
      <w:r>
        <w:rPr>
          <w:rFonts w:ascii="Century Schoolbook" w:hAnsi="Century Schoolbook" w:hint="eastAsia"/>
          <w:szCs w:val="21"/>
        </w:rPr>
        <w:t>，</w:t>
      </w:r>
      <w:r>
        <w:rPr>
          <w:rFonts w:ascii="Century Schoolbook" w:hAnsi="Century Schoolbook"/>
          <w:szCs w:val="21"/>
        </w:rPr>
        <w:t>不是线程</w:t>
      </w:r>
      <w:r>
        <w:rPr>
          <w:rFonts w:ascii="Century Schoolbook" w:hAnsi="Century Schoolbook"/>
          <w:szCs w:val="21"/>
        </w:rPr>
        <w:t>A</w:t>
      </w:r>
      <w:r>
        <w:rPr>
          <w:rFonts w:ascii="Century Schoolbook" w:hAnsi="Century Schoolbook"/>
          <w:szCs w:val="21"/>
        </w:rPr>
        <w:t>期望的值</w:t>
      </w:r>
      <w:r>
        <w:rPr>
          <w:rFonts w:ascii="Century Schoolbook" w:hAnsi="Century Schoolbook" w:hint="eastAsia"/>
          <w:szCs w:val="21"/>
        </w:rPr>
        <w:t>5</w:t>
      </w:r>
      <w:r>
        <w:rPr>
          <w:rFonts w:ascii="Century Schoolbook" w:hAnsi="Century Schoolbook" w:hint="eastAsia"/>
          <w:szCs w:val="21"/>
        </w:rPr>
        <w:t>，同时返回</w:t>
      </w:r>
    </w:p>
    <w:p w:rsidR="00854664" w:rsidRDefault="00854664" w:rsidP="00F86945">
      <w:pPr>
        <w:rPr>
          <w:rFonts w:ascii="Century Schoolbook" w:hAnsi="Century Schoolbook"/>
          <w:szCs w:val="21"/>
        </w:rPr>
      </w:pPr>
      <w:r>
        <w:rPr>
          <w:rFonts w:ascii="Century Schoolbook" w:hAnsi="Century Schoolbook" w:hint="eastAsia"/>
          <w:szCs w:val="21"/>
        </w:rPr>
        <w:t>f</w:t>
      </w:r>
      <w:r>
        <w:rPr>
          <w:rFonts w:ascii="Century Schoolbook" w:hAnsi="Century Schoolbook"/>
          <w:szCs w:val="21"/>
        </w:rPr>
        <w:t>alse</w:t>
      </w:r>
      <w:r>
        <w:rPr>
          <w:rFonts w:ascii="Century Schoolbook" w:hAnsi="Century Schoolbook" w:hint="eastAsia"/>
          <w:szCs w:val="21"/>
        </w:rPr>
        <w:t>，</w:t>
      </w:r>
      <w:r w:rsidR="00832B74">
        <w:rPr>
          <w:rFonts w:ascii="Century Schoolbook" w:hAnsi="Century Schoolbook" w:hint="eastAsia"/>
          <w:szCs w:val="21"/>
        </w:rPr>
        <w:t>!</w:t>
      </w:r>
      <w:r w:rsidR="00832B74">
        <w:rPr>
          <w:rFonts w:ascii="Century Schoolbook" w:hAnsi="Century Schoolbook"/>
          <w:szCs w:val="21"/>
        </w:rPr>
        <w:t>false=true</w:t>
      </w:r>
      <w:r w:rsidR="00832B74">
        <w:rPr>
          <w:rFonts w:ascii="Century Schoolbook" w:hAnsi="Century Schoolbook" w:hint="eastAsia"/>
          <w:szCs w:val="21"/>
        </w:rPr>
        <w:t>，</w:t>
      </w:r>
      <w:r w:rsidR="00832B74">
        <w:rPr>
          <w:rFonts w:ascii="Century Schoolbook" w:hAnsi="Century Schoolbook"/>
          <w:szCs w:val="21"/>
        </w:rPr>
        <w:t>故</w:t>
      </w:r>
      <w:r>
        <w:rPr>
          <w:rFonts w:ascii="Century Schoolbook" w:hAnsi="Century Schoolbook"/>
          <w:szCs w:val="21"/>
        </w:rPr>
        <w:t>自旋锁</w:t>
      </w:r>
      <w:r>
        <w:rPr>
          <w:rFonts w:ascii="Century Schoolbook" w:hAnsi="Century Schoolbook" w:hint="eastAsia"/>
          <w:szCs w:val="21"/>
        </w:rPr>
        <w:t>d</w:t>
      </w:r>
      <w:r>
        <w:rPr>
          <w:rFonts w:ascii="Century Schoolbook" w:hAnsi="Century Schoolbook"/>
          <w:szCs w:val="21"/>
        </w:rPr>
        <w:t>o-while</w:t>
      </w:r>
      <w:r>
        <w:rPr>
          <w:rFonts w:ascii="Century Schoolbook" w:hAnsi="Century Schoolbook"/>
          <w:szCs w:val="21"/>
        </w:rPr>
        <w:t>继续生效执行</w:t>
      </w:r>
      <w:r>
        <w:rPr>
          <w:rFonts w:ascii="Century Schoolbook" w:hAnsi="Century Schoolbook" w:hint="eastAsia"/>
          <w:szCs w:val="21"/>
        </w:rPr>
        <w:t>，</w:t>
      </w:r>
      <w:r>
        <w:rPr>
          <w:rFonts w:ascii="Century Schoolbook" w:hAnsi="Century Schoolbook"/>
          <w:szCs w:val="21"/>
        </w:rPr>
        <w:t>线程</w:t>
      </w:r>
      <w:r>
        <w:rPr>
          <w:rFonts w:ascii="Century Schoolbook" w:hAnsi="Century Schoolbook"/>
          <w:szCs w:val="21"/>
        </w:rPr>
        <w:t>A</w:t>
      </w:r>
      <w:r>
        <w:rPr>
          <w:rFonts w:ascii="Century Schoolbook" w:hAnsi="Century Schoolbook"/>
          <w:szCs w:val="21"/>
        </w:rPr>
        <w:t>再次通过</w:t>
      </w:r>
      <w:r>
        <w:rPr>
          <w:rFonts w:ascii="Century Schoolbook" w:hAnsi="Century Schoolbook"/>
          <w:szCs w:val="21"/>
        </w:rPr>
        <w:t>getIntVolatile</w:t>
      </w:r>
      <w:r>
        <w:rPr>
          <w:rFonts w:ascii="Century Schoolbook" w:hAnsi="Century Schoolbook"/>
          <w:szCs w:val="21"/>
        </w:rPr>
        <w:t>方法</w:t>
      </w:r>
      <w:r>
        <w:rPr>
          <w:rFonts w:ascii="Century Schoolbook" w:hAnsi="Century Schoolbook" w:hint="eastAsia"/>
          <w:szCs w:val="21"/>
        </w:rPr>
        <w:t>，</w:t>
      </w:r>
      <w:r>
        <w:rPr>
          <w:rFonts w:ascii="Century Schoolbook" w:hAnsi="Century Schoolbook"/>
          <w:szCs w:val="21"/>
        </w:rPr>
        <w:t>从堆中拿到最新的值</w:t>
      </w:r>
      <w:r>
        <w:rPr>
          <w:rFonts w:ascii="Century Schoolbook" w:hAnsi="Century Schoolbook" w:hint="eastAsia"/>
          <w:szCs w:val="21"/>
        </w:rPr>
        <w:t>6</w:t>
      </w:r>
      <w:r>
        <w:rPr>
          <w:rFonts w:ascii="Century Schoolbook" w:hAnsi="Century Schoolbook" w:hint="eastAsia"/>
          <w:szCs w:val="21"/>
        </w:rPr>
        <w:t>，</w:t>
      </w:r>
      <w:r>
        <w:rPr>
          <w:rFonts w:ascii="Century Schoolbook" w:hAnsi="Century Schoolbook"/>
          <w:szCs w:val="21"/>
        </w:rPr>
        <w:t>再次调用</w:t>
      </w:r>
      <w:r w:rsidRPr="00724BDE">
        <w:rPr>
          <w:rFonts w:ascii="Century Schoolbook" w:hAnsi="Century Schoolbook"/>
          <w:szCs w:val="21"/>
        </w:rPr>
        <w:t>compareAndSwapInt</w:t>
      </w:r>
      <w:r>
        <w:rPr>
          <w:rFonts w:ascii="Century Schoolbook" w:hAnsi="Century Schoolbook"/>
          <w:szCs w:val="21"/>
        </w:rPr>
        <w:t>进行比较</w:t>
      </w:r>
      <w:r>
        <w:rPr>
          <w:rFonts w:ascii="Century Schoolbook" w:hAnsi="Century Schoolbook" w:hint="eastAsia"/>
          <w:szCs w:val="21"/>
        </w:rPr>
        <w:t>，</w:t>
      </w:r>
      <w:r>
        <w:rPr>
          <w:rFonts w:ascii="Century Schoolbook" w:hAnsi="Century Schoolbook"/>
          <w:szCs w:val="21"/>
        </w:rPr>
        <w:t>发现</w:t>
      </w:r>
      <w:r>
        <w:rPr>
          <w:rFonts w:ascii="Century Schoolbook" w:hAnsi="Century Schoolbook"/>
          <w:szCs w:val="21"/>
        </w:rPr>
        <w:t>value</w:t>
      </w:r>
      <w:r>
        <w:rPr>
          <w:rFonts w:ascii="Century Schoolbook" w:hAnsi="Century Schoolbook"/>
          <w:szCs w:val="21"/>
        </w:rPr>
        <w:t>在堆中的值和线程</w:t>
      </w:r>
      <w:r>
        <w:rPr>
          <w:rFonts w:ascii="Century Schoolbook" w:hAnsi="Century Schoolbook"/>
          <w:szCs w:val="21"/>
        </w:rPr>
        <w:t>A</w:t>
      </w:r>
      <w:r>
        <w:rPr>
          <w:rFonts w:ascii="Century Schoolbook" w:hAnsi="Century Schoolbook"/>
          <w:szCs w:val="21"/>
        </w:rPr>
        <w:t>的期望值是一样的</w:t>
      </w:r>
      <w:r w:rsidR="00832B74">
        <w:rPr>
          <w:rFonts w:ascii="Century Schoolbook" w:hAnsi="Century Schoolbook" w:hint="eastAsia"/>
          <w:szCs w:val="21"/>
        </w:rPr>
        <w:t>，</w:t>
      </w:r>
      <w:r w:rsidR="00832B74">
        <w:rPr>
          <w:rFonts w:ascii="Century Schoolbook" w:hAnsi="Century Schoolbook"/>
          <w:szCs w:val="21"/>
        </w:rPr>
        <w:t>那么将执行原子操作</w:t>
      </w:r>
      <w:r w:rsidR="00832B74">
        <w:rPr>
          <w:rFonts w:ascii="Century Schoolbook" w:hAnsi="Century Schoolbook" w:hint="eastAsia"/>
          <w:szCs w:val="21"/>
        </w:rPr>
        <w:t>：</w:t>
      </w:r>
      <w:r w:rsidR="00832B74">
        <w:rPr>
          <w:rFonts w:ascii="Century Schoolbook" w:hAnsi="Century Schoolbook"/>
          <w:szCs w:val="21"/>
        </w:rPr>
        <w:t>v+1</w:t>
      </w:r>
      <w:r w:rsidR="00832B74">
        <w:rPr>
          <w:rFonts w:ascii="Century Schoolbook" w:hAnsi="Century Schoolbook" w:hint="eastAsia"/>
          <w:szCs w:val="21"/>
        </w:rPr>
        <w:t>。</w:t>
      </w:r>
    </w:p>
    <w:p w:rsidR="004E78EB" w:rsidRDefault="00837B39" w:rsidP="00B40A10">
      <w:pPr>
        <w:rPr>
          <w:rFonts w:ascii="Century Schoolbook" w:hAnsi="Century Schoolbook"/>
          <w:szCs w:val="21"/>
        </w:rPr>
      </w:pPr>
      <w:r w:rsidRPr="00346724">
        <w:rPr>
          <w:rFonts w:ascii="Century Schoolbook" w:hAnsi="Century Schoolbook" w:hint="eastAsia"/>
          <w:b/>
          <w:szCs w:val="21"/>
        </w:rPr>
        <w:t>注意</w:t>
      </w:r>
      <w:r>
        <w:rPr>
          <w:rFonts w:ascii="Century Schoolbook" w:hAnsi="Century Schoolbook" w:hint="eastAsia"/>
          <w:szCs w:val="21"/>
        </w:rPr>
        <w:t>：</w:t>
      </w:r>
    </w:p>
    <w:p w:rsidR="004E78EB" w:rsidRPr="004E78EB" w:rsidRDefault="00837B39" w:rsidP="004E78EB">
      <w:pPr>
        <w:pStyle w:val="a6"/>
        <w:numPr>
          <w:ilvl w:val="0"/>
          <w:numId w:val="16"/>
        </w:numPr>
        <w:ind w:firstLineChars="0"/>
        <w:rPr>
          <w:rFonts w:ascii="Century Schoolbook" w:hAnsi="Century Schoolbook"/>
          <w:kern w:val="0"/>
          <w:szCs w:val="21"/>
        </w:rPr>
      </w:pPr>
      <w:r w:rsidRPr="004E78EB">
        <w:rPr>
          <w:rFonts w:ascii="Century Schoolbook" w:hAnsi="Century Schoolbook"/>
          <w:kern w:val="0"/>
          <w:szCs w:val="21"/>
        </w:rPr>
        <w:t>compareAndSwapInt</w:t>
      </w:r>
      <w:r w:rsidRPr="004E78EB">
        <w:rPr>
          <w:rFonts w:ascii="Century Schoolbook" w:hAnsi="Century Schoolbook"/>
          <w:kern w:val="0"/>
          <w:szCs w:val="21"/>
        </w:rPr>
        <w:t>方法是原子性的</w:t>
      </w:r>
      <w:r w:rsidRPr="004E78EB">
        <w:rPr>
          <w:rFonts w:ascii="Century Schoolbook" w:hAnsi="Century Schoolbook" w:hint="eastAsia"/>
          <w:kern w:val="0"/>
          <w:szCs w:val="21"/>
        </w:rPr>
        <w:t>。</w:t>
      </w:r>
    </w:p>
    <w:p w:rsidR="00837B39" w:rsidRPr="00ED0ED3" w:rsidRDefault="004359C2" w:rsidP="004E78EB">
      <w:pPr>
        <w:pStyle w:val="a6"/>
        <w:numPr>
          <w:ilvl w:val="0"/>
          <w:numId w:val="16"/>
        </w:numPr>
        <w:ind w:firstLineChars="0"/>
        <w:rPr>
          <w:rFonts w:ascii="Century Schoolbook" w:hAnsi="Century Schoolbook"/>
        </w:rPr>
      </w:pPr>
      <w:r w:rsidRPr="004E78EB">
        <w:rPr>
          <w:rFonts w:ascii="Century Schoolbook" w:hAnsi="Century Schoolbook" w:hint="eastAsia"/>
          <w:kern w:val="0"/>
          <w:szCs w:val="21"/>
        </w:rPr>
        <w:t>get</w:t>
      </w:r>
      <w:r w:rsidRPr="004E78EB">
        <w:rPr>
          <w:rFonts w:ascii="Century Schoolbook" w:hAnsi="Century Schoolbook"/>
          <w:kern w:val="0"/>
          <w:szCs w:val="21"/>
        </w:rPr>
        <w:t>IntVolatile</w:t>
      </w:r>
      <w:r w:rsidRPr="004E78EB">
        <w:rPr>
          <w:rFonts w:ascii="Century Schoolbook" w:hAnsi="Century Schoolbook"/>
          <w:kern w:val="0"/>
          <w:szCs w:val="21"/>
        </w:rPr>
        <w:t>方法</w:t>
      </w:r>
      <w:r w:rsidR="00A01D71" w:rsidRPr="004E78EB">
        <w:rPr>
          <w:rFonts w:ascii="Century Schoolbook" w:hAnsi="Century Schoolbook"/>
          <w:kern w:val="0"/>
          <w:szCs w:val="21"/>
        </w:rPr>
        <w:t>和</w:t>
      </w:r>
      <w:r w:rsidR="00A01D71" w:rsidRPr="004E78EB">
        <w:rPr>
          <w:rFonts w:ascii="Century Schoolbook" w:hAnsi="Century Schoolbook"/>
          <w:kern w:val="0"/>
          <w:szCs w:val="21"/>
        </w:rPr>
        <w:t>compareAndSwapInt</w:t>
      </w:r>
      <w:r w:rsidR="00A01D71" w:rsidRPr="004E78EB">
        <w:rPr>
          <w:rFonts w:ascii="Century Schoolbook" w:hAnsi="Century Schoolbook"/>
          <w:kern w:val="0"/>
          <w:szCs w:val="21"/>
        </w:rPr>
        <w:t>方法</w:t>
      </w:r>
      <w:r w:rsidR="00431560" w:rsidRPr="004E78EB">
        <w:rPr>
          <w:rFonts w:ascii="Century Schoolbook" w:hAnsi="Century Schoolbook"/>
          <w:kern w:val="0"/>
          <w:szCs w:val="21"/>
        </w:rPr>
        <w:t>前两个参数是一样的</w:t>
      </w:r>
      <w:r w:rsidR="00530E8A" w:rsidRPr="004E78EB">
        <w:rPr>
          <w:rFonts w:ascii="Century Schoolbook" w:hAnsi="Century Schoolbook" w:hint="eastAsia"/>
          <w:kern w:val="0"/>
          <w:szCs w:val="21"/>
        </w:rPr>
        <w:t>；都是在</w:t>
      </w:r>
      <w:r w:rsidR="00C01824" w:rsidRPr="004E78EB">
        <w:rPr>
          <w:rFonts w:ascii="Century Schoolbook" w:hAnsi="Century Schoolbook" w:hint="eastAsia"/>
          <w:kern w:val="0"/>
          <w:szCs w:val="21"/>
        </w:rPr>
        <w:t>通过操作当前对象的类变量所在的内存地址的方式来</w:t>
      </w:r>
      <w:r w:rsidR="00530E8A" w:rsidRPr="004E78EB">
        <w:rPr>
          <w:rFonts w:ascii="Century Schoolbook" w:hAnsi="Century Schoolbook" w:hint="eastAsia"/>
          <w:kern w:val="0"/>
          <w:szCs w:val="21"/>
        </w:rPr>
        <w:t>获取</w:t>
      </w:r>
      <w:r w:rsidR="00C01824" w:rsidRPr="004E78EB">
        <w:rPr>
          <w:rFonts w:ascii="Century Schoolbook" w:hAnsi="Century Schoolbook" w:hint="eastAsia"/>
          <w:kern w:val="0"/>
          <w:szCs w:val="21"/>
        </w:rPr>
        <w:t>值</w:t>
      </w:r>
      <w:r w:rsidR="00E41412">
        <w:rPr>
          <w:rFonts w:ascii="Century Schoolbook" w:hAnsi="Century Schoolbook" w:hint="eastAsia"/>
          <w:kern w:val="0"/>
          <w:szCs w:val="21"/>
        </w:rPr>
        <w:t>。他们都在尝试获取</w:t>
      </w:r>
      <w:r w:rsidR="00E41412" w:rsidRPr="00724BDE">
        <w:rPr>
          <w:rFonts w:ascii="Century Schoolbook" w:hAnsi="Century Schoolbook" w:cs="Century Schoolbook"/>
          <w:color w:val="000000"/>
          <w:kern w:val="0"/>
          <w:szCs w:val="21"/>
        </w:rPr>
        <w:t>AtomicInteger</w:t>
      </w:r>
      <w:r w:rsidR="00E41412">
        <w:rPr>
          <w:rFonts w:ascii="Century Schoolbook" w:hAnsi="Century Schoolbook" w:cs="Century Schoolbook"/>
          <w:color w:val="000000"/>
          <w:kern w:val="0"/>
          <w:szCs w:val="21"/>
        </w:rPr>
        <w:t>的类变量</w:t>
      </w:r>
      <w:r w:rsidR="00E2004F" w:rsidRPr="008D4490">
        <w:rPr>
          <w:rFonts w:ascii="Century Schoolbook" w:eastAsia="宋体" w:hAnsi="Century Schoolbook" w:cs="宋体"/>
          <w:bCs/>
          <w:color w:val="000080"/>
          <w:kern w:val="0"/>
          <w:szCs w:val="21"/>
        </w:rPr>
        <w:t xml:space="preserve">private volatile int </w:t>
      </w:r>
      <w:r w:rsidR="00E2004F" w:rsidRPr="008D4490">
        <w:rPr>
          <w:rFonts w:ascii="Century Schoolbook" w:eastAsia="宋体" w:hAnsi="Century Schoolbook" w:cs="宋体"/>
          <w:bCs/>
          <w:color w:val="660E7A"/>
          <w:kern w:val="0"/>
          <w:szCs w:val="21"/>
        </w:rPr>
        <w:t>value</w:t>
      </w:r>
      <w:r w:rsidR="00E2004F">
        <w:rPr>
          <w:rFonts w:ascii="Century Schoolbook" w:hAnsi="Century Schoolbook" w:cs="Century Schoolbook"/>
          <w:color w:val="000000"/>
          <w:kern w:val="0"/>
          <w:szCs w:val="21"/>
        </w:rPr>
        <w:t>的值</w:t>
      </w:r>
      <w:r w:rsidR="000A2AD1">
        <w:rPr>
          <w:rFonts w:ascii="Century Schoolbook" w:hAnsi="Century Schoolbook" w:cs="Century Schoolbook" w:hint="eastAsia"/>
          <w:color w:val="000000"/>
          <w:kern w:val="0"/>
          <w:szCs w:val="21"/>
        </w:rPr>
        <w:t>。</w:t>
      </w:r>
      <w:r w:rsidR="00337BAA" w:rsidRPr="00724BDE">
        <w:rPr>
          <w:rFonts w:ascii="Century Schoolbook" w:hAnsi="Century Schoolbook" w:cs="Century Schoolbook"/>
          <w:bCs/>
          <w:color w:val="7F0055"/>
          <w:kern w:val="0"/>
          <w:szCs w:val="21"/>
        </w:rPr>
        <w:t>new</w:t>
      </w:r>
      <w:r w:rsidR="00337BAA" w:rsidRPr="00724BDE">
        <w:rPr>
          <w:rFonts w:ascii="Century Schoolbook" w:hAnsi="Century Schoolbook" w:cs="Century Schoolbook"/>
          <w:color w:val="000000"/>
          <w:kern w:val="0"/>
          <w:szCs w:val="21"/>
        </w:rPr>
        <w:t xml:space="preserve"> AtomicInteger(5)</w:t>
      </w:r>
      <w:r w:rsidR="00337BAA">
        <w:rPr>
          <w:rFonts w:ascii="Century Schoolbook" w:hAnsi="Century Schoolbook" w:cs="Century Schoolbook"/>
          <w:color w:val="000000"/>
          <w:kern w:val="0"/>
          <w:szCs w:val="21"/>
        </w:rPr>
        <w:t>的时候</w:t>
      </w:r>
      <w:r w:rsidR="00E25B2C">
        <w:rPr>
          <w:rFonts w:ascii="Century Schoolbook" w:hAnsi="Century Schoolbook" w:cs="Century Schoolbook" w:hint="eastAsia"/>
          <w:color w:val="000000"/>
          <w:kern w:val="0"/>
          <w:szCs w:val="21"/>
        </w:rPr>
        <w:t>会在堆中为</w:t>
      </w:r>
      <w:r w:rsidR="00E25B2C" w:rsidRPr="008D4490">
        <w:rPr>
          <w:rFonts w:ascii="Century Schoolbook" w:eastAsia="宋体" w:hAnsi="Century Schoolbook" w:cs="宋体"/>
          <w:bCs/>
          <w:color w:val="660E7A"/>
          <w:kern w:val="0"/>
          <w:szCs w:val="21"/>
        </w:rPr>
        <w:t>value</w:t>
      </w:r>
      <w:r w:rsidR="00E25B2C">
        <w:rPr>
          <w:rFonts w:ascii="Century Schoolbook" w:hAnsi="Century Schoolbook" w:cs="Century Schoolbook" w:hint="eastAsia"/>
          <w:color w:val="000000"/>
          <w:kern w:val="0"/>
          <w:szCs w:val="21"/>
        </w:rPr>
        <w:t>分配一个地址</w:t>
      </w:r>
      <w:r w:rsidR="00346724">
        <w:rPr>
          <w:rFonts w:ascii="Century Schoolbook" w:hAnsi="Century Schoolbook" w:cs="Century Schoolbook" w:hint="eastAsia"/>
          <w:color w:val="000000"/>
          <w:kern w:val="0"/>
          <w:szCs w:val="21"/>
        </w:rPr>
        <w:t>，并指定值为</w:t>
      </w:r>
      <w:r w:rsidR="00346724">
        <w:rPr>
          <w:rFonts w:ascii="Century Schoolbook" w:hAnsi="Century Schoolbook" w:cs="Century Schoolbook" w:hint="eastAsia"/>
          <w:color w:val="000000"/>
          <w:kern w:val="0"/>
          <w:szCs w:val="21"/>
        </w:rPr>
        <w:t>5</w:t>
      </w:r>
      <w:r w:rsidR="00346724">
        <w:rPr>
          <w:rFonts w:ascii="Century Schoolbook" w:hAnsi="Century Schoolbook" w:cs="Century Schoolbook" w:hint="eastAsia"/>
          <w:color w:val="000000"/>
          <w:kern w:val="0"/>
          <w:szCs w:val="21"/>
        </w:rPr>
        <w:t>。</w:t>
      </w:r>
    </w:p>
    <w:p w:rsidR="00ED0ED3" w:rsidRPr="00A17890" w:rsidRDefault="00ED0ED3" w:rsidP="004E78EB">
      <w:pPr>
        <w:pStyle w:val="a6"/>
        <w:numPr>
          <w:ilvl w:val="0"/>
          <w:numId w:val="16"/>
        </w:numPr>
        <w:ind w:firstLineChars="0"/>
        <w:rPr>
          <w:rFonts w:ascii="Century Schoolbook" w:hAnsi="Century Schoolbook"/>
        </w:rPr>
      </w:pPr>
      <w:r>
        <w:rPr>
          <w:rFonts w:ascii="Century Schoolbook" w:hAnsi="Century Schoolbook" w:cs="Century Schoolbook"/>
          <w:color w:val="000000"/>
          <w:kern w:val="0"/>
          <w:szCs w:val="21"/>
        </w:rPr>
        <w:t>这里有</w:t>
      </w:r>
      <w:r>
        <w:rPr>
          <w:rFonts w:ascii="Century Schoolbook" w:hAnsi="Century Schoolbook" w:cs="Century Schoolbook"/>
          <w:color w:val="000000"/>
          <w:kern w:val="0"/>
          <w:szCs w:val="21"/>
        </w:rPr>
        <w:t>JMM</w:t>
      </w:r>
      <w:r>
        <w:rPr>
          <w:rFonts w:ascii="Century Schoolbook" w:hAnsi="Century Schoolbook" w:cs="Century Schoolbook"/>
          <w:color w:val="000000"/>
          <w:kern w:val="0"/>
          <w:szCs w:val="21"/>
        </w:rPr>
        <w:t>线程交互的影子</w:t>
      </w:r>
      <w:r>
        <w:rPr>
          <w:rFonts w:ascii="Century Schoolbook" w:hAnsi="Century Schoolbook" w:cs="Century Schoolbook" w:hint="eastAsia"/>
          <w:color w:val="000000"/>
          <w:kern w:val="0"/>
          <w:szCs w:val="21"/>
        </w:rPr>
        <w:t>。</w:t>
      </w:r>
    </w:p>
    <w:p w:rsidR="00A17890" w:rsidRDefault="00A17890" w:rsidP="004E78EB">
      <w:pPr>
        <w:pStyle w:val="a6"/>
        <w:numPr>
          <w:ilvl w:val="0"/>
          <w:numId w:val="16"/>
        </w:numPr>
        <w:ind w:firstLineChars="0"/>
        <w:rPr>
          <w:rFonts w:ascii="Century Schoolbook" w:hAnsi="Century Schoolbook"/>
        </w:rPr>
      </w:pPr>
      <w:r>
        <w:rPr>
          <w:rFonts w:ascii="Century Schoolbook" w:hAnsi="Century Schoolbook"/>
        </w:rPr>
        <w:t>getAndAddInt</w:t>
      </w:r>
      <w:r>
        <w:rPr>
          <w:rFonts w:ascii="Century Schoolbook" w:hAnsi="Century Schoolbook"/>
        </w:rPr>
        <w:t>方法使用了自旋锁</w:t>
      </w:r>
      <w:r>
        <w:rPr>
          <w:rFonts w:ascii="Century Schoolbook" w:hAnsi="Century Schoolbook" w:hint="eastAsia"/>
        </w:rPr>
        <w:t>。</w:t>
      </w:r>
    </w:p>
    <w:p w:rsidR="00400D4A" w:rsidRPr="004E78EB" w:rsidRDefault="00400D4A" w:rsidP="004E78EB">
      <w:pPr>
        <w:pStyle w:val="a6"/>
        <w:numPr>
          <w:ilvl w:val="0"/>
          <w:numId w:val="16"/>
        </w:numPr>
        <w:ind w:firstLineChars="0"/>
        <w:rPr>
          <w:rFonts w:ascii="Century Schoolbook" w:hAnsi="Century Schoolbook"/>
        </w:rPr>
      </w:pPr>
      <w:r>
        <w:rPr>
          <w:rFonts w:ascii="Century Schoolbook" w:hAnsi="Century Schoolbook"/>
        </w:rPr>
        <w:t>第</w:t>
      </w:r>
      <w:r>
        <w:rPr>
          <w:rFonts w:ascii="Century Schoolbook" w:hAnsi="Century Schoolbook" w:hint="eastAsia"/>
        </w:rPr>
        <w:t>1</w:t>
      </w:r>
      <w:r>
        <w:rPr>
          <w:rFonts w:ascii="Century Schoolbook" w:hAnsi="Century Schoolbook"/>
        </w:rPr>
        <w:t>步和第</w:t>
      </w:r>
      <w:r>
        <w:rPr>
          <w:rFonts w:ascii="Century Schoolbook" w:hAnsi="Century Schoolbook" w:hint="eastAsia"/>
        </w:rPr>
        <w:t>2</w:t>
      </w:r>
      <w:r>
        <w:rPr>
          <w:rFonts w:ascii="Century Schoolbook" w:hAnsi="Century Schoolbook"/>
        </w:rPr>
        <w:t>步存在时间差</w:t>
      </w:r>
      <w:r>
        <w:rPr>
          <w:rFonts w:ascii="Century Schoolbook" w:hAnsi="Century Schoolbook" w:hint="eastAsia"/>
        </w:rPr>
        <w:t>，</w:t>
      </w:r>
      <w:r>
        <w:rPr>
          <w:rFonts w:ascii="Century Schoolbook" w:hAnsi="Century Schoolbook"/>
        </w:rPr>
        <w:t>会导致</w:t>
      </w:r>
      <w:r>
        <w:rPr>
          <w:rFonts w:ascii="Century Schoolbook" w:hAnsi="Century Schoolbook"/>
        </w:rPr>
        <w:t>ABA</w:t>
      </w:r>
      <w:r>
        <w:rPr>
          <w:rFonts w:ascii="Century Schoolbook" w:hAnsi="Century Schoolbook"/>
        </w:rPr>
        <w:t>问题</w:t>
      </w:r>
      <w:r>
        <w:rPr>
          <w:rFonts w:ascii="Century Schoolbook" w:hAnsi="Century Schoolbook" w:hint="eastAsia"/>
        </w:rPr>
        <w:t>。</w:t>
      </w:r>
    </w:p>
    <w:p w:rsidR="00837B39" w:rsidRPr="00B40A10" w:rsidRDefault="00837B39" w:rsidP="00B40A10">
      <w:pPr>
        <w:pStyle w:val="a6"/>
        <w:ind w:left="780" w:firstLineChars="0" w:firstLine="0"/>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11090A" w:rsidRPr="00257A2D" w:rsidRDefault="0011090A" w:rsidP="007D35CF">
      <w:pPr>
        <w:rPr>
          <w:rFonts w:ascii="Century Schoolbook" w:hAnsi="Century Schoolbook"/>
        </w:rPr>
      </w:pPr>
    </w:p>
    <w:p w:rsidR="0045654C" w:rsidRDefault="000D503A" w:rsidP="007D35CF">
      <w:pPr>
        <w:rPr>
          <w:rFonts w:ascii="Century Schoolbook" w:hAnsi="Century Schoolbook"/>
        </w:rPr>
      </w:pPr>
      <w:r>
        <w:rPr>
          <w:noProof/>
        </w:rPr>
        <w:drawing>
          <wp:inline distT="0" distB="0" distL="0" distR="0" wp14:anchorId="791E43A8" wp14:editId="0E3256B0">
            <wp:extent cx="6896100" cy="24765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96100" cy="2476500"/>
                    </a:xfrm>
                    <a:prstGeom prst="rect">
                      <a:avLst/>
                    </a:prstGeom>
                  </pic:spPr>
                </pic:pic>
              </a:graphicData>
            </a:graphic>
          </wp:inline>
        </w:drawing>
      </w:r>
    </w:p>
    <w:p w:rsidR="0045654C" w:rsidRDefault="008B60D1" w:rsidP="008B60D1">
      <w:pPr>
        <w:pStyle w:val="Tip4"/>
      </w:pPr>
      <w:r>
        <w:rPr>
          <w:rFonts w:ascii="宋体" w:eastAsia="宋体" w:hAnsi="宋体" w:cs="宋体" w:hint="eastAsia"/>
        </w:rPr>
        <w:t>CAS带来的问题</w:t>
      </w:r>
      <w:r w:rsidR="00F400BE">
        <w:rPr>
          <w:rFonts w:hint="eastAsia"/>
        </w:rPr>
        <w:t xml:space="preserve"> </w:t>
      </w:r>
    </w:p>
    <w:p w:rsidR="00350DAB" w:rsidRPr="008B60D1" w:rsidRDefault="008B60D1" w:rsidP="008B60D1">
      <w:pPr>
        <w:pStyle w:val="a6"/>
        <w:numPr>
          <w:ilvl w:val="0"/>
          <w:numId w:val="17"/>
        </w:numPr>
        <w:ind w:firstLineChars="0"/>
        <w:rPr>
          <w:rFonts w:ascii="Century Schoolbook" w:hAnsi="Century Schoolbook"/>
        </w:rPr>
      </w:pPr>
      <w:r w:rsidRPr="008B60D1">
        <w:rPr>
          <w:rFonts w:ascii="Century Schoolbook" w:hAnsi="Century Schoolbook" w:hint="eastAsia"/>
        </w:rPr>
        <w:t>do</w:t>
      </w:r>
      <w:r w:rsidRPr="008B60D1">
        <w:rPr>
          <w:rFonts w:ascii="Century Schoolbook" w:hAnsi="Century Schoolbook"/>
        </w:rPr>
        <w:t>-while</w:t>
      </w:r>
      <w:r w:rsidRPr="008B60D1">
        <w:rPr>
          <w:rFonts w:ascii="Century Schoolbook" w:hAnsi="Century Schoolbook"/>
        </w:rPr>
        <w:t>循环</w:t>
      </w:r>
      <w:r w:rsidRPr="008B60D1">
        <w:rPr>
          <w:rFonts w:ascii="Century Schoolbook" w:hAnsi="Century Schoolbook" w:hint="eastAsia"/>
        </w:rPr>
        <w:t>，</w:t>
      </w:r>
      <w:r w:rsidR="00C24A92">
        <w:rPr>
          <w:rFonts w:ascii="Century Schoolbook" w:hAnsi="Century Schoolbook" w:hint="eastAsia"/>
        </w:rPr>
        <w:t>多次比较，</w:t>
      </w:r>
      <w:r w:rsidRPr="008B60D1">
        <w:rPr>
          <w:rFonts w:ascii="Century Schoolbook" w:hAnsi="Century Schoolbook"/>
        </w:rPr>
        <w:t>时间开销大</w:t>
      </w:r>
      <w:r w:rsidRPr="008B60D1">
        <w:rPr>
          <w:rFonts w:ascii="Century Schoolbook" w:hAnsi="Century Schoolbook" w:hint="eastAsia"/>
        </w:rPr>
        <w:t>。</w:t>
      </w:r>
    </w:p>
    <w:p w:rsidR="008B60D1" w:rsidRDefault="008B60D1" w:rsidP="008B60D1">
      <w:pPr>
        <w:pStyle w:val="a6"/>
        <w:numPr>
          <w:ilvl w:val="0"/>
          <w:numId w:val="17"/>
        </w:numPr>
        <w:ind w:firstLineChars="0"/>
        <w:rPr>
          <w:rFonts w:ascii="Century Schoolbook" w:hAnsi="Century Schoolbook"/>
        </w:rPr>
      </w:pPr>
      <w:r>
        <w:rPr>
          <w:rFonts w:ascii="Century Schoolbook" w:hAnsi="Century Schoolbook"/>
        </w:rPr>
        <w:t>只能保证一个共享变量的原子性</w:t>
      </w:r>
      <w:r>
        <w:rPr>
          <w:rFonts w:ascii="Century Schoolbook" w:hAnsi="Century Schoolbook" w:hint="eastAsia"/>
        </w:rPr>
        <w:t>。</w:t>
      </w:r>
      <w:r>
        <w:rPr>
          <w:rFonts w:ascii="Century Schoolbook" w:hAnsi="Century Schoolbook"/>
        </w:rPr>
        <w:t>当需要对多个共享变量操作时</w:t>
      </w:r>
      <w:r>
        <w:rPr>
          <w:rFonts w:ascii="Century Schoolbook" w:hAnsi="Century Schoolbook" w:hint="eastAsia"/>
        </w:rPr>
        <w:t>，</w:t>
      </w:r>
      <w:r>
        <w:rPr>
          <w:rFonts w:ascii="Century Schoolbook" w:hAnsi="Century Schoolbook"/>
        </w:rPr>
        <w:t>自旋锁</w:t>
      </w:r>
      <w:r>
        <w:rPr>
          <w:rFonts w:ascii="Century Schoolbook" w:hAnsi="Century Schoolbook" w:hint="eastAsia"/>
        </w:rPr>
        <w:t>+CAS</w:t>
      </w:r>
      <w:r>
        <w:rPr>
          <w:rFonts w:ascii="Century Schoolbook" w:hAnsi="Century Schoolbook" w:hint="eastAsia"/>
        </w:rPr>
        <w:t>的方式无法保证操作的原子性，只能通过加锁来实现。</w:t>
      </w:r>
    </w:p>
    <w:p w:rsidR="008B60D1" w:rsidRPr="008B60D1" w:rsidRDefault="008B60D1" w:rsidP="008B60D1">
      <w:pPr>
        <w:pStyle w:val="a6"/>
        <w:numPr>
          <w:ilvl w:val="0"/>
          <w:numId w:val="17"/>
        </w:numPr>
        <w:ind w:firstLineChars="0"/>
        <w:rPr>
          <w:rFonts w:ascii="Century Schoolbook" w:hAnsi="Century Schoolbook"/>
        </w:rPr>
      </w:pPr>
      <w:r>
        <w:rPr>
          <w:rFonts w:ascii="Century Schoolbook" w:hAnsi="Century Schoolbook"/>
        </w:rPr>
        <w:t>引发</w:t>
      </w:r>
      <w:r>
        <w:rPr>
          <w:rFonts w:ascii="Century Schoolbook" w:hAnsi="Century Schoolbook"/>
        </w:rPr>
        <w:t>ABA</w:t>
      </w:r>
      <w:r>
        <w:rPr>
          <w:rFonts w:ascii="Century Schoolbook" w:hAnsi="Century Schoolbook"/>
        </w:rPr>
        <w:t>问题</w:t>
      </w:r>
      <w:r>
        <w:rPr>
          <w:rFonts w:ascii="Century Schoolbook" w:hAnsi="Century Schoolbook" w:hint="eastAsia"/>
        </w:rPr>
        <w:t>，</w:t>
      </w:r>
      <w:r w:rsidRPr="008B60D1">
        <w:rPr>
          <w:rFonts w:ascii="Century Schoolbook" w:hAnsi="Century Schoolbook" w:hint="eastAsia"/>
        </w:rPr>
        <w:t>也称“调包问题”</w:t>
      </w:r>
      <w:r>
        <w:rPr>
          <w:rFonts w:ascii="Century Schoolbook" w:hAnsi="Century Schoolbook" w:hint="eastAsia"/>
        </w:rPr>
        <w:t>。</w:t>
      </w:r>
    </w:p>
    <w:p w:rsidR="006F7EA3" w:rsidRDefault="006F7EA3" w:rsidP="007D35CF">
      <w:pPr>
        <w:rPr>
          <w:rFonts w:ascii="Century Schoolbook" w:hAnsi="Century Schoolbook"/>
        </w:rPr>
      </w:pPr>
    </w:p>
    <w:p w:rsidR="005B1B49" w:rsidRDefault="005B1B49" w:rsidP="007D35CF">
      <w:pPr>
        <w:rPr>
          <w:rFonts w:ascii="Century Schoolbook" w:hAnsi="Century Schoolbook"/>
        </w:rPr>
      </w:pPr>
    </w:p>
    <w:p w:rsidR="005B1B49" w:rsidRDefault="005B1B49" w:rsidP="007D35CF">
      <w:pPr>
        <w:rPr>
          <w:rFonts w:ascii="Century Schoolbook" w:hAnsi="Century Schoolbook"/>
        </w:rPr>
      </w:pPr>
    </w:p>
    <w:p w:rsidR="006F7EA3" w:rsidRDefault="00523984" w:rsidP="00E3171A">
      <w:pPr>
        <w:pStyle w:val="Tip4"/>
      </w:pPr>
      <w:r>
        <w:t>ABA</w:t>
      </w:r>
      <w:r>
        <w:rPr>
          <w:rFonts w:ascii="宋体" w:eastAsia="宋体" w:hAnsi="宋体" w:cs="宋体" w:hint="eastAsia"/>
        </w:rPr>
        <w:t>问题</w:t>
      </w:r>
      <w:r w:rsidR="00327C76">
        <w:rPr>
          <w:rFonts w:hint="eastAsia"/>
        </w:rPr>
        <w:t xml:space="preserve"> </w:t>
      </w:r>
    </w:p>
    <w:p w:rsidR="005B0FB2" w:rsidRPr="0041538E" w:rsidRDefault="00A92DA8" w:rsidP="0041538E">
      <w:pPr>
        <w:ind w:firstLine="420"/>
        <w:rPr>
          <w:rFonts w:ascii="Century Schoolbook" w:hAnsi="Century Schoolbook"/>
        </w:rPr>
      </w:pPr>
      <w:r>
        <w:rPr>
          <w:rFonts w:ascii="Century Schoolbook" w:hAnsi="Century Schoolbook"/>
        </w:rPr>
        <w:t>CAS</w:t>
      </w:r>
      <w:r>
        <w:rPr>
          <w:rFonts w:ascii="Century Schoolbook" w:hAnsi="Century Schoolbook"/>
        </w:rPr>
        <w:t>算法实现的一个重要前提是需要取出内存中某个时刻的数据</w:t>
      </w:r>
      <w:r>
        <w:rPr>
          <w:rFonts w:ascii="Century Schoolbook" w:hAnsi="Century Schoolbook" w:hint="eastAsia"/>
        </w:rPr>
        <w:t>，</w:t>
      </w:r>
      <w:r>
        <w:rPr>
          <w:rFonts w:ascii="Century Schoolbook" w:hAnsi="Century Schoolbook"/>
        </w:rPr>
        <w:t>并在当下时刻比较并交换</w:t>
      </w:r>
      <w:r>
        <w:rPr>
          <w:rFonts w:ascii="Century Schoolbook" w:hAnsi="Century Schoolbook" w:hint="eastAsia"/>
        </w:rPr>
        <w:t>，</w:t>
      </w:r>
      <w:r>
        <w:rPr>
          <w:rFonts w:ascii="Century Schoolbook" w:hAnsi="Century Schoolbook"/>
        </w:rPr>
        <w:t>这里存在的时间差会导致数据变化</w:t>
      </w:r>
      <w:r>
        <w:rPr>
          <w:rFonts w:ascii="Century Schoolbook" w:hAnsi="Century Schoolbook" w:hint="eastAsia"/>
        </w:rPr>
        <w:t>。</w:t>
      </w:r>
      <w:r w:rsidR="00E3171A" w:rsidRPr="00E3171A">
        <w:rPr>
          <w:rFonts w:ascii="Century Schoolbook" w:hAnsi="Century Schoolbook" w:hint="eastAsia"/>
        </w:rPr>
        <w:t>CAS</w:t>
      </w:r>
      <w:r w:rsidR="00E3171A" w:rsidRPr="00E3171A">
        <w:rPr>
          <w:rFonts w:ascii="Century Schoolbook" w:hAnsi="Century Schoolbook" w:hint="eastAsia"/>
        </w:rPr>
        <w:t>操作只有</w:t>
      </w:r>
      <w:r>
        <w:rPr>
          <w:rFonts w:ascii="Century Schoolbook" w:hAnsi="Century Schoolbook" w:hint="eastAsia"/>
        </w:rPr>
        <w:t>主</w:t>
      </w:r>
      <w:r w:rsidR="00E3171A" w:rsidRPr="00E3171A">
        <w:rPr>
          <w:rFonts w:ascii="Century Schoolbook" w:hAnsi="Century Schoolbook" w:hint="eastAsia"/>
        </w:rPr>
        <w:t>内存值与预期值相等才会更新</w:t>
      </w:r>
      <w:r>
        <w:rPr>
          <w:rFonts w:ascii="Century Schoolbook" w:hAnsi="Century Schoolbook" w:hint="eastAsia"/>
        </w:rPr>
        <w:t>主</w:t>
      </w:r>
      <w:r w:rsidR="00E3171A" w:rsidRPr="00E3171A">
        <w:rPr>
          <w:rFonts w:ascii="Century Schoolbook" w:hAnsi="Century Schoolbook" w:hint="eastAsia"/>
        </w:rPr>
        <w:t>内存中的值，所有</w:t>
      </w:r>
      <w:r w:rsidR="00E3171A" w:rsidRPr="00E3171A">
        <w:rPr>
          <w:rFonts w:ascii="Century Schoolbook" w:hAnsi="Century Schoolbook" w:hint="eastAsia"/>
        </w:rPr>
        <w:t>CAS</w:t>
      </w:r>
      <w:r w:rsidR="00E3171A" w:rsidRPr="00E3171A">
        <w:rPr>
          <w:rFonts w:ascii="Century Schoolbook" w:hAnsi="Century Schoolbook" w:hint="eastAsia"/>
        </w:rPr>
        <w:t>操作可能会出现这种现象：原来内存值为</w:t>
      </w:r>
      <w:r w:rsidR="00E3171A" w:rsidRPr="00E3171A">
        <w:rPr>
          <w:rFonts w:ascii="Century Schoolbook" w:hAnsi="Century Schoolbook" w:hint="eastAsia"/>
        </w:rPr>
        <w:t>A</w:t>
      </w:r>
      <w:r w:rsidR="00E3171A" w:rsidRPr="00E3171A">
        <w:rPr>
          <w:rFonts w:ascii="Century Schoolbook" w:hAnsi="Century Schoolbook" w:hint="eastAsia"/>
        </w:rPr>
        <w:t>，线程</w:t>
      </w:r>
      <w:r w:rsidR="00E3171A" w:rsidRPr="00E3171A">
        <w:rPr>
          <w:rFonts w:ascii="Century Schoolbook" w:hAnsi="Century Schoolbook" w:hint="eastAsia"/>
        </w:rPr>
        <w:t>1</w:t>
      </w:r>
      <w:r w:rsidR="00E3171A" w:rsidRPr="00E3171A">
        <w:rPr>
          <w:rFonts w:ascii="Century Schoolbook" w:hAnsi="Century Schoolbook" w:hint="eastAsia"/>
        </w:rPr>
        <w:t>和线程</w:t>
      </w:r>
      <w:r w:rsidR="00E3171A" w:rsidRPr="00E3171A">
        <w:rPr>
          <w:rFonts w:ascii="Century Schoolbook" w:hAnsi="Century Schoolbook" w:hint="eastAsia"/>
        </w:rPr>
        <w:t>2</w:t>
      </w:r>
      <w:r w:rsidR="00E3171A" w:rsidRPr="00E3171A">
        <w:rPr>
          <w:rFonts w:ascii="Century Schoolbook" w:hAnsi="Century Schoolbook" w:hint="eastAsia"/>
        </w:rPr>
        <w:t>都获取该值，然后线程</w:t>
      </w:r>
      <w:r w:rsidR="00E3171A" w:rsidRPr="00E3171A">
        <w:rPr>
          <w:rFonts w:ascii="Century Schoolbook" w:hAnsi="Century Schoolbook" w:hint="eastAsia"/>
        </w:rPr>
        <w:t>1</w:t>
      </w:r>
      <w:r w:rsidR="00E3171A" w:rsidRPr="00E3171A">
        <w:rPr>
          <w:rFonts w:ascii="Century Schoolbook" w:hAnsi="Century Schoolbook" w:hint="eastAsia"/>
        </w:rPr>
        <w:t>使用</w:t>
      </w:r>
      <w:r w:rsidR="00E3171A" w:rsidRPr="00E3171A">
        <w:rPr>
          <w:rFonts w:ascii="Century Schoolbook" w:hAnsi="Century Schoolbook" w:hint="eastAsia"/>
        </w:rPr>
        <w:t>CAS</w:t>
      </w:r>
      <w:r w:rsidR="00E3171A" w:rsidRPr="00E3171A">
        <w:rPr>
          <w:rFonts w:ascii="Century Schoolbook" w:hAnsi="Century Schoolbook" w:hint="eastAsia"/>
        </w:rPr>
        <w:t>将内存值修改为</w:t>
      </w:r>
      <w:r w:rsidR="00E3171A" w:rsidRPr="00E3171A">
        <w:rPr>
          <w:rFonts w:ascii="Century Schoolbook" w:hAnsi="Century Schoolbook" w:hint="eastAsia"/>
        </w:rPr>
        <w:t>B</w:t>
      </w:r>
      <w:r w:rsidR="00E3171A" w:rsidRPr="00E3171A">
        <w:rPr>
          <w:rFonts w:ascii="Century Schoolbook" w:hAnsi="Century Schoolbook" w:hint="eastAsia"/>
        </w:rPr>
        <w:t>，然后又使用</w:t>
      </w:r>
      <w:r w:rsidR="00E3171A" w:rsidRPr="00E3171A">
        <w:rPr>
          <w:rFonts w:ascii="Century Schoolbook" w:hAnsi="Century Schoolbook" w:hint="eastAsia"/>
        </w:rPr>
        <w:t>CAS</w:t>
      </w:r>
      <w:r w:rsidR="00E3171A" w:rsidRPr="00E3171A">
        <w:rPr>
          <w:rFonts w:ascii="Century Schoolbook" w:hAnsi="Century Schoolbook" w:hint="eastAsia"/>
        </w:rPr>
        <w:t>将内存值修改回</w:t>
      </w:r>
      <w:r w:rsidR="00E3171A" w:rsidRPr="00E3171A">
        <w:rPr>
          <w:rFonts w:ascii="Century Schoolbook" w:hAnsi="Century Schoolbook" w:hint="eastAsia"/>
        </w:rPr>
        <w:t>A</w:t>
      </w:r>
      <w:r w:rsidR="00E3171A" w:rsidRPr="00E3171A">
        <w:rPr>
          <w:rFonts w:ascii="Century Schoolbook" w:hAnsi="Century Schoolbook" w:hint="eastAsia"/>
        </w:rPr>
        <w:t>；这时线程</w:t>
      </w:r>
      <w:r w:rsidR="00E3171A" w:rsidRPr="00E3171A">
        <w:rPr>
          <w:rFonts w:ascii="Century Schoolbook" w:hAnsi="Century Schoolbook" w:hint="eastAsia"/>
        </w:rPr>
        <w:t>2</w:t>
      </w:r>
      <w:r w:rsidR="00E3171A" w:rsidRPr="00E3171A">
        <w:rPr>
          <w:rFonts w:ascii="Century Schoolbook" w:hAnsi="Century Schoolbook" w:hint="eastAsia"/>
        </w:rPr>
        <w:t>使用</w:t>
      </w:r>
      <w:r w:rsidR="00E3171A" w:rsidRPr="00E3171A">
        <w:rPr>
          <w:rFonts w:ascii="Century Schoolbook" w:hAnsi="Century Schoolbook" w:hint="eastAsia"/>
        </w:rPr>
        <w:t>CAS</w:t>
      </w:r>
      <w:r w:rsidR="00E3171A" w:rsidRPr="00E3171A">
        <w:rPr>
          <w:rFonts w:ascii="Century Schoolbook" w:hAnsi="Century Schoolbook" w:hint="eastAsia"/>
        </w:rPr>
        <w:t>对内存值进行修改时发现内存值仍然是</w:t>
      </w:r>
      <w:r w:rsidR="00E3171A" w:rsidRPr="00E3171A">
        <w:rPr>
          <w:rFonts w:ascii="Century Schoolbook" w:hAnsi="Century Schoolbook" w:hint="eastAsia"/>
        </w:rPr>
        <w:t>A</w:t>
      </w:r>
      <w:r w:rsidR="00E3171A" w:rsidRPr="00E3171A">
        <w:rPr>
          <w:rFonts w:ascii="Century Schoolbook" w:hAnsi="Century Schoolbook" w:hint="eastAsia"/>
        </w:rPr>
        <w:t>，然后线程</w:t>
      </w:r>
      <w:r w:rsidR="00E3171A" w:rsidRPr="00E3171A">
        <w:rPr>
          <w:rFonts w:ascii="Century Schoolbook" w:hAnsi="Century Schoolbook" w:hint="eastAsia"/>
        </w:rPr>
        <w:t>2</w:t>
      </w:r>
      <w:r w:rsidR="00E3171A" w:rsidRPr="00E3171A">
        <w:rPr>
          <w:rFonts w:ascii="Century Schoolbook" w:hAnsi="Century Schoolbook" w:hint="eastAsia"/>
        </w:rPr>
        <w:t>修改成功。大多数情况下</w:t>
      </w:r>
      <w:r w:rsidR="00E3171A" w:rsidRPr="00E3171A">
        <w:rPr>
          <w:rFonts w:ascii="Century Schoolbook" w:hAnsi="Century Schoolbook" w:hint="eastAsia"/>
        </w:rPr>
        <w:t>ABA</w:t>
      </w:r>
      <w:r w:rsidR="00E3171A" w:rsidRPr="00E3171A">
        <w:rPr>
          <w:rFonts w:ascii="Century Schoolbook" w:hAnsi="Century Schoolbook" w:hint="eastAsia"/>
        </w:rPr>
        <w:t>问题并不会对程序造成什么影响</w:t>
      </w:r>
      <w:r w:rsidR="00E3171A">
        <w:rPr>
          <w:rFonts w:ascii="Century Schoolbook" w:hAnsi="Century Schoolbook" w:hint="eastAsia"/>
        </w:rPr>
        <w:t>。</w:t>
      </w:r>
      <w:r w:rsidR="009D06EC">
        <w:rPr>
          <w:rFonts w:ascii="Century Schoolbook" w:hAnsi="Century Schoolbook" w:hint="eastAsia"/>
        </w:rPr>
        <w:t>代码如下：</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bCs/>
          <w:color w:val="7F0055"/>
          <w:kern w:val="0"/>
          <w:sz w:val="24"/>
          <w:szCs w:val="24"/>
        </w:rPr>
        <w:t>public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class</w:t>
      </w:r>
      <w:r w:rsidRPr="005B0FB2">
        <w:rPr>
          <w:rFonts w:ascii="Century Schoolbook" w:hAnsi="Century Schoolbook" w:cs="Century Schoolbook"/>
          <w:color w:val="000000"/>
          <w:kern w:val="0"/>
          <w:sz w:val="24"/>
          <w:szCs w:val="24"/>
        </w:rPr>
        <w:t xml:space="preserve"> ABADemo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private</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static</w:t>
      </w:r>
      <w:r w:rsidRPr="005B0FB2">
        <w:rPr>
          <w:rFonts w:ascii="Century Schoolbook" w:hAnsi="Century Schoolbook" w:cs="Century Schoolbook"/>
          <w:color w:val="000000"/>
          <w:kern w:val="0"/>
          <w:sz w:val="24"/>
          <w:szCs w:val="24"/>
        </w:rPr>
        <w:t xml:space="preserve"> AtomicReference&lt;Integer&gt;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AtomicReference&lt;&gt;(100);</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public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static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void</w:t>
      </w:r>
      <w:r w:rsidRPr="005B0FB2">
        <w:rPr>
          <w:rFonts w:ascii="Century Schoolbook" w:hAnsi="Century Schoolbook" w:cs="Century Schoolbook"/>
          <w:color w:val="000000"/>
          <w:kern w:val="0"/>
          <w:sz w:val="24"/>
          <w:szCs w:val="24"/>
        </w:rPr>
        <w:t xml:space="preserve"> main(String[] </w:t>
      </w:r>
      <w:r w:rsidRPr="005B0FB2">
        <w:rPr>
          <w:rFonts w:ascii="Century Schoolbook" w:hAnsi="Century Schoolbook" w:cs="Century Schoolbook"/>
          <w:color w:val="6A3E3E"/>
          <w:kern w:val="0"/>
          <w:sz w:val="24"/>
          <w:szCs w:val="24"/>
        </w:rPr>
        <w:t>args</w:t>
      </w:r>
      <w:r w:rsidRPr="005B0FB2">
        <w:rPr>
          <w:rFonts w:ascii="Century Schoolbook" w:hAnsi="Century Schoolbook" w:cs="Century Schoolbook"/>
          <w:color w:val="000000"/>
          <w:kern w:val="0"/>
          <w:sz w:val="24"/>
          <w:szCs w:val="24"/>
        </w:rPr>
        <w:t>)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System.</w:t>
      </w:r>
      <w:r w:rsidRPr="005B0FB2">
        <w:rPr>
          <w:rFonts w:ascii="Century Schoolbook" w:hAnsi="Century Schoolbook" w:cs="Century Schoolbook"/>
          <w:bCs/>
          <w:iCs/>
          <w:color w:val="0000C0"/>
          <w:kern w:val="0"/>
          <w:sz w:val="24"/>
          <w:szCs w:val="24"/>
        </w:rPr>
        <w:t>out</w:t>
      </w:r>
      <w:r w:rsidRPr="005B0FB2">
        <w:rPr>
          <w:rFonts w:ascii="Century Schoolbook" w:hAnsi="Century Schoolbook" w:cs="Century Schoolbook"/>
          <w:color w:val="000000"/>
          <w:kern w:val="0"/>
          <w:sz w:val="24"/>
          <w:szCs w:val="24"/>
        </w:rPr>
        <w:t>.println(</w:t>
      </w:r>
      <w:r w:rsidRPr="005B0FB2">
        <w:rPr>
          <w:rFonts w:ascii="Century Schoolbook" w:hAnsi="Century Schoolbook" w:cs="Century Schoolbook"/>
          <w:color w:val="2A00FF"/>
          <w:kern w:val="0"/>
          <w:sz w:val="24"/>
          <w:szCs w:val="24"/>
        </w:rPr>
        <w:t xml:space="preserve">"=== </w:t>
      </w:r>
      <w:r w:rsidRPr="005B0FB2">
        <w:rPr>
          <w:rFonts w:ascii="Century Schoolbook" w:hAnsi="Century Schoolbook" w:cs="Century Schoolbook"/>
          <w:color w:val="2A00FF"/>
          <w:kern w:val="0"/>
          <w:sz w:val="24"/>
          <w:szCs w:val="24"/>
        </w:rPr>
        <w:t>以下是</w:t>
      </w:r>
      <w:r w:rsidRPr="005B0FB2">
        <w:rPr>
          <w:rFonts w:ascii="Century Schoolbook" w:hAnsi="Century Schoolbook" w:cs="Century Schoolbook"/>
          <w:color w:val="2A00FF"/>
          <w:kern w:val="0"/>
          <w:sz w:val="24"/>
          <w:szCs w:val="24"/>
        </w:rPr>
        <w:t>ABA</w:t>
      </w:r>
      <w:r w:rsidRPr="005B0FB2">
        <w:rPr>
          <w:rFonts w:ascii="Century Schoolbook" w:hAnsi="Century Schoolbook" w:cs="Century Schoolbook"/>
          <w:color w:val="2A00FF"/>
          <w:kern w:val="0"/>
          <w:sz w:val="24"/>
          <w:szCs w:val="24"/>
        </w:rPr>
        <w:t>问题的产生</w:t>
      </w:r>
      <w:r w:rsidRPr="005B0FB2">
        <w:rPr>
          <w:rFonts w:ascii="Century Schoolbook" w:hAnsi="Century Schoolbook" w:cs="Century Schoolbook"/>
          <w:color w:val="2A00FF"/>
          <w:kern w:val="0"/>
          <w:sz w:val="24"/>
          <w:szCs w:val="24"/>
        </w:rPr>
        <w:t xml:space="preserve"> ==="</w:t>
      </w:r>
      <w:r w:rsidRPr="005B0FB2">
        <w:rPr>
          <w:rFonts w:ascii="Century Schoolbook" w:hAnsi="Century Schoolbook" w:cs="Century Schoolbook"/>
          <w:color w:val="000000"/>
          <w:kern w:val="0"/>
          <w:sz w:val="24"/>
          <w:szCs w:val="24"/>
        </w:rPr>
        <w: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Thread(()-&gt;{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线程</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模拟</w:t>
      </w:r>
      <w:r w:rsidRPr="005B0FB2">
        <w:rPr>
          <w:rFonts w:ascii="Century Schoolbook" w:hAnsi="Century Schoolbook" w:cs="Century Schoolbook"/>
          <w:color w:val="3F7F5F"/>
          <w:kern w:val="0"/>
          <w:sz w:val="24"/>
          <w:szCs w:val="24"/>
        </w:rPr>
        <w:t>ABA</w:t>
      </w:r>
      <w:r w:rsidRPr="005B0FB2">
        <w:rPr>
          <w:rFonts w:ascii="Century Schoolbook" w:hAnsi="Century Schoolbook" w:cs="Century Schoolbook"/>
          <w:color w:val="3F7F5F"/>
          <w:kern w:val="0"/>
          <w:sz w:val="24"/>
          <w:szCs w:val="24"/>
        </w:rPr>
        <w:t>问题</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.compareAndSet(100,101);</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.compareAndSet(101,100);</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2A00FF"/>
          <w:kern w:val="0"/>
          <w:sz w:val="24"/>
          <w:szCs w:val="24"/>
        </w:rPr>
        <w:t>"</w:t>
      </w:r>
      <w:r w:rsidRPr="005B0FB2">
        <w:rPr>
          <w:rFonts w:ascii="Century Schoolbook" w:hAnsi="Century Schoolbook" w:cs="Century Schoolbook"/>
          <w:color w:val="2A00FF"/>
          <w:kern w:val="0"/>
          <w:sz w:val="24"/>
          <w:szCs w:val="24"/>
        </w:rPr>
        <w:t>线程</w:t>
      </w:r>
      <w:r w:rsidRPr="005B0FB2">
        <w:rPr>
          <w:rFonts w:ascii="Century Schoolbook" w:hAnsi="Century Schoolbook" w:cs="Century Schoolbook"/>
          <w:color w:val="2A00FF"/>
          <w:kern w:val="0"/>
          <w:sz w:val="24"/>
          <w:szCs w:val="24"/>
        </w:rPr>
        <w:t>-1"</w:t>
      </w:r>
      <w:r w:rsidRPr="005B0FB2">
        <w:rPr>
          <w:rFonts w:ascii="Century Schoolbook" w:hAnsi="Century Schoolbook" w:cs="Century Schoolbook"/>
          <w:color w:val="000000"/>
          <w:kern w:val="0"/>
          <w:sz w:val="24"/>
          <w:szCs w:val="24"/>
        </w:rPr>
        <w:t>).start();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Thread(()-&gt;{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暂停</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秒</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保证线程</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完成</w:t>
      </w:r>
      <w:r w:rsidRPr="005B0FB2">
        <w:rPr>
          <w:rFonts w:ascii="Century Schoolbook" w:hAnsi="Century Schoolbook" w:cs="Century Schoolbook"/>
          <w:color w:val="3F7F5F"/>
          <w:kern w:val="0"/>
          <w:sz w:val="24"/>
          <w:szCs w:val="24"/>
        </w:rPr>
        <w:t>ABA</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try</w:t>
      </w:r>
      <w:r w:rsidRPr="005B0FB2">
        <w:rPr>
          <w:rFonts w:ascii="Century Schoolbook" w:hAnsi="Century Schoolbook" w:cs="Century Schoolbook"/>
          <w:color w:val="000000"/>
          <w:kern w:val="0"/>
          <w:sz w:val="24"/>
          <w:szCs w:val="24"/>
        </w:rPr>
        <w:t xml:space="preserve"> { TimeUnit.</w:t>
      </w:r>
      <w:r w:rsidRPr="005B0FB2">
        <w:rPr>
          <w:rFonts w:ascii="Century Schoolbook" w:hAnsi="Century Schoolbook" w:cs="Century Schoolbook"/>
          <w:bCs/>
          <w:iCs/>
          <w:color w:val="0000C0"/>
          <w:kern w:val="0"/>
          <w:sz w:val="24"/>
          <w:szCs w:val="24"/>
        </w:rPr>
        <w:t>SECONDS</w:t>
      </w:r>
      <w:r w:rsidRPr="005B0FB2">
        <w:rPr>
          <w:rFonts w:ascii="Century Schoolbook" w:hAnsi="Century Schoolbook" w:cs="Century Schoolbook"/>
          <w:color w:val="000000"/>
          <w:kern w:val="0"/>
          <w:sz w:val="24"/>
          <w:szCs w:val="24"/>
        </w:rPr>
        <w:t xml:space="preserve">.sleep(1); } </w:t>
      </w:r>
      <w:r w:rsidRPr="005B0FB2">
        <w:rPr>
          <w:rFonts w:ascii="Century Schoolbook" w:hAnsi="Century Schoolbook" w:cs="Century Schoolbook"/>
          <w:bCs/>
          <w:color w:val="7F0055"/>
          <w:kern w:val="0"/>
          <w:sz w:val="24"/>
          <w:szCs w:val="24"/>
        </w:rPr>
        <w:t>catch</w:t>
      </w:r>
      <w:r w:rsidRPr="005B0FB2">
        <w:rPr>
          <w:rFonts w:ascii="Century Schoolbook" w:hAnsi="Century Schoolbook" w:cs="Century Schoolbook"/>
          <w:color w:val="000000"/>
          <w:kern w:val="0"/>
          <w:sz w:val="24"/>
          <w:szCs w:val="24"/>
        </w:rPr>
        <w:t xml:space="preserve"> (InterruptedException </w:t>
      </w:r>
      <w:r w:rsidRPr="005B0FB2">
        <w:rPr>
          <w:rFonts w:ascii="Century Schoolbook" w:hAnsi="Century Schoolbook" w:cs="Century Schoolbook"/>
          <w:color w:val="6A3E3E"/>
          <w:kern w:val="0"/>
          <w:sz w:val="24"/>
          <w:szCs w:val="24"/>
        </w:rPr>
        <w:t>e</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color w:val="6A3E3E"/>
          <w:kern w:val="0"/>
          <w:sz w:val="24"/>
          <w:szCs w:val="24"/>
        </w:rPr>
        <w:t>e</w:t>
      </w:r>
      <w:r w:rsidRPr="005B0FB2">
        <w:rPr>
          <w:rFonts w:ascii="Century Schoolbook" w:hAnsi="Century Schoolbook" w:cs="Century Schoolbook"/>
          <w:color w:val="000000"/>
          <w:kern w:val="0"/>
          <w:sz w:val="24"/>
          <w:szCs w:val="24"/>
        </w:rPr>
        <w:t>.printStackTrace();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System.</w:t>
      </w:r>
      <w:r w:rsidRPr="005B0FB2">
        <w:rPr>
          <w:rFonts w:ascii="Century Schoolbook" w:hAnsi="Century Schoolbook" w:cs="Century Schoolbook"/>
          <w:bCs/>
          <w:iCs/>
          <w:color w:val="0000C0"/>
          <w:kern w:val="0"/>
          <w:sz w:val="24"/>
          <w:szCs w:val="24"/>
        </w:rPr>
        <w:t>out</w:t>
      </w:r>
      <w:r w:rsidRPr="005B0FB2">
        <w:rPr>
          <w:rFonts w:ascii="Century Schoolbook" w:hAnsi="Century Schoolbook" w:cs="Century Schoolbook"/>
          <w:color w:val="000000"/>
          <w:kern w:val="0"/>
          <w:sz w:val="24"/>
          <w:szCs w:val="24"/>
        </w:rPr>
        <w:t>.println(</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.compareAndSet(100</w:t>
      </w:r>
      <w:r w:rsidR="002F09EA">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000000"/>
          <w:kern w:val="0"/>
          <w:sz w:val="24"/>
          <w:szCs w:val="24"/>
        </w:rPr>
        <w:t xml:space="preserve">, 200) + </w:t>
      </w:r>
      <w:r w:rsidRPr="005B0FB2">
        <w:rPr>
          <w:rFonts w:ascii="Century Schoolbook" w:hAnsi="Century Schoolbook" w:cs="Century Schoolbook"/>
          <w:color w:val="2A00FF"/>
          <w:kern w:val="0"/>
          <w:sz w:val="24"/>
          <w:szCs w:val="24"/>
        </w:rPr>
        <w:t>"  "</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.get());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2A00FF"/>
          <w:kern w:val="0"/>
          <w:sz w:val="24"/>
          <w:szCs w:val="24"/>
        </w:rPr>
        <w:t>"</w:t>
      </w:r>
      <w:r w:rsidRPr="005B0FB2">
        <w:rPr>
          <w:rFonts w:ascii="Century Schoolbook" w:hAnsi="Century Schoolbook" w:cs="Century Schoolbook"/>
          <w:color w:val="2A00FF"/>
          <w:kern w:val="0"/>
          <w:sz w:val="24"/>
          <w:szCs w:val="24"/>
        </w:rPr>
        <w:t>线程</w:t>
      </w:r>
      <w:r w:rsidRPr="005B0FB2">
        <w:rPr>
          <w:rFonts w:ascii="Century Schoolbook" w:hAnsi="Century Schoolbook" w:cs="Century Schoolbook"/>
          <w:color w:val="2A00FF"/>
          <w:kern w:val="0"/>
          <w:sz w:val="24"/>
          <w:szCs w:val="24"/>
        </w:rPr>
        <w:t>-2"</w:t>
      </w:r>
      <w:r w:rsidRPr="005B0FB2">
        <w:rPr>
          <w:rFonts w:ascii="Century Schoolbook" w:hAnsi="Century Schoolbook" w:cs="Century Schoolbook"/>
          <w:color w:val="000000"/>
          <w:kern w:val="0"/>
          <w:sz w:val="24"/>
          <w:szCs w:val="24"/>
        </w:rPr>
        <w:t>).start();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w:t>
      </w:r>
    </w:p>
    <w:p w:rsidR="009D06EC" w:rsidRDefault="005B0FB2" w:rsidP="009D06EC">
      <w:pPr>
        <w:rPr>
          <w:rFonts w:ascii="Century Schoolbook" w:hAnsi="Century Schoolbook"/>
        </w:rPr>
      </w:pPr>
      <w:r>
        <w:rPr>
          <w:noProof/>
        </w:rPr>
        <w:drawing>
          <wp:inline distT="0" distB="0" distL="0" distR="0" wp14:anchorId="0B7F1A18" wp14:editId="0442D8E8">
            <wp:extent cx="5229225" cy="112395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9225" cy="1123950"/>
                    </a:xfrm>
                    <a:prstGeom prst="rect">
                      <a:avLst/>
                    </a:prstGeom>
                  </pic:spPr>
                </pic:pic>
              </a:graphicData>
            </a:graphic>
          </wp:inline>
        </w:drawing>
      </w:r>
    </w:p>
    <w:p w:rsidR="009D06EC" w:rsidRDefault="009D06EC" w:rsidP="009D06EC">
      <w:pPr>
        <w:rPr>
          <w:rFonts w:ascii="Century Schoolbook" w:hAnsi="Century Schoolbook"/>
        </w:rPr>
      </w:pPr>
    </w:p>
    <w:p w:rsidR="00523984" w:rsidRDefault="00523984" w:rsidP="00523984">
      <w:pPr>
        <w:pStyle w:val="Tip3"/>
      </w:pPr>
      <w:r>
        <w:t>原子引用</w:t>
      </w:r>
      <w:r w:rsidR="00631F22">
        <w:t>实例</w:t>
      </w:r>
      <w:r w:rsidR="0007660C">
        <w:rPr>
          <w:rFonts w:hint="eastAsia"/>
        </w:rPr>
        <w:t xml:space="preserve"> </w:t>
      </w:r>
    </w:p>
    <w:p w:rsidR="00A870AA" w:rsidRDefault="00A870AA" w:rsidP="00A870AA">
      <w:pPr>
        <w:pStyle w:val="Tip4"/>
      </w:pPr>
      <w:r w:rsidRPr="0007660C">
        <w:t>AtomicReference</w:t>
      </w:r>
    </w:p>
    <w:p w:rsidR="00B22D53" w:rsidRPr="00C75C2A" w:rsidRDefault="00C077E6" w:rsidP="00C75C2A">
      <w:pPr>
        <w:ind w:firstLine="420"/>
        <w:rPr>
          <w:rFonts w:ascii="Century Schoolbook" w:hAnsi="Century Schoolbook"/>
          <w:kern w:val="0"/>
        </w:rPr>
      </w:pPr>
      <w:r w:rsidRPr="00C077E6">
        <w:rPr>
          <w:rFonts w:ascii="Century Schoolbook" w:hAnsi="Century Schoolbook"/>
        </w:rPr>
        <w:t>AtomicReference</w:t>
      </w:r>
      <w:r w:rsidR="003F2FB6">
        <w:rPr>
          <w:rFonts w:ascii="Century Schoolbook" w:hAnsi="Century Schoolbook"/>
        </w:rPr>
        <w:t>可以实现自定义的原子类</w:t>
      </w:r>
      <w:r w:rsidR="00365AEB">
        <w:rPr>
          <w:rFonts w:ascii="Century Schoolbook" w:hAnsi="Century Schoolbook" w:hint="eastAsia"/>
        </w:rPr>
        <w:t>；</w:t>
      </w:r>
      <w:r w:rsidR="003F2FB6">
        <w:rPr>
          <w:rFonts w:ascii="Century Schoolbook" w:hAnsi="Century Schoolbook"/>
        </w:rPr>
        <w:t>当</w:t>
      </w:r>
      <w:r w:rsidR="003F2FB6">
        <w:rPr>
          <w:rFonts w:ascii="Century Schoolbook" w:hAnsi="Century Schoolbook"/>
        </w:rPr>
        <w:t>Java</w:t>
      </w:r>
      <w:r w:rsidR="003F2FB6">
        <w:rPr>
          <w:rFonts w:ascii="Century Schoolbook" w:hAnsi="Century Schoolbook"/>
        </w:rPr>
        <w:t>提供的基本原子类</w:t>
      </w:r>
      <w:r w:rsidR="003F2FB6">
        <w:rPr>
          <w:rFonts w:ascii="Century Schoolbook" w:hAnsi="Century Schoolbook" w:hint="eastAsia"/>
        </w:rPr>
        <w:t>，</w:t>
      </w:r>
      <w:r w:rsidR="003F2FB6">
        <w:rPr>
          <w:rFonts w:ascii="Century Schoolbook" w:hAnsi="Century Schoolbook"/>
        </w:rPr>
        <w:t>如</w:t>
      </w:r>
      <w:r w:rsidR="003F2FB6">
        <w:rPr>
          <w:rFonts w:ascii="Century Schoolbook" w:hAnsi="Century Schoolbook"/>
        </w:rPr>
        <w:t>AtomicInteger</w:t>
      </w:r>
      <w:r w:rsidR="006B5EC0">
        <w:rPr>
          <w:rFonts w:ascii="Century Schoolbook" w:hAnsi="Century Schoolbook"/>
        </w:rPr>
        <w:t>无法满足现有业务需求</w:t>
      </w:r>
      <w:r w:rsidR="006B5EC0">
        <w:rPr>
          <w:rFonts w:ascii="Century Schoolbook" w:hAnsi="Century Schoolbook" w:hint="eastAsia"/>
        </w:rPr>
        <w:t>，</w:t>
      </w:r>
      <w:r w:rsidR="008A4FE5">
        <w:rPr>
          <w:rFonts w:ascii="Century Schoolbook" w:hAnsi="Century Schoolbook" w:hint="eastAsia"/>
        </w:rPr>
        <w:t>我们需要自己去定义一个原子类的时候就需要以</w:t>
      </w:r>
      <w:r w:rsidR="008A4FE5">
        <w:rPr>
          <w:rFonts w:ascii="Century Schoolbook" w:hAnsi="Century Schoolbook"/>
          <w:kern w:val="0"/>
        </w:rPr>
        <w:t>AtomicReference</w:t>
      </w:r>
      <w:r w:rsidR="008A4FE5">
        <w:rPr>
          <w:rFonts w:ascii="Century Schoolbook" w:hAnsi="Century Schoolbook"/>
          <w:kern w:val="0"/>
        </w:rPr>
        <w:t>来包装</w:t>
      </w:r>
      <w:r w:rsidR="008A4FE5">
        <w:rPr>
          <w:rFonts w:ascii="Century Schoolbook" w:hAnsi="Century Schoolbook" w:hint="eastAsia"/>
          <w:kern w:val="0"/>
        </w:rPr>
        <w:t>。</w:t>
      </w:r>
      <w:r w:rsidR="00530FC4">
        <w:rPr>
          <w:rFonts w:ascii="Century Schoolbook" w:hAnsi="Century Schoolbook" w:hint="eastAsia"/>
          <w:kern w:val="0"/>
        </w:rPr>
        <w:t>它还有一个带版本号的加强类：</w:t>
      </w:r>
      <w:r w:rsidR="00530FC4" w:rsidRPr="00530FC4">
        <w:rPr>
          <w:rFonts w:ascii="Century Schoolbook" w:hAnsi="Century Schoolbook"/>
          <w:kern w:val="0"/>
        </w:rPr>
        <w:t>AtomicStampedReference</w:t>
      </w:r>
      <w:r w:rsidR="00530FC4">
        <w:rPr>
          <w:rFonts w:ascii="Century Schoolbook" w:hAnsi="Century Schoolbook"/>
          <w:kern w:val="0"/>
        </w:rPr>
        <w:t>.java</w:t>
      </w:r>
      <w:r w:rsidR="004619BB">
        <w:rPr>
          <w:rFonts w:ascii="Century Schoolbook" w:hAnsi="Century Schoolbook" w:hint="eastAsia"/>
          <w:kern w:val="0"/>
        </w:rPr>
        <w:t>；与</w:t>
      </w:r>
      <w:r w:rsidR="004619BB">
        <w:rPr>
          <w:rFonts w:ascii="Century Schoolbook" w:hAnsi="Century Schoolbook" w:hint="eastAsia"/>
          <w:kern w:val="0"/>
        </w:rPr>
        <w:t>AtomicReference</w:t>
      </w:r>
      <w:r w:rsidR="004619BB">
        <w:rPr>
          <w:rFonts w:ascii="Century Schoolbook" w:hAnsi="Century Schoolbook" w:hint="eastAsia"/>
          <w:kern w:val="0"/>
        </w:rPr>
        <w:t>不同的是，它的每一次操作都会记录一个版本号，形成一个先后顺序，类似于</w:t>
      </w:r>
      <w:r w:rsidR="004619BB">
        <w:rPr>
          <w:rFonts w:ascii="Century Schoolbook" w:hAnsi="Century Schoolbook" w:hint="eastAsia"/>
          <w:kern w:val="0"/>
        </w:rPr>
        <w:t>Git</w:t>
      </w:r>
      <w:r w:rsidR="004619BB">
        <w:rPr>
          <w:rFonts w:ascii="Century Schoolbook" w:hAnsi="Century Schoolbook"/>
          <w:kern w:val="0"/>
        </w:rPr>
        <w:t>和</w:t>
      </w:r>
      <w:r w:rsidR="004619BB">
        <w:rPr>
          <w:rFonts w:ascii="Century Schoolbook" w:hAnsi="Century Schoolbook"/>
          <w:kern w:val="0"/>
        </w:rPr>
        <w:t>Svn</w:t>
      </w:r>
      <w:r w:rsidR="004619BB">
        <w:rPr>
          <w:rFonts w:ascii="Century Schoolbook" w:hAnsi="Century Schoolbook" w:hint="eastAsia"/>
          <w:kern w:val="0"/>
        </w:rPr>
        <w:t>。</w:t>
      </w:r>
      <w:r w:rsidR="008B1972">
        <w:rPr>
          <w:rFonts w:ascii="Century Schoolbook" w:hAnsi="Century Schoolbook" w:hint="eastAsia"/>
          <w:kern w:val="0"/>
        </w:rPr>
        <w:t>示例代码如下：</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bCs/>
          <w:color w:val="7F0055"/>
          <w:kern w:val="0"/>
          <w:sz w:val="24"/>
          <w:szCs w:val="24"/>
        </w:rPr>
        <w:t>public</w:t>
      </w: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class</w:t>
      </w:r>
      <w:r w:rsidRPr="00B22D53">
        <w:rPr>
          <w:rFonts w:ascii="Century Schoolbook" w:hAnsi="Century Schoolbook" w:cs="Century Schoolbook"/>
          <w:color w:val="000000"/>
          <w:kern w:val="0"/>
          <w:sz w:val="24"/>
          <w:szCs w:val="24"/>
        </w:rPr>
        <w:t xml:space="preserve"> User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private</w:t>
      </w:r>
      <w:r w:rsidRPr="00B22D53">
        <w:rPr>
          <w:rFonts w:ascii="Century Schoolbook" w:hAnsi="Century Schoolbook" w:cs="Century Schoolbook"/>
          <w:color w:val="000000"/>
          <w:kern w:val="0"/>
          <w:sz w:val="24"/>
          <w:szCs w:val="24"/>
        </w:rPr>
        <w:t xml:space="preserve"> String </w:t>
      </w:r>
      <w:r w:rsidRPr="00B22D53">
        <w:rPr>
          <w:rFonts w:ascii="Century Schoolbook" w:hAnsi="Century Schoolbook" w:cs="Century Schoolbook"/>
          <w:color w:val="0000C0"/>
          <w:kern w:val="0"/>
          <w:sz w:val="24"/>
          <w:szCs w:val="24"/>
        </w:rPr>
        <w:t>name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private</w:t>
      </w:r>
      <w:r w:rsidRPr="00B22D53">
        <w:rPr>
          <w:rFonts w:ascii="Century Schoolbook" w:hAnsi="Century Schoolbook" w:cs="Century Schoolbook"/>
          <w:color w:val="000000"/>
          <w:kern w:val="0"/>
          <w:sz w:val="24"/>
          <w:szCs w:val="24"/>
        </w:rPr>
        <w:t xml:space="preserve"> Integer </w:t>
      </w:r>
      <w:r w:rsidRPr="00B22D53">
        <w:rPr>
          <w:rFonts w:ascii="Century Schoolbook" w:hAnsi="Century Schoolbook" w:cs="Century Schoolbook"/>
          <w:color w:val="0000C0"/>
          <w:kern w:val="0"/>
          <w:sz w:val="24"/>
          <w:szCs w:val="24"/>
        </w:rPr>
        <w:t>age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public</w:t>
      </w:r>
      <w:r w:rsidRPr="00B22D53">
        <w:rPr>
          <w:rFonts w:ascii="Century Schoolbook" w:hAnsi="Century Schoolbook" w:cs="Century Schoolbook"/>
          <w:color w:val="000000"/>
          <w:kern w:val="0"/>
          <w:sz w:val="24"/>
          <w:szCs w:val="24"/>
        </w:rPr>
        <w:t xml:space="preserve"> User(String </w:t>
      </w:r>
      <w:r w:rsidRPr="00B22D53">
        <w:rPr>
          <w:rFonts w:ascii="Century Schoolbook" w:hAnsi="Century Schoolbook" w:cs="Century Schoolbook"/>
          <w:color w:val="6A3E3E"/>
          <w:kern w:val="0"/>
          <w:sz w:val="24"/>
          <w:szCs w:val="24"/>
        </w:rPr>
        <w:t>name</w:t>
      </w:r>
      <w:r w:rsidRPr="00B22D53">
        <w:rPr>
          <w:rFonts w:ascii="Century Schoolbook" w:hAnsi="Century Schoolbook" w:cs="Century Schoolbook"/>
          <w:color w:val="000000"/>
          <w:kern w:val="0"/>
          <w:sz w:val="24"/>
          <w:szCs w:val="24"/>
        </w:rPr>
        <w:t xml:space="preserve">, Integer </w:t>
      </w:r>
      <w:r w:rsidRPr="00B22D53">
        <w:rPr>
          <w:rFonts w:ascii="Century Schoolbook" w:hAnsi="Century Schoolbook" w:cs="Century Schoolbook"/>
          <w:color w:val="6A3E3E"/>
          <w:kern w:val="0"/>
          <w:sz w:val="24"/>
          <w:szCs w:val="24"/>
        </w:rPr>
        <w:t>age</w:t>
      </w:r>
      <w:r w:rsidRPr="00B22D53">
        <w:rPr>
          <w:rFonts w:ascii="Century Schoolbook" w:hAnsi="Century Schoolbook" w:cs="Century Schoolbook"/>
          <w:color w:val="000000"/>
          <w:kern w:val="0"/>
          <w:sz w:val="24"/>
          <w:szCs w:val="24"/>
        </w:rPr>
        <w:t>)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this</w:t>
      </w:r>
      <w:r w:rsidRPr="00B22D53">
        <w:rPr>
          <w:rFonts w:ascii="Century Schoolbook" w:hAnsi="Century Schoolbook" w:cs="Century Schoolbook"/>
          <w:color w:val="000000"/>
          <w:kern w:val="0"/>
          <w:sz w:val="24"/>
          <w:szCs w:val="24"/>
        </w:rPr>
        <w:t>.</w:t>
      </w:r>
      <w:r w:rsidRPr="00B22D53">
        <w:rPr>
          <w:rFonts w:ascii="Century Schoolbook" w:hAnsi="Century Schoolbook" w:cs="Century Schoolbook"/>
          <w:color w:val="0000C0"/>
          <w:kern w:val="0"/>
          <w:sz w:val="24"/>
          <w:szCs w:val="24"/>
        </w:rPr>
        <w:t>name</w:t>
      </w:r>
      <w:r w:rsidRPr="00B22D53">
        <w:rPr>
          <w:rFonts w:ascii="Century Schoolbook" w:hAnsi="Century Schoolbook" w:cs="Century Schoolbook"/>
          <w:color w:val="000000"/>
          <w:kern w:val="0"/>
          <w:sz w:val="24"/>
          <w:szCs w:val="24"/>
        </w:rPr>
        <w:t xml:space="preserve"> = </w:t>
      </w:r>
      <w:r w:rsidRPr="00B22D53">
        <w:rPr>
          <w:rFonts w:ascii="Century Schoolbook" w:hAnsi="Century Schoolbook" w:cs="Century Schoolbook"/>
          <w:color w:val="6A3E3E"/>
          <w:kern w:val="0"/>
          <w:sz w:val="24"/>
          <w:szCs w:val="24"/>
        </w:rPr>
        <w:t>name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this</w:t>
      </w:r>
      <w:r w:rsidRPr="00B22D53">
        <w:rPr>
          <w:rFonts w:ascii="Century Schoolbook" w:hAnsi="Century Schoolbook" w:cs="Century Schoolbook"/>
          <w:color w:val="000000"/>
          <w:kern w:val="0"/>
          <w:sz w:val="24"/>
          <w:szCs w:val="24"/>
        </w:rPr>
        <w:t>.</w:t>
      </w:r>
      <w:r w:rsidRPr="00B22D53">
        <w:rPr>
          <w:rFonts w:ascii="Century Schoolbook" w:hAnsi="Century Schoolbook" w:cs="Century Schoolbook"/>
          <w:color w:val="0000C0"/>
          <w:kern w:val="0"/>
          <w:sz w:val="24"/>
          <w:szCs w:val="24"/>
        </w:rPr>
        <w:t>age</w:t>
      </w:r>
      <w:r w:rsidRPr="00B22D53">
        <w:rPr>
          <w:rFonts w:ascii="Century Schoolbook" w:hAnsi="Century Schoolbook" w:cs="Century Schoolbook"/>
          <w:color w:val="000000"/>
          <w:kern w:val="0"/>
          <w:sz w:val="24"/>
          <w:szCs w:val="24"/>
        </w:rPr>
        <w:t xml:space="preserve"> = </w:t>
      </w:r>
      <w:r w:rsidRPr="00B22D53">
        <w:rPr>
          <w:rFonts w:ascii="Century Schoolbook" w:hAnsi="Century Schoolbook" w:cs="Century Schoolbook"/>
          <w:color w:val="6A3E3E"/>
          <w:kern w:val="0"/>
          <w:sz w:val="24"/>
          <w:szCs w:val="24"/>
        </w:rPr>
        <w:t>age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w:t>
      </w:r>
    </w:p>
    <w:p w:rsidR="00D0220C" w:rsidRDefault="00D0220C" w:rsidP="00D0220C">
      <w:pPr>
        <w:rPr>
          <w:rFonts w:ascii="Century Schoolbook" w:hAnsi="Century Schoolbook"/>
          <w:kern w:val="0"/>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bCs/>
          <w:color w:val="7F0055"/>
          <w:kern w:val="0"/>
          <w:sz w:val="24"/>
          <w:szCs w:val="24"/>
        </w:rPr>
        <w:t>import</w:t>
      </w:r>
      <w:r w:rsidRPr="00C75C2A">
        <w:rPr>
          <w:rFonts w:ascii="Century Schoolbook" w:hAnsi="Century Schoolbook" w:cs="Century Schoolbook"/>
          <w:color w:val="000000"/>
          <w:kern w:val="0"/>
          <w:sz w:val="24"/>
          <w:szCs w:val="24"/>
        </w:rPr>
        <w:t xml:space="preserve"> java.util.concurrent.atomic.AtomicReference;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bCs/>
          <w:color w:val="7F0055"/>
          <w:kern w:val="0"/>
          <w:sz w:val="24"/>
          <w:szCs w:val="24"/>
        </w:rPr>
        <w:t>public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class</w:t>
      </w:r>
      <w:r w:rsidRPr="00C75C2A">
        <w:rPr>
          <w:rFonts w:ascii="Century Schoolbook" w:hAnsi="Century Schoolbook" w:cs="Century Schoolbook"/>
          <w:color w:val="000000"/>
          <w:kern w:val="0"/>
          <w:sz w:val="24"/>
          <w:szCs w:val="24"/>
        </w:rPr>
        <w:t xml:space="preserve"> AtomicRefDemo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public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static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void</w:t>
      </w:r>
      <w:r w:rsidRPr="00C75C2A">
        <w:rPr>
          <w:rFonts w:ascii="Century Schoolbook" w:hAnsi="Century Schoolbook" w:cs="Century Schoolbook"/>
          <w:color w:val="000000"/>
          <w:kern w:val="0"/>
          <w:sz w:val="24"/>
          <w:szCs w:val="24"/>
        </w:rPr>
        <w:t xml:space="preserve"> main(String[] </w:t>
      </w:r>
      <w:r w:rsidRPr="00C75C2A">
        <w:rPr>
          <w:rFonts w:ascii="Century Schoolbook" w:hAnsi="Century Schoolbook" w:cs="Century Schoolbook"/>
          <w:color w:val="6A3E3E"/>
          <w:kern w:val="0"/>
          <w:sz w:val="24"/>
          <w:szCs w:val="24"/>
          <w:shd w:val="clear" w:color="auto" w:fill="F0D8A8"/>
        </w:rPr>
        <w:t>args</w:t>
      </w:r>
      <w:r w:rsidRPr="00C75C2A">
        <w:rPr>
          <w:rFonts w:ascii="Century Schoolbook" w:hAnsi="Century Schoolbook" w:cs="Century Schoolbook"/>
          <w:color w:val="000000"/>
          <w:kern w:val="0"/>
          <w:sz w:val="24"/>
          <w:szCs w:val="24"/>
        </w:rPr>
        <w:t>)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AtomicReference&lt;User&gt;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AtomicReference&lt;User&gt;();</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User </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User(</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巴扎黑</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22);</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User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User(</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皮条强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44);</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.set(</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bzh</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bzh</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ptq</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w:t>
      </w:r>
    </w:p>
    <w:p w:rsidR="00D0220C" w:rsidRDefault="00D0220C" w:rsidP="00D0220C">
      <w:pPr>
        <w:rPr>
          <w:rFonts w:ascii="Century Schoolbook" w:hAnsi="Century Schoolbook"/>
          <w:kern w:val="0"/>
        </w:rPr>
      </w:pPr>
    </w:p>
    <w:p w:rsidR="001952F9" w:rsidRDefault="00A870AA" w:rsidP="007D35CF">
      <w:pPr>
        <w:rPr>
          <w:rFonts w:ascii="Century Schoolbook" w:hAnsi="Century Schoolbook"/>
        </w:rPr>
      </w:pPr>
      <w:r>
        <w:rPr>
          <w:noProof/>
        </w:rPr>
        <w:drawing>
          <wp:inline distT="0" distB="0" distL="0" distR="0" wp14:anchorId="769FF02D" wp14:editId="2B3028AE">
            <wp:extent cx="4048125" cy="11811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8125" cy="1181100"/>
                    </a:xfrm>
                    <a:prstGeom prst="rect">
                      <a:avLst/>
                    </a:prstGeom>
                  </pic:spPr>
                </pic:pic>
              </a:graphicData>
            </a:graphic>
          </wp:inline>
        </w:drawing>
      </w:r>
    </w:p>
    <w:p w:rsidR="001952F9" w:rsidRDefault="001952F9" w:rsidP="007D35CF">
      <w:pPr>
        <w:rPr>
          <w:rFonts w:ascii="Century Schoolbook" w:hAnsi="Century Schoolbook"/>
        </w:rPr>
      </w:pPr>
    </w:p>
    <w:p w:rsidR="008E56EA" w:rsidRDefault="008E56EA" w:rsidP="00FD415A">
      <w:pPr>
        <w:pStyle w:val="Tip4"/>
      </w:pPr>
      <w:r>
        <w:t>ABA</w:t>
      </w:r>
      <w:r>
        <w:rPr>
          <w:rFonts w:ascii="宋体" w:eastAsia="宋体" w:hAnsi="宋体" w:cs="宋体" w:hint="eastAsia"/>
        </w:rPr>
        <w:t>问题</w:t>
      </w:r>
      <w:r w:rsidR="00FD415A">
        <w:rPr>
          <w:rFonts w:ascii="宋体" w:eastAsia="宋体" w:hAnsi="宋体" w:cs="宋体" w:hint="eastAsia"/>
        </w:rPr>
        <w:t>的</w:t>
      </w:r>
      <w:r>
        <w:rPr>
          <w:rFonts w:ascii="宋体" w:eastAsia="宋体" w:hAnsi="宋体" w:cs="宋体" w:hint="eastAsia"/>
        </w:rPr>
        <w:t>解决</w:t>
      </w:r>
      <w:r w:rsidR="00704122">
        <w:rPr>
          <w:rFonts w:ascii="宋体" w:eastAsia="宋体" w:hAnsi="宋体" w:cs="宋体" w:hint="eastAsia"/>
        </w:rPr>
        <w:t xml:space="preserve"> -</w:t>
      </w:r>
      <w:r w:rsidR="00704122">
        <w:rPr>
          <w:rFonts w:ascii="宋体" w:eastAsia="宋体" w:hAnsi="宋体" w:cs="宋体"/>
        </w:rPr>
        <w:t xml:space="preserve"> </w:t>
      </w:r>
      <w:r w:rsidR="00704122" w:rsidRPr="005E7D5E">
        <w:rPr>
          <w:rFonts w:hint="eastAsia"/>
        </w:rPr>
        <w:t>AtomicStampedReference</w:t>
      </w:r>
      <w:r>
        <w:rPr>
          <w:rFonts w:ascii="宋体" w:eastAsia="宋体" w:hAnsi="宋体" w:cs="宋体" w:hint="eastAsia"/>
        </w:rPr>
        <w:t xml:space="preserve"> </w:t>
      </w:r>
    </w:p>
    <w:p w:rsidR="001952F9" w:rsidRPr="006A1E1E" w:rsidRDefault="001952F9" w:rsidP="007D35CF">
      <w:pPr>
        <w:rPr>
          <w:rFonts w:ascii="Century Schoolbook" w:hAnsi="Century Schoolbook"/>
          <w:b/>
        </w:rPr>
      </w:pPr>
    </w:p>
    <w:tbl>
      <w:tblPr>
        <w:tblStyle w:val="1-3"/>
        <w:tblW w:w="9164" w:type="dxa"/>
        <w:tblBorders>
          <w:insideV w:val="single" w:sz="8" w:space="0" w:color="B3CC82" w:themeColor="accent3" w:themeTint="BF"/>
        </w:tblBorders>
        <w:tblLook w:val="04A0" w:firstRow="1" w:lastRow="0" w:firstColumn="1" w:lastColumn="0" w:noHBand="0" w:noVBand="1"/>
      </w:tblPr>
      <w:tblGrid>
        <w:gridCol w:w="1517"/>
        <w:gridCol w:w="1575"/>
        <w:gridCol w:w="1518"/>
        <w:gridCol w:w="1518"/>
        <w:gridCol w:w="1518"/>
        <w:gridCol w:w="1518"/>
      </w:tblGrid>
      <w:tr w:rsidR="00D22627" w:rsidRPr="006A1E1E" w:rsidTr="00EA213D">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17"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rPr>
                <w:rFonts w:ascii="Century Schoolbook" w:hAnsi="Century Schoolbook"/>
                <w:szCs w:val="21"/>
              </w:rPr>
            </w:pPr>
            <w:r w:rsidRPr="006A1E1E">
              <w:rPr>
                <w:rFonts w:ascii="Century Schoolbook" w:hAnsi="Century Schoolbook" w:hint="eastAsia"/>
                <w:szCs w:val="21"/>
              </w:rPr>
              <w:t>线程名</w:t>
            </w:r>
          </w:p>
        </w:tc>
        <w:tc>
          <w:tcPr>
            <w:tcW w:w="1575"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6A1E1E">
              <w:rPr>
                <w:rFonts w:ascii="Century Schoolbook" w:hAnsi="Century Schoolbook"/>
                <w:szCs w:val="21"/>
              </w:rPr>
              <w:t>初始值</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sidRPr="006A1E1E">
              <w:rPr>
                <w:rFonts w:ascii="Century Schoolbook" w:hAnsi="Century Schoolbook"/>
                <w:bCs w:val="0"/>
                <w:szCs w:val="21"/>
              </w:rPr>
              <w:t>版本号</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sidRPr="006A1E1E">
              <w:rPr>
                <w:rFonts w:ascii="Century Schoolbook" w:hAnsi="Century Schoolbook" w:hint="eastAsia"/>
                <w:szCs w:val="21"/>
              </w:rPr>
              <w:t>线程名</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szCs w:val="21"/>
              </w:rPr>
              <w:t>修改值</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Pr>
                <w:rFonts w:ascii="Century Schoolbook" w:hAnsi="Century Schoolbook"/>
                <w:bCs w:val="0"/>
                <w:szCs w:val="21"/>
              </w:rPr>
              <w:t>版本号</w:t>
            </w:r>
          </w:p>
        </w:tc>
      </w:tr>
      <w:tr w:rsidR="00D22627" w:rsidRPr="0050496E" w:rsidTr="00EA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D651BF">
            <w:pPr>
              <w:spacing w:line="276" w:lineRule="auto"/>
              <w:jc w:val="center"/>
              <w:rPr>
                <w:rFonts w:ascii="Century Schoolbook" w:hAnsi="Century Schoolbook"/>
                <w:b w:val="0"/>
                <w:szCs w:val="21"/>
              </w:rPr>
            </w:pPr>
            <w:r w:rsidRPr="007247E0">
              <w:rPr>
                <w:rFonts w:ascii="Century Schoolbook" w:hAnsi="Century Schoolbook"/>
                <w:b w:val="0"/>
                <w:szCs w:val="21"/>
              </w:rPr>
              <w:t>线程</w:t>
            </w:r>
            <w:r w:rsidR="00D651BF">
              <w:rPr>
                <w:rFonts w:ascii="Century Schoolbook" w:hAnsi="Century Schoolbook" w:hint="eastAsia"/>
                <w:b w:val="0"/>
                <w:szCs w:val="21"/>
              </w:rPr>
              <w:t>-</w:t>
            </w:r>
            <w:r w:rsidR="00D651BF">
              <w:rPr>
                <w:rFonts w:ascii="Century Schoolbook" w:hAnsi="Century Schoolbook"/>
                <w:b w:val="0"/>
                <w:szCs w:val="21"/>
              </w:rPr>
              <w:t>1</w:t>
            </w: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00</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D22627" w:rsidRPr="0050496E" w:rsidTr="00EA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D651BF">
            <w:pPr>
              <w:spacing w:line="276" w:lineRule="auto"/>
              <w:jc w:val="center"/>
              <w:rPr>
                <w:rFonts w:ascii="Century Schoolbook" w:hAnsi="Century Schoolbook"/>
                <w:b w:val="0"/>
                <w:szCs w:val="21"/>
              </w:rPr>
            </w:pPr>
            <w:r w:rsidRPr="007247E0">
              <w:rPr>
                <w:rFonts w:ascii="Century Schoolbook" w:hAnsi="Century Schoolbook"/>
                <w:b w:val="0"/>
                <w:szCs w:val="21"/>
              </w:rPr>
              <w:t>线程</w:t>
            </w:r>
            <w:r w:rsidR="00D651BF">
              <w:rPr>
                <w:rFonts w:ascii="Century Schoolbook" w:hAnsi="Century Schoolbook"/>
                <w:b w:val="0"/>
                <w:szCs w:val="21"/>
              </w:rPr>
              <w:t>2</w:t>
            </w: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00</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D22627" w:rsidRPr="0050496E" w:rsidTr="00EA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D651B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szCs w:val="21"/>
              </w:rPr>
              <w:t>线程</w:t>
            </w:r>
            <w:r w:rsidR="00D651BF">
              <w:rPr>
                <w:rFonts w:ascii="Century Schoolbook" w:hAnsi="Century Schoolbook"/>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01</w:t>
            </w:r>
          </w:p>
        </w:tc>
        <w:tc>
          <w:tcPr>
            <w:tcW w:w="1518" w:type="dxa"/>
            <w:tcBorders>
              <w:lef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2</w:t>
            </w:r>
          </w:p>
        </w:tc>
      </w:tr>
      <w:tr w:rsidR="00D22627" w:rsidRPr="0050496E" w:rsidTr="00EA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D651BF">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szCs w:val="21"/>
              </w:rPr>
              <w:t>线程</w:t>
            </w:r>
            <w:r w:rsidR="00D651BF">
              <w:rPr>
                <w:rFonts w:ascii="Century Schoolbook" w:hAnsi="Century Schoolbook"/>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1</w:t>
            </w:r>
            <w:r>
              <w:rPr>
                <w:rFonts w:ascii="Century Schoolbook" w:hAnsi="Century Schoolbook"/>
                <w:szCs w:val="21"/>
              </w:rPr>
              <w:t>00</w:t>
            </w:r>
          </w:p>
        </w:tc>
        <w:tc>
          <w:tcPr>
            <w:tcW w:w="1518" w:type="dxa"/>
            <w:tcBorders>
              <w:lef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3</w:t>
            </w:r>
          </w:p>
        </w:tc>
      </w:tr>
      <w:tr w:rsidR="00D22627" w:rsidRPr="0050496E" w:rsidTr="00EA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E81D53" w:rsidRDefault="00D22627" w:rsidP="00D651B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sidRPr="00E81D53">
              <w:rPr>
                <w:rFonts w:ascii="Century Schoolbook" w:hAnsi="Century Schoolbook"/>
                <w:color w:val="FF0000"/>
                <w:szCs w:val="21"/>
              </w:rPr>
              <w:t>线程</w:t>
            </w:r>
            <w:r w:rsidR="00D651BF">
              <w:rPr>
                <w:rFonts w:ascii="Century Schoolbook" w:hAnsi="Century Schoolbook"/>
                <w:color w:val="FF0000"/>
                <w:szCs w:val="21"/>
              </w:rPr>
              <w:t>2</w:t>
            </w:r>
          </w:p>
        </w:tc>
        <w:tc>
          <w:tcPr>
            <w:tcW w:w="1518" w:type="dxa"/>
            <w:tcBorders>
              <w:left w:val="none" w:sz="0" w:space="0" w:color="auto"/>
              <w:right w:val="none" w:sz="0" w:space="0" w:color="auto"/>
            </w:tcBorders>
            <w:vAlign w:val="center"/>
          </w:tcPr>
          <w:p w:rsidR="00D22627" w:rsidRPr="00E81D53"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Pr>
                <w:rFonts w:ascii="Century Schoolbook" w:hAnsi="Century Schoolbook"/>
                <w:color w:val="FF0000"/>
                <w:szCs w:val="21"/>
              </w:rPr>
              <w:t>1</w:t>
            </w:r>
            <w:r w:rsidRPr="00E81D53">
              <w:rPr>
                <w:rFonts w:ascii="Century Schoolbook" w:hAnsi="Century Schoolbook"/>
                <w:color w:val="FF0000"/>
                <w:szCs w:val="21"/>
              </w:rPr>
              <w:t>00</w:t>
            </w:r>
          </w:p>
        </w:tc>
        <w:tc>
          <w:tcPr>
            <w:tcW w:w="1518" w:type="dxa"/>
            <w:tcBorders>
              <w:left w:val="none" w:sz="0" w:space="0" w:color="auto"/>
            </w:tcBorders>
            <w:vAlign w:val="center"/>
          </w:tcPr>
          <w:p w:rsidR="00D22627" w:rsidRPr="00E81D53"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sidRPr="00E81D53">
              <w:rPr>
                <w:rFonts w:ascii="Century Schoolbook" w:hAnsi="Century Schoolbook" w:hint="eastAsia"/>
                <w:color w:val="FF0000"/>
                <w:szCs w:val="21"/>
              </w:rPr>
              <w:t>2</w:t>
            </w:r>
          </w:p>
        </w:tc>
      </w:tr>
    </w:tbl>
    <w:p w:rsidR="0089200D" w:rsidRDefault="00D22627" w:rsidP="007D35CF">
      <w:pPr>
        <w:rPr>
          <w:rFonts w:ascii="Century Schoolbook" w:hAnsi="Century Schoolbook"/>
        </w:rPr>
      </w:pPr>
      <w:r>
        <w:rPr>
          <w:rFonts w:ascii="Century Schoolbook" w:hAnsi="Century Schoolbook"/>
        </w:rPr>
        <w:t>表格中</w:t>
      </w:r>
      <w:r>
        <w:rPr>
          <w:rFonts w:ascii="Century Schoolbook" w:hAnsi="Century Schoolbook" w:hint="eastAsia"/>
        </w:rPr>
        <w:t>，</w:t>
      </w:r>
      <w:r>
        <w:rPr>
          <w:rFonts w:ascii="Century Schoolbook" w:hAnsi="Century Schoolbook"/>
        </w:rPr>
        <w:t>线程</w:t>
      </w:r>
      <w:r>
        <w:rPr>
          <w:rFonts w:ascii="Century Schoolbook" w:hAnsi="Century Schoolbook"/>
        </w:rPr>
        <w:t>B</w:t>
      </w:r>
      <w:r>
        <w:rPr>
          <w:rFonts w:ascii="Century Schoolbook" w:hAnsi="Century Schoolbook"/>
        </w:rPr>
        <w:t>正好完成了一次</w:t>
      </w:r>
      <w:r>
        <w:rPr>
          <w:rFonts w:ascii="Century Schoolbook" w:hAnsi="Century Schoolbook"/>
        </w:rPr>
        <w:t>ABA</w:t>
      </w:r>
      <w:r>
        <w:rPr>
          <w:rFonts w:ascii="Century Schoolbook" w:hAnsi="Century Schoolbook"/>
        </w:rPr>
        <w:t>过程</w:t>
      </w:r>
      <w:r>
        <w:rPr>
          <w:rFonts w:ascii="Century Schoolbook" w:hAnsi="Century Schoolbook" w:hint="eastAsia"/>
        </w:rPr>
        <w:t>，</w:t>
      </w:r>
      <w:r>
        <w:rPr>
          <w:rFonts w:ascii="Century Schoolbook" w:hAnsi="Century Schoolbook"/>
        </w:rPr>
        <w:t>当线程</w:t>
      </w:r>
      <w:r>
        <w:rPr>
          <w:rFonts w:ascii="Century Schoolbook" w:hAnsi="Century Schoolbook"/>
        </w:rPr>
        <w:t>A</w:t>
      </w:r>
      <w:r>
        <w:rPr>
          <w:rFonts w:ascii="Century Schoolbook" w:hAnsi="Century Schoolbook"/>
        </w:rPr>
        <w:t>被唤醒后</w:t>
      </w:r>
      <w:r>
        <w:rPr>
          <w:rFonts w:ascii="Century Schoolbook" w:hAnsi="Century Schoolbook" w:hint="eastAsia"/>
        </w:rPr>
        <w:t>，</w:t>
      </w:r>
      <w:r>
        <w:rPr>
          <w:rFonts w:ascii="Century Schoolbook" w:hAnsi="Century Schoolbook"/>
        </w:rPr>
        <w:t>发现自己期待的值还是</w:t>
      </w:r>
      <w:r>
        <w:rPr>
          <w:rFonts w:ascii="Century Schoolbook" w:hAnsi="Century Schoolbook" w:hint="eastAsia"/>
        </w:rPr>
        <w:t>1</w:t>
      </w:r>
      <w:r>
        <w:rPr>
          <w:rFonts w:ascii="Century Schoolbook" w:hAnsi="Century Schoolbook"/>
        </w:rPr>
        <w:t>00</w:t>
      </w:r>
      <w:r>
        <w:rPr>
          <w:rFonts w:ascii="Century Schoolbook" w:hAnsi="Century Schoolbook" w:hint="eastAsia"/>
        </w:rPr>
        <w:t>，但是版本号却不是最新的。</w:t>
      </w:r>
      <w:r w:rsidR="002508E3">
        <w:rPr>
          <w:rFonts w:ascii="Century Schoolbook" w:hAnsi="Century Schoolbook" w:hint="eastAsia"/>
        </w:rPr>
        <w:t>示例代码如下：</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import</w:t>
      </w:r>
      <w:r w:rsidRPr="00E56E97">
        <w:rPr>
          <w:rFonts w:ascii="Century Schoolbook" w:hAnsi="Century Schoolbook" w:cs="Century Schoolbook"/>
          <w:color w:val="000000"/>
          <w:kern w:val="0"/>
          <w:sz w:val="24"/>
          <w:szCs w:val="24"/>
        </w:rPr>
        <w:t xml:space="preserve"> java.util.concurrent.TimeUnit;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import</w:t>
      </w:r>
      <w:r w:rsidRPr="00E56E97">
        <w:rPr>
          <w:rFonts w:ascii="Century Schoolbook" w:hAnsi="Century Schoolbook" w:cs="Century Schoolbook"/>
          <w:color w:val="000000"/>
          <w:kern w:val="0"/>
          <w:sz w:val="24"/>
          <w:szCs w:val="24"/>
        </w:rPr>
        <w:t xml:space="preserve"> java.util.concurrent.atomic.AtomicStampedReference;</w:t>
      </w:r>
      <w:r w:rsidR="00320586">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public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class</w:t>
      </w:r>
      <w:r w:rsidRPr="00E56E97">
        <w:rPr>
          <w:rFonts w:ascii="Century Schoolbook" w:hAnsi="Century Schoolbook" w:cs="Century Schoolbook"/>
          <w:color w:val="000000"/>
          <w:kern w:val="0"/>
          <w:sz w:val="24"/>
          <w:szCs w:val="24"/>
        </w:rPr>
        <w:t xml:space="preserve"> AbaResolveDemo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private</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static</w:t>
      </w:r>
      <w:r w:rsidRPr="00E56E97">
        <w:rPr>
          <w:rFonts w:ascii="Century Schoolbook" w:hAnsi="Century Schoolbook" w:cs="Century Schoolbook"/>
          <w:color w:val="000000"/>
          <w:kern w:val="0"/>
          <w:sz w:val="24"/>
          <w:szCs w:val="24"/>
        </w:rPr>
        <w:t xml:space="preserve"> AtomicStampedReference&lt;Integer&gt;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AtomicStampedReference&lt;&gt;(100</w:t>
      </w:r>
      <w:r w:rsidR="0035686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public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static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void</w:t>
      </w:r>
      <w:r w:rsidRPr="00E56E97">
        <w:rPr>
          <w:rFonts w:ascii="Century Schoolbook" w:hAnsi="Century Schoolbook" w:cs="Century Schoolbook"/>
          <w:color w:val="000000"/>
          <w:kern w:val="0"/>
          <w:sz w:val="24"/>
          <w:szCs w:val="24"/>
        </w:rPr>
        <w:t xml:space="preserve"> main(String[] </w:t>
      </w:r>
      <w:r w:rsidRPr="00E56E97">
        <w:rPr>
          <w:rFonts w:ascii="Century Schoolbook" w:hAnsi="Century Schoolbook" w:cs="Century Schoolbook"/>
          <w:color w:val="6A3E3E"/>
          <w:kern w:val="0"/>
          <w:sz w:val="24"/>
          <w:szCs w:val="24"/>
        </w:rPr>
        <w:t>args</w:t>
      </w:r>
      <w:r w:rsidRPr="00E56E97">
        <w:rPr>
          <w:rFonts w:ascii="Century Schoolbook" w:hAnsi="Century Schoolbook" w:cs="Century Schoolbook"/>
          <w:color w:val="000000"/>
          <w:kern w:val="0"/>
          <w:sz w:val="24"/>
          <w:szCs w:val="24"/>
        </w:rPr>
        <w:t>)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Thread(()-&gt;{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int</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lastRenderedPageBreak/>
        <w:t xml:space="preserve">            String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Thread.</w:t>
      </w:r>
      <w:r w:rsidRPr="00E56E97">
        <w:rPr>
          <w:rFonts w:ascii="Century Schoolbook" w:hAnsi="Century Schoolbook" w:cs="Century Schoolbook"/>
          <w:iCs/>
          <w:color w:val="000000"/>
          <w:kern w:val="0"/>
          <w:sz w:val="24"/>
          <w:szCs w:val="24"/>
        </w:rPr>
        <w:t>currentThread</w:t>
      </w:r>
      <w:r w:rsidRPr="00E56E97">
        <w:rPr>
          <w:rFonts w:ascii="Century Schoolbook" w:hAnsi="Century Schoolbook" w:cs="Century Schoolbook"/>
          <w:color w:val="000000"/>
          <w:kern w:val="0"/>
          <w:sz w:val="24"/>
          <w:szCs w:val="24"/>
        </w:rPr>
        <w:t>().getName();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3F7F5F"/>
          <w:kern w:val="0"/>
          <w:sz w:val="24"/>
          <w:szCs w:val="24"/>
        </w:rPr>
        <w:t xml:space="preserve">// </w:t>
      </w:r>
      <w:r w:rsidRPr="00E56E97">
        <w:rPr>
          <w:rFonts w:ascii="Century Schoolbook" w:hAnsi="Century Schoolbook" w:cs="Century Schoolbook"/>
          <w:color w:val="3F7F5F"/>
          <w:kern w:val="0"/>
          <w:sz w:val="24"/>
          <w:szCs w:val="24"/>
        </w:rPr>
        <w:t>暂停</w:t>
      </w:r>
      <w:r w:rsidRPr="00E56E97">
        <w:rPr>
          <w:rFonts w:ascii="Century Schoolbook" w:hAnsi="Century Schoolbook" w:cs="Century Schoolbook"/>
          <w:color w:val="3F7F5F"/>
          <w:kern w:val="0"/>
          <w:sz w:val="24"/>
          <w:szCs w:val="24"/>
        </w:rPr>
        <w:t>1</w:t>
      </w:r>
      <w:r w:rsidRPr="00E56E97">
        <w:rPr>
          <w:rFonts w:ascii="Century Schoolbook" w:hAnsi="Century Schoolbook" w:cs="Century Schoolbook"/>
          <w:color w:val="3F7F5F"/>
          <w:kern w:val="0"/>
          <w:sz w:val="24"/>
          <w:szCs w:val="24"/>
        </w:rPr>
        <w:t>秒钟</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try</w:t>
      </w:r>
      <w:r w:rsidRPr="00E56E97">
        <w:rPr>
          <w:rFonts w:ascii="Century Schoolbook" w:hAnsi="Century Schoolbook" w:cs="Century Schoolbook"/>
          <w:color w:val="000000"/>
          <w:kern w:val="0"/>
          <w:sz w:val="24"/>
          <w:szCs w:val="24"/>
        </w:rPr>
        <w:t xml:space="preserve"> { TimeUnit.</w:t>
      </w:r>
      <w:r w:rsidRPr="00E56E97">
        <w:rPr>
          <w:rFonts w:ascii="Century Schoolbook" w:hAnsi="Century Schoolbook" w:cs="Century Schoolbook"/>
          <w:bCs/>
          <w:iCs/>
          <w:color w:val="0000C0"/>
          <w:kern w:val="0"/>
          <w:sz w:val="24"/>
          <w:szCs w:val="24"/>
        </w:rPr>
        <w:t>SECONDS</w:t>
      </w:r>
      <w:r w:rsidRPr="00E56E97">
        <w:rPr>
          <w:rFonts w:ascii="Century Schoolbook" w:hAnsi="Century Schoolbook" w:cs="Century Schoolbook"/>
          <w:color w:val="000000"/>
          <w:kern w:val="0"/>
          <w:sz w:val="24"/>
          <w:szCs w:val="24"/>
        </w:rPr>
        <w:t xml:space="preserve">.sleep(1); } </w:t>
      </w:r>
      <w:r w:rsidRPr="00E56E97">
        <w:rPr>
          <w:rFonts w:ascii="Century Schoolbook" w:hAnsi="Century Schoolbook" w:cs="Century Schoolbook"/>
          <w:bCs/>
          <w:color w:val="7F0055"/>
          <w:kern w:val="0"/>
          <w:sz w:val="24"/>
          <w:szCs w:val="24"/>
        </w:rPr>
        <w:t>catch</w:t>
      </w:r>
      <w:r w:rsidRPr="00E56E97">
        <w:rPr>
          <w:rFonts w:ascii="Century Schoolbook" w:hAnsi="Century Schoolbook" w:cs="Century Schoolbook"/>
          <w:color w:val="000000"/>
          <w:kern w:val="0"/>
          <w:sz w:val="24"/>
          <w:szCs w:val="24"/>
        </w:rPr>
        <w:t xml:space="preserve"> (InterruptedException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.printStackTrace(); }</w:t>
      </w:r>
    </w:p>
    <w:p w:rsidR="00E56E97" w:rsidRPr="00E56E97" w:rsidRDefault="00995FCD" w:rsidP="00E56E9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r>
        <w:rPr>
          <w:rFonts w:ascii="Century Schoolbook" w:hAnsi="Century Schoolbook" w:cs="Century Schoolbook"/>
          <w:kern w:val="0"/>
          <w:sz w:val="24"/>
          <w:szCs w:val="24"/>
        </w:rPr>
        <w:tab/>
      </w:r>
      <w:r>
        <w:rPr>
          <w:rFonts w:ascii="Century Schoolbook" w:hAnsi="Century Schoolbook" w:cs="Century Schoolbook"/>
          <w:kern w:val="0"/>
          <w:sz w:val="24"/>
          <w:szCs w:val="24"/>
        </w:rPr>
        <w:tab/>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err</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开始模拟</w:t>
      </w:r>
      <w:r w:rsidRPr="00E56E97">
        <w:rPr>
          <w:rFonts w:ascii="Century Schoolbook" w:hAnsi="Century Schoolbook" w:cs="Century Schoolbook"/>
          <w:color w:val="2A00FF"/>
          <w:kern w:val="0"/>
          <w:sz w:val="24"/>
          <w:szCs w:val="24"/>
        </w:rPr>
        <w:t>ABA</w:t>
      </w:r>
      <w:r w:rsidRPr="00E56E97">
        <w:rPr>
          <w:rFonts w:ascii="Century Schoolbook" w:hAnsi="Century Schoolbook" w:cs="Century Schoolbook"/>
          <w:color w:val="2A00FF"/>
          <w:kern w:val="0"/>
          <w:sz w:val="24"/>
          <w:szCs w:val="24"/>
        </w:rPr>
        <w:t>过程</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.compareAndSet(100,101,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ab/>
      </w:r>
      <w:r w:rsidRPr="00E56E97">
        <w:rPr>
          <w:rFonts w:ascii="Century Schoolbook" w:hAnsi="Century Schoolbook" w:cs="Century Schoolbook"/>
          <w:color w:val="2A00FF"/>
          <w:kern w:val="0"/>
          <w:sz w:val="24"/>
          <w:szCs w:val="24"/>
        </w:rPr>
        <w:tab/>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2</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.compareAndSet(101,100,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ab/>
      </w:r>
      <w:r w:rsidRPr="00E56E97">
        <w:rPr>
          <w:rFonts w:ascii="Century Schoolbook" w:hAnsi="Century Schoolbook" w:cs="Century Schoolbook"/>
          <w:color w:val="2A00FF"/>
          <w:kern w:val="0"/>
          <w:sz w:val="24"/>
          <w:szCs w:val="24"/>
        </w:rPr>
        <w:tab/>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3</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err</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结束模拟</w:t>
      </w:r>
      <w:r w:rsidRPr="00E56E97">
        <w:rPr>
          <w:rFonts w:ascii="Century Schoolbook" w:hAnsi="Century Schoolbook" w:cs="Century Schoolbook"/>
          <w:color w:val="2A00FF"/>
          <w:kern w:val="0"/>
          <w:sz w:val="24"/>
          <w:szCs w:val="24"/>
        </w:rPr>
        <w:t>ABA</w:t>
      </w:r>
      <w:r w:rsidRPr="00E56E97">
        <w:rPr>
          <w:rFonts w:ascii="Century Schoolbook" w:hAnsi="Century Schoolbook" w:cs="Century Schoolbook"/>
          <w:color w:val="2A00FF"/>
          <w:kern w:val="0"/>
          <w:sz w:val="24"/>
          <w:szCs w:val="24"/>
        </w:rPr>
        <w:t>过程</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线程</w:t>
      </w:r>
      <w:r w:rsidRPr="00E56E97">
        <w:rPr>
          <w:rFonts w:ascii="Century Schoolbook" w:hAnsi="Century Schoolbook" w:cs="Century Schoolbook"/>
          <w:color w:val="2A00FF"/>
          <w:kern w:val="0"/>
          <w:sz w:val="24"/>
          <w:szCs w:val="24"/>
        </w:rPr>
        <w:t>-</w:t>
      </w:r>
      <w:r w:rsidR="000C2C69">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).start();</w:t>
      </w:r>
    </w:p>
    <w:p w:rsidR="00E56E97" w:rsidRPr="00E56E97" w:rsidRDefault="00995FCD" w:rsidP="00E56E9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hint="eastAsia"/>
          <w:kern w:val="0"/>
          <w:sz w:val="24"/>
          <w:szCs w:val="24"/>
        </w:rPr>
        <w:t xml:space="preserve"> </w:t>
      </w:r>
      <w:r>
        <w:rPr>
          <w:rFonts w:ascii="Century Schoolbook" w:hAnsi="Century Schoolbook" w:cs="Century Schoolbook"/>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Thread(()-&gt;{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int</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String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Thread.</w:t>
      </w:r>
      <w:r w:rsidRPr="00E56E97">
        <w:rPr>
          <w:rFonts w:ascii="Century Schoolbook" w:hAnsi="Century Schoolbook" w:cs="Century Schoolbook"/>
          <w:iCs/>
          <w:color w:val="000000"/>
          <w:kern w:val="0"/>
          <w:sz w:val="24"/>
          <w:szCs w:val="24"/>
        </w:rPr>
        <w:t>currentThread</w:t>
      </w:r>
      <w:r w:rsidRPr="00E56E97">
        <w:rPr>
          <w:rFonts w:ascii="Century Schoolbook" w:hAnsi="Century Schoolbook" w:cs="Century Schoolbook"/>
          <w:color w:val="000000"/>
          <w:kern w:val="0"/>
          <w:sz w:val="24"/>
          <w:szCs w:val="24"/>
        </w:rPr>
        <w:t>().getName();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3F7F5F"/>
          <w:kern w:val="0"/>
          <w:sz w:val="24"/>
          <w:szCs w:val="24"/>
        </w:rPr>
        <w:t xml:space="preserve">// </w:t>
      </w:r>
      <w:r w:rsidRPr="00E56E97">
        <w:rPr>
          <w:rFonts w:ascii="Century Schoolbook" w:hAnsi="Century Schoolbook" w:cs="Century Schoolbook"/>
          <w:color w:val="3F7F5F"/>
          <w:kern w:val="0"/>
          <w:sz w:val="24"/>
          <w:szCs w:val="24"/>
        </w:rPr>
        <w:t>保证线程</w:t>
      </w:r>
      <w:r w:rsidRPr="00E56E97">
        <w:rPr>
          <w:rFonts w:ascii="Century Schoolbook" w:hAnsi="Century Schoolbook" w:cs="Century Schoolbook"/>
          <w:color w:val="3F7F5F"/>
          <w:kern w:val="0"/>
          <w:sz w:val="24"/>
          <w:szCs w:val="24"/>
        </w:rPr>
        <w:t>-</w:t>
      </w:r>
      <w:r w:rsidR="000C2C69">
        <w:rPr>
          <w:rFonts w:ascii="Century Schoolbook" w:hAnsi="Century Schoolbook" w:cs="Century Schoolbook"/>
          <w:color w:val="3F7F5F"/>
          <w:kern w:val="0"/>
          <w:sz w:val="24"/>
          <w:szCs w:val="24"/>
        </w:rPr>
        <w:t xml:space="preserve">1 </w:t>
      </w:r>
      <w:r w:rsidRPr="00E56E97">
        <w:rPr>
          <w:rFonts w:ascii="Century Schoolbook" w:hAnsi="Century Schoolbook" w:cs="Century Schoolbook"/>
          <w:color w:val="3F7F5F"/>
          <w:kern w:val="0"/>
          <w:sz w:val="24"/>
          <w:szCs w:val="24"/>
        </w:rPr>
        <w:t>完成</w:t>
      </w:r>
      <w:r w:rsidRPr="00E56E97">
        <w:rPr>
          <w:rFonts w:ascii="Century Schoolbook" w:hAnsi="Century Schoolbook" w:cs="Century Schoolbook"/>
          <w:color w:val="3F7F5F"/>
          <w:kern w:val="0"/>
          <w:sz w:val="24"/>
          <w:szCs w:val="24"/>
        </w:rPr>
        <w:t>1</w:t>
      </w:r>
      <w:r w:rsidRPr="00E56E97">
        <w:rPr>
          <w:rFonts w:ascii="Century Schoolbook" w:hAnsi="Century Schoolbook" w:cs="Century Schoolbook"/>
          <w:color w:val="3F7F5F"/>
          <w:kern w:val="0"/>
          <w:sz w:val="24"/>
          <w:szCs w:val="24"/>
        </w:rPr>
        <w:t>次</w:t>
      </w:r>
      <w:r w:rsidRPr="00E56E97">
        <w:rPr>
          <w:rFonts w:ascii="Century Schoolbook" w:hAnsi="Century Schoolbook" w:cs="Century Schoolbook"/>
          <w:color w:val="3F7F5F"/>
          <w:kern w:val="0"/>
          <w:sz w:val="24"/>
          <w:szCs w:val="24"/>
        </w:rPr>
        <w:t>ABA</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try</w:t>
      </w:r>
      <w:r w:rsidRPr="00E56E97">
        <w:rPr>
          <w:rFonts w:ascii="Century Schoolbook" w:hAnsi="Century Schoolbook" w:cs="Century Schoolbook"/>
          <w:color w:val="000000"/>
          <w:kern w:val="0"/>
          <w:sz w:val="24"/>
          <w:szCs w:val="24"/>
        </w:rPr>
        <w:t xml:space="preserve"> { TimeUnit.</w:t>
      </w:r>
      <w:r w:rsidRPr="00E56E97">
        <w:rPr>
          <w:rFonts w:ascii="Century Schoolbook" w:hAnsi="Century Schoolbook" w:cs="Century Schoolbook"/>
          <w:bCs/>
          <w:iCs/>
          <w:color w:val="0000C0"/>
          <w:kern w:val="0"/>
          <w:sz w:val="24"/>
          <w:szCs w:val="24"/>
        </w:rPr>
        <w:t>SECONDS</w:t>
      </w:r>
      <w:r w:rsidRPr="00E56E97">
        <w:rPr>
          <w:rFonts w:ascii="Century Schoolbook" w:hAnsi="Century Schoolbook" w:cs="Century Schoolbook"/>
          <w:color w:val="000000"/>
          <w:kern w:val="0"/>
          <w:sz w:val="24"/>
          <w:szCs w:val="24"/>
        </w:rPr>
        <w:t xml:space="preserve">.sleep(3); } </w:t>
      </w:r>
      <w:r w:rsidRPr="00E56E97">
        <w:rPr>
          <w:rFonts w:ascii="Century Schoolbook" w:hAnsi="Century Schoolbook" w:cs="Century Schoolbook"/>
          <w:bCs/>
          <w:color w:val="7F0055"/>
          <w:kern w:val="0"/>
          <w:sz w:val="24"/>
          <w:szCs w:val="24"/>
        </w:rPr>
        <w:t>catch</w:t>
      </w:r>
      <w:r w:rsidRPr="00E56E97">
        <w:rPr>
          <w:rFonts w:ascii="Century Schoolbook" w:hAnsi="Century Schoolbook" w:cs="Century Schoolbook"/>
          <w:color w:val="000000"/>
          <w:kern w:val="0"/>
          <w:sz w:val="24"/>
          <w:szCs w:val="24"/>
        </w:rPr>
        <w:t xml:space="preserve"> (InterruptedException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.printStackTrace();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boolean</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result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.compareAndSet(100, 2019,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是否修改成功：</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result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最新版本号【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获取的最新的值</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线程</w:t>
      </w:r>
      <w:r w:rsidRPr="00E56E97">
        <w:rPr>
          <w:rFonts w:ascii="Century Schoolbook" w:hAnsi="Century Schoolbook" w:cs="Century Schoolbook"/>
          <w:color w:val="2A00FF"/>
          <w:kern w:val="0"/>
          <w:sz w:val="24"/>
          <w:szCs w:val="24"/>
        </w:rPr>
        <w:t>-</w:t>
      </w:r>
      <w:r w:rsidR="000C2C69">
        <w:rPr>
          <w:rFonts w:ascii="Century Schoolbook" w:hAnsi="Century Schoolbook" w:cs="Century Schoolbook"/>
          <w:color w:val="2A00FF"/>
          <w:kern w:val="0"/>
          <w:sz w:val="24"/>
          <w:szCs w:val="24"/>
        </w:rPr>
        <w:t>2</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).start();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w:t>
      </w:r>
    </w:p>
    <w:p w:rsidR="0089200D" w:rsidRDefault="0089200D" w:rsidP="007D35CF">
      <w:pPr>
        <w:rPr>
          <w:rFonts w:ascii="Century Schoolbook" w:hAnsi="Century Schoolbook"/>
        </w:rPr>
      </w:pPr>
    </w:p>
    <w:p w:rsidR="0089200D" w:rsidRDefault="005A68C1" w:rsidP="007D35CF">
      <w:pPr>
        <w:rPr>
          <w:rFonts w:ascii="Century Schoolbook" w:hAnsi="Century Schoolbook"/>
        </w:rPr>
      </w:pPr>
      <w:r>
        <w:rPr>
          <w:noProof/>
        </w:rPr>
        <w:drawing>
          <wp:inline distT="0" distB="0" distL="0" distR="0" wp14:anchorId="67AD6A53" wp14:editId="0C6A3767">
            <wp:extent cx="5572125" cy="24288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2125" cy="2428875"/>
                    </a:xfrm>
                    <a:prstGeom prst="rect">
                      <a:avLst/>
                    </a:prstGeom>
                  </pic:spPr>
                </pic:pic>
              </a:graphicData>
            </a:graphic>
          </wp:inline>
        </w:drawing>
      </w:r>
    </w:p>
    <w:p w:rsidR="001952F9" w:rsidRDefault="005D799F" w:rsidP="007D35CF">
      <w:pPr>
        <w:rPr>
          <w:rFonts w:ascii="Century Schoolbook" w:hAnsi="Century Schoolbook"/>
        </w:rPr>
      </w:pPr>
      <w:r>
        <w:rPr>
          <w:rFonts w:ascii="Century Schoolbook" w:hAnsi="Century Schoolbook"/>
        </w:rPr>
        <w:t>代码中初始值为</w:t>
      </w:r>
      <w:r>
        <w:rPr>
          <w:rFonts w:ascii="Century Schoolbook" w:hAnsi="Century Schoolbook" w:hint="eastAsia"/>
        </w:rPr>
        <w:t>1</w:t>
      </w:r>
      <w:r>
        <w:rPr>
          <w:rFonts w:ascii="Century Schoolbook" w:hAnsi="Century Schoolbook"/>
        </w:rPr>
        <w:t>00</w:t>
      </w:r>
      <w:r>
        <w:rPr>
          <w:rFonts w:ascii="Century Schoolbook" w:hAnsi="Century Schoolbook" w:hint="eastAsia"/>
        </w:rPr>
        <w:t>，</w:t>
      </w:r>
      <w:r>
        <w:rPr>
          <w:rFonts w:ascii="Century Schoolbook" w:hAnsi="Century Schoolbook"/>
        </w:rPr>
        <w:t>初始版本号为</w:t>
      </w:r>
      <w:r>
        <w:rPr>
          <w:rFonts w:ascii="Century Schoolbook" w:hAnsi="Century Schoolbook" w:hint="eastAsia"/>
        </w:rPr>
        <w:t>1</w:t>
      </w:r>
      <w:r>
        <w:rPr>
          <w:rFonts w:ascii="Century Schoolbook" w:hAnsi="Century Schoolbook" w:hint="eastAsia"/>
        </w:rPr>
        <w:t>。</w:t>
      </w:r>
    </w:p>
    <w:p w:rsidR="001952F9" w:rsidRDefault="001952F9" w:rsidP="007D35CF">
      <w:pPr>
        <w:rPr>
          <w:rFonts w:ascii="Century Schoolbook" w:hAnsi="Century Schoolbook"/>
        </w:rPr>
      </w:pPr>
    </w:p>
    <w:p w:rsidR="001874C9" w:rsidRDefault="001874C9" w:rsidP="001874C9">
      <w:pPr>
        <w:rPr>
          <w:rFonts w:ascii="Century Schoolbook" w:hAnsi="Century Schoolbook"/>
        </w:rPr>
      </w:pPr>
    </w:p>
    <w:p w:rsidR="001874C9" w:rsidRDefault="008E56EA" w:rsidP="00446033">
      <w:pPr>
        <w:pStyle w:val="Tip3"/>
      </w:pPr>
      <w:r w:rsidRPr="005E7D5E">
        <w:rPr>
          <w:rFonts w:hint="eastAsia"/>
        </w:rPr>
        <w:t>AtomicStampedReference</w:t>
      </w:r>
      <w:r>
        <w:rPr>
          <w:rFonts w:hint="eastAsia"/>
        </w:rPr>
        <w:t>实际应用</w:t>
      </w:r>
      <w:r>
        <w:rPr>
          <w:rFonts w:ascii="宋体" w:eastAsia="宋体" w:hAnsi="宋体" w:cs="宋体" w:hint="eastAsia"/>
        </w:rPr>
        <w:t xml:space="preserve"> </w:t>
      </w:r>
    </w:p>
    <w:p w:rsidR="001874C9" w:rsidRDefault="001874C9" w:rsidP="001874C9">
      <w:pPr>
        <w:rPr>
          <w:rFonts w:ascii="Century Schoolbook" w:hAnsi="Century Schoolbook"/>
        </w:rPr>
      </w:pPr>
    </w:p>
    <w:p w:rsidR="006F7EA3" w:rsidRDefault="005E7D5E" w:rsidP="007D35CF">
      <w:pPr>
        <w:rPr>
          <w:rFonts w:ascii="Century Schoolbook" w:hAnsi="Century Schoolbook"/>
        </w:rPr>
      </w:pPr>
      <w:r w:rsidRPr="005E7D5E">
        <w:rPr>
          <w:rFonts w:ascii="Century Schoolbook" w:hAnsi="Century Schoolbook" w:hint="eastAsia"/>
        </w:rPr>
        <w:t>AtomicStampedReference</w:t>
      </w:r>
      <w:r w:rsidRPr="005E7D5E">
        <w:rPr>
          <w:rFonts w:ascii="Century Schoolbook" w:hAnsi="Century Schoolbook" w:hint="eastAsia"/>
        </w:rPr>
        <w:t>实现无锁二叉搜索树</w:t>
      </w:r>
      <w:r w:rsidR="00824E0C">
        <w:rPr>
          <w:rFonts w:ascii="Century Schoolbook" w:hAnsi="Century Schoolbook" w:hint="eastAsia"/>
        </w:rPr>
        <w:t xml:space="preserve"> </w:t>
      </w:r>
      <w:r w:rsidR="00824E0C">
        <w:rPr>
          <w:rFonts w:ascii="Century Schoolbook" w:hAnsi="Century Schoolbook"/>
        </w:rPr>
        <w:t xml:space="preserve"> </w:t>
      </w:r>
      <w:r w:rsidR="00824E0C" w:rsidRPr="00824E0C">
        <w:rPr>
          <w:rFonts w:ascii="Century Schoolbook" w:hAnsi="Century Schoolbook"/>
        </w:rPr>
        <w:t>https://github.com/arunmoezhi/LockFreeBST</w:t>
      </w:r>
    </w:p>
    <w:p w:rsidR="001874C9" w:rsidRDefault="001874C9" w:rsidP="007D35CF">
      <w:pPr>
        <w:rPr>
          <w:rFonts w:ascii="Century Schoolbook" w:hAnsi="Century Schoolbook"/>
        </w:rPr>
      </w:pPr>
    </w:p>
    <w:p w:rsidR="006E2E18" w:rsidRDefault="006E2E18" w:rsidP="006E2E18">
      <w:pPr>
        <w:rPr>
          <w:rFonts w:ascii="Century Schoolbook" w:hAnsi="Century Schoolbook"/>
        </w:rPr>
      </w:pPr>
    </w:p>
    <w:p w:rsidR="006E2E18" w:rsidRDefault="006E2E18" w:rsidP="006E2E18">
      <w:pPr>
        <w:rPr>
          <w:rFonts w:ascii="Century Schoolbook" w:hAnsi="Century Schoolbook"/>
        </w:rPr>
      </w:pPr>
    </w:p>
    <w:p w:rsidR="006E2E18" w:rsidRDefault="006E2E18" w:rsidP="006E2E18">
      <w:pPr>
        <w:pStyle w:val="Tip3"/>
      </w:pPr>
      <w:r>
        <w:rPr>
          <w:rFonts w:hint="eastAsia"/>
        </w:rPr>
        <w:t>U</w:t>
      </w:r>
      <w:r>
        <w:t>nsafe</w:t>
      </w:r>
      <w:r>
        <w:rPr>
          <w:rFonts w:hint="eastAsia"/>
        </w:rPr>
        <w:t>【</w:t>
      </w:r>
      <w:r w:rsidRPr="009E1F10">
        <w:rPr>
          <w:rFonts w:hint="eastAsia"/>
          <w:color w:val="FFC000"/>
        </w:rPr>
        <w:t>实际运用</w:t>
      </w:r>
      <w:r>
        <w:rPr>
          <w:rFonts w:hint="eastAsia"/>
        </w:rPr>
        <w:t>】</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441E3C">
        <w:rPr>
          <w:rFonts w:ascii="Century Schoolbook" w:hAnsi="Century Schoolbook"/>
        </w:rPr>
        <w:t>https://www.jianshu.com/p/db8dce09232d</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8B2FC5">
        <w:rPr>
          <w:rFonts w:ascii="Century Schoolbook" w:hAnsi="Century Schoolbook"/>
        </w:rPr>
        <w:t>https://www.cnblogs.com/suxuan/p/4948608.html</w:t>
      </w:r>
    </w:p>
    <w:p w:rsidR="006E2E18" w:rsidRPr="006E2E18" w:rsidRDefault="006E2E18" w:rsidP="007D35CF">
      <w:pPr>
        <w:rPr>
          <w:rFonts w:ascii="Century Schoolbook" w:hAnsi="Century Schoolbook"/>
        </w:rPr>
      </w:pPr>
    </w:p>
    <w:p w:rsidR="006E2E18" w:rsidRDefault="006E2E18"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953D1F">
      <w:pPr>
        <w:pageBreakBefore/>
        <w:rPr>
          <w:rFonts w:ascii="Century Schoolbook" w:hAnsi="Century Schoolbook"/>
        </w:rPr>
      </w:pPr>
    </w:p>
    <w:p w:rsidR="006E2E18" w:rsidRDefault="00C52E15" w:rsidP="00525226">
      <w:pPr>
        <w:pStyle w:val="Tip2"/>
      </w:pPr>
      <w:r>
        <w:t>集合类与并发安全性</w:t>
      </w:r>
      <w:r w:rsidR="00E54EFF">
        <w:rPr>
          <w:rFonts w:hint="eastAsia"/>
        </w:rPr>
        <w:t>【</w:t>
      </w:r>
      <w:r w:rsidR="00E54EFF" w:rsidRPr="009E1F10">
        <w:rPr>
          <w:rFonts w:hint="eastAsia"/>
          <w:color w:val="FFC000"/>
        </w:rPr>
        <w:t>实际运用</w:t>
      </w:r>
      <w:r w:rsidR="00E54EFF">
        <w:rPr>
          <w:rFonts w:hint="eastAsia"/>
        </w:rPr>
        <w:t>】</w:t>
      </w:r>
      <w:r>
        <w:rPr>
          <w:rFonts w:hint="eastAsia"/>
        </w:rPr>
        <w:t xml:space="preserve"> </w:t>
      </w:r>
    </w:p>
    <w:p w:rsidR="006E2E18" w:rsidRDefault="006E2E18" w:rsidP="007D35CF">
      <w:pPr>
        <w:rPr>
          <w:rFonts w:ascii="Century Schoolbook" w:hAnsi="Century Schoolbook"/>
        </w:rPr>
      </w:pPr>
    </w:p>
    <w:p w:rsidR="00C52E15" w:rsidRDefault="00B14473" w:rsidP="00B14473">
      <w:pPr>
        <w:pStyle w:val="Tip3"/>
      </w:pPr>
      <w:r>
        <w:t xml:space="preserve">ArrayList </w:t>
      </w:r>
    </w:p>
    <w:p w:rsidR="003A77CA" w:rsidRPr="003A77CA" w:rsidRDefault="008745C8" w:rsidP="003A77CA">
      <w:pPr>
        <w:ind w:firstLine="420"/>
        <w:rPr>
          <w:rFonts w:ascii="Century Schoolbook" w:hAnsi="Century Schoolbook"/>
        </w:rPr>
      </w:pPr>
      <w:r>
        <w:rPr>
          <w:rFonts w:ascii="Century Schoolbook" w:hAnsi="Century Schoolbook"/>
        </w:rPr>
        <w:t>多线程下</w:t>
      </w:r>
      <w:r>
        <w:rPr>
          <w:rFonts w:ascii="Century Schoolbook" w:hAnsi="Century Schoolbook"/>
        </w:rPr>
        <w:t>ArrayList</w:t>
      </w:r>
      <w:r>
        <w:rPr>
          <w:rFonts w:ascii="Century Schoolbook" w:hAnsi="Century Schoolbook"/>
        </w:rPr>
        <w:t>是不安全的</w:t>
      </w:r>
      <w:r>
        <w:rPr>
          <w:rFonts w:ascii="Century Schoolbook" w:hAnsi="Century Schoolbook" w:hint="eastAsia"/>
        </w:rPr>
        <w:t>，</w:t>
      </w:r>
      <w:r>
        <w:rPr>
          <w:rFonts w:ascii="Century Schoolbook" w:hAnsi="Century Schoolbook"/>
        </w:rPr>
        <w:t>会报出</w:t>
      </w:r>
      <w:r w:rsidR="007339FD" w:rsidRPr="007339FD">
        <w:rPr>
          <w:rFonts w:ascii="Century Schoolbook" w:hAnsi="Century Schoolbook"/>
        </w:rPr>
        <w:t>java.util.Concurrent</w:t>
      </w:r>
      <w:r w:rsidR="007339FD">
        <w:rPr>
          <w:rFonts w:ascii="Century Schoolbook" w:hAnsi="Century Schoolbook"/>
        </w:rPr>
        <w:t xml:space="preserve"> </w:t>
      </w:r>
      <w:r w:rsidR="007339FD" w:rsidRPr="007339FD">
        <w:rPr>
          <w:rFonts w:ascii="Century Schoolbook" w:hAnsi="Century Schoolbook"/>
        </w:rPr>
        <w:t>Modification</w:t>
      </w:r>
      <w:r w:rsidR="00A57F95">
        <w:rPr>
          <w:rFonts w:ascii="Century Schoolbook" w:hAnsi="Century Schoolbook"/>
        </w:rPr>
        <w:t>(</w:t>
      </w:r>
      <w:r w:rsidR="00122D8F" w:rsidRPr="00122D8F">
        <w:rPr>
          <w:rFonts w:ascii="Century Schoolbook" w:hAnsi="Century Schoolbook" w:hint="eastAsia"/>
        </w:rPr>
        <w:t xml:space="preserve">n. </w:t>
      </w:r>
      <w:r w:rsidR="00122D8F" w:rsidRPr="00122D8F">
        <w:rPr>
          <w:rFonts w:ascii="Century Schoolbook" w:hAnsi="Century Schoolbook" w:hint="eastAsia"/>
        </w:rPr>
        <w:t>修改</w:t>
      </w:r>
      <w:r w:rsidR="00122D8F">
        <w:rPr>
          <w:rFonts w:ascii="Century Schoolbook" w:hAnsi="Century Schoolbook" w:hint="eastAsia"/>
        </w:rPr>
        <w:t>|</w:t>
      </w:r>
      <w:r w:rsidR="00122D8F" w:rsidRPr="00122D8F">
        <w:rPr>
          <w:rFonts w:ascii="Century Schoolbook" w:hAnsi="Century Schoolbook" w:hint="eastAsia"/>
        </w:rPr>
        <w:t>修正</w:t>
      </w:r>
      <w:r w:rsidR="00122D8F">
        <w:rPr>
          <w:rFonts w:ascii="Century Schoolbook" w:hAnsi="Century Schoolbook" w:hint="eastAsia"/>
        </w:rPr>
        <w:t>|</w:t>
      </w:r>
      <w:r w:rsidR="00122D8F" w:rsidRPr="00122D8F">
        <w:rPr>
          <w:rFonts w:ascii="Century Schoolbook" w:hAnsi="Century Schoolbook" w:hint="eastAsia"/>
        </w:rPr>
        <w:t>改变</w:t>
      </w:r>
      <w:r w:rsidR="00A57F95">
        <w:rPr>
          <w:rFonts w:ascii="Century Schoolbook" w:hAnsi="Century Schoolbook"/>
        </w:rPr>
        <w:t>)</w:t>
      </w:r>
      <w:r w:rsidR="007339FD">
        <w:rPr>
          <w:rFonts w:ascii="Century Schoolbook" w:hAnsi="Century Schoolbook"/>
        </w:rPr>
        <w:t xml:space="preserve"> </w:t>
      </w:r>
      <w:r w:rsidR="007339FD" w:rsidRPr="007339FD">
        <w:rPr>
          <w:rFonts w:ascii="Century Schoolbook" w:hAnsi="Century Schoolbook"/>
        </w:rPr>
        <w:t>Exception</w:t>
      </w:r>
      <w:r>
        <w:rPr>
          <w:rFonts w:ascii="Century Schoolbook" w:hAnsi="Century Schoolbook"/>
        </w:rPr>
        <w:t>异常</w:t>
      </w:r>
      <w:r>
        <w:rPr>
          <w:rFonts w:ascii="Century Schoolbook" w:hAnsi="Century Schoolbook" w:hint="eastAsia"/>
        </w:rPr>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public</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static</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void</w:t>
      </w:r>
      <w:r w:rsidRPr="003A77CA">
        <w:rPr>
          <w:rFonts w:ascii="Century Schoolbook" w:hAnsi="Century Schoolbook" w:cs="Century Schoolbook"/>
          <w:color w:val="000000"/>
          <w:kern w:val="0"/>
          <w:sz w:val="24"/>
          <w:szCs w:val="24"/>
        </w:rPr>
        <w:t xml:space="preserve"> main(String[] </w:t>
      </w:r>
      <w:r w:rsidRPr="003A77CA">
        <w:rPr>
          <w:rFonts w:ascii="Century Schoolbook" w:hAnsi="Century Schoolbook" w:cs="Century Schoolbook"/>
          <w:color w:val="6A3E3E"/>
          <w:kern w:val="0"/>
          <w:sz w:val="24"/>
          <w:szCs w:val="24"/>
        </w:rPr>
        <w:t>args</w:t>
      </w:r>
      <w:r w:rsidRPr="003A77CA">
        <w:rPr>
          <w:rFonts w:ascii="Century Schoolbook" w:hAnsi="Century Schoolbook" w:cs="Century Schoolbook"/>
          <w:color w:val="000000"/>
          <w:kern w:val="0"/>
          <w:sz w:val="24"/>
          <w:szCs w:val="24"/>
        </w:rPr>
        <w: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 xml:space="preserve">List&lt;String&gt; </w:t>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 xml:space="preserve"> = </w:t>
      </w:r>
      <w:r w:rsidRPr="003A77CA">
        <w:rPr>
          <w:rFonts w:ascii="Century Schoolbook" w:hAnsi="Century Schoolbook" w:cs="Century Schoolbook"/>
          <w:bCs/>
          <w:color w:val="7F0055"/>
          <w:kern w:val="0"/>
          <w:sz w:val="24"/>
          <w:szCs w:val="24"/>
        </w:rPr>
        <w:t>new</w:t>
      </w:r>
      <w:r w:rsidRPr="003A77CA">
        <w:rPr>
          <w:rFonts w:ascii="Century Schoolbook" w:hAnsi="Century Schoolbook" w:cs="Century Schoolbook"/>
          <w:color w:val="000000"/>
          <w:kern w:val="0"/>
          <w:sz w:val="24"/>
          <w:szCs w:val="24"/>
        </w:rPr>
        <w:t xml:space="preserve"> ArrayList&lt;&gt;();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for</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int</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xml:space="preserve"> = 1;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xml:space="preserve"> &lt;= 30;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new</w:t>
      </w:r>
      <w:r w:rsidRPr="003A77CA">
        <w:rPr>
          <w:rFonts w:ascii="Century Schoolbook" w:hAnsi="Century Schoolbook" w:cs="Century Schoolbook"/>
          <w:color w:val="000000"/>
          <w:kern w:val="0"/>
          <w:sz w:val="24"/>
          <w:szCs w:val="24"/>
        </w:rPr>
        <w:t xml:space="preserve"> Thread(() -&gt;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.add( Thread.</w:t>
      </w:r>
      <w:r w:rsidRPr="003A77CA">
        <w:rPr>
          <w:rFonts w:ascii="Century Schoolbook" w:hAnsi="Century Schoolbook" w:cs="Century Schoolbook"/>
          <w:iCs/>
          <w:color w:val="000000"/>
          <w:kern w:val="0"/>
          <w:sz w:val="24"/>
          <w:szCs w:val="24"/>
        </w:rPr>
        <w:t>currentThread</w:t>
      </w:r>
      <w:r w:rsidRPr="003A77CA">
        <w:rPr>
          <w:rFonts w:ascii="Century Schoolbook" w:hAnsi="Century Schoolbook" w:cs="Century Schoolbook"/>
          <w:color w:val="000000"/>
          <w:kern w:val="0"/>
          <w:sz w:val="24"/>
          <w:szCs w:val="24"/>
        </w:rPr>
        <w:t>().getName()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System.</w:t>
      </w:r>
      <w:r w:rsidRPr="003A77CA">
        <w:rPr>
          <w:rFonts w:ascii="Century Schoolbook" w:hAnsi="Century Schoolbook" w:cs="Century Schoolbook"/>
          <w:bCs/>
          <w:iCs/>
          <w:color w:val="0000C0"/>
          <w:kern w:val="0"/>
          <w:sz w:val="24"/>
          <w:szCs w:val="24"/>
        </w:rPr>
        <w:t>out</w:t>
      </w:r>
      <w:r w:rsidRPr="003A77CA">
        <w:rPr>
          <w:rFonts w:ascii="Century Schoolbook" w:hAnsi="Century Schoolbook" w:cs="Century Schoolbook"/>
          <w:color w:val="000000"/>
          <w:kern w:val="0"/>
          <w:sz w:val="24"/>
          <w:szCs w:val="24"/>
        </w:rPr>
        <w:t>.println(</w:t>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 String.</w:t>
      </w:r>
      <w:r w:rsidRPr="003A77CA">
        <w:rPr>
          <w:rFonts w:ascii="Century Schoolbook" w:hAnsi="Century Schoolbook" w:cs="Century Schoolbook"/>
          <w:iCs/>
          <w:color w:val="000000"/>
          <w:kern w:val="0"/>
          <w:sz w:val="24"/>
          <w:szCs w:val="24"/>
        </w:rPr>
        <w:t>valueOf</w:t>
      </w:r>
      <w:r w:rsidRPr="003A77CA">
        <w:rPr>
          <w:rFonts w:ascii="Century Schoolbook" w:hAnsi="Century Schoolbook" w:cs="Century Schoolbook"/>
          <w:color w:val="000000"/>
          <w:kern w:val="0"/>
          <w:sz w:val="24"/>
          <w:szCs w:val="24"/>
        </w:rPr>
        <w:t>(</w:t>
      </w:r>
      <w:r w:rsidRPr="003A77CA">
        <w:rPr>
          <w:rFonts w:ascii="Century Schoolbook" w:hAnsi="Century Schoolbook" w:cs="Century Schoolbook"/>
          <w:color w:val="2A00FF"/>
          <w:kern w:val="0"/>
          <w:sz w:val="24"/>
          <w:szCs w:val="24"/>
        </w:rPr>
        <w:t>"T-"</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)).start();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t>}</w:t>
      </w:r>
    </w:p>
    <w:p w:rsidR="00C52E15" w:rsidRDefault="00AE632B" w:rsidP="007D35CF">
      <w:pPr>
        <w:rPr>
          <w:rFonts w:ascii="Century Schoolbook" w:hAnsi="Century Schoolbook"/>
        </w:rPr>
      </w:pPr>
      <w:r>
        <w:rPr>
          <w:rFonts w:ascii="Century Schoolbook" w:hAnsi="Century Schoolbook"/>
        </w:rPr>
        <w:t>异常结果如下</w:t>
      </w:r>
      <w:r>
        <w:rPr>
          <w:rFonts w:ascii="Century Schoolbook" w:hAnsi="Century Schoolbook" w:hint="eastAsia"/>
        </w:rPr>
        <w:t>：</w:t>
      </w:r>
    </w:p>
    <w:p w:rsidR="00C52E15" w:rsidRDefault="00953D1F" w:rsidP="007D35CF">
      <w:pPr>
        <w:rPr>
          <w:rFonts w:ascii="Century Schoolbook" w:hAnsi="Century Schoolbook"/>
        </w:rPr>
      </w:pPr>
      <w:r>
        <w:rPr>
          <w:noProof/>
        </w:rPr>
        <w:drawing>
          <wp:inline distT="0" distB="0" distL="0" distR="0" wp14:anchorId="16722CE9" wp14:editId="54BE857F">
            <wp:extent cx="5476875" cy="13620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6875" cy="1362075"/>
                    </a:xfrm>
                    <a:prstGeom prst="rect">
                      <a:avLst/>
                    </a:prstGeom>
                  </pic:spPr>
                </pic:pic>
              </a:graphicData>
            </a:graphic>
          </wp:inline>
        </w:drawing>
      </w:r>
    </w:p>
    <w:p w:rsidR="00C52E15" w:rsidRDefault="00C52E15" w:rsidP="007D35CF">
      <w:pPr>
        <w:rPr>
          <w:rFonts w:ascii="Century Schoolbook" w:hAnsi="Century Schoolbook"/>
        </w:rPr>
      </w:pPr>
    </w:p>
    <w:p w:rsidR="00236332" w:rsidRDefault="00236332" w:rsidP="00236332">
      <w:pPr>
        <w:pStyle w:val="Tip4"/>
      </w:pPr>
      <w:r>
        <w:rPr>
          <w:rFonts w:ascii="宋体" w:eastAsia="宋体" w:hAnsi="宋体" w:cs="宋体" w:hint="eastAsia"/>
        </w:rPr>
        <w:t>基础解决方式</w:t>
      </w:r>
      <w:r w:rsidR="00FA4063">
        <w:rPr>
          <w:rFonts w:ascii="宋体" w:eastAsia="宋体" w:hAnsi="宋体" w:cs="宋体" w:hint="eastAsia"/>
        </w:rPr>
        <w:t xml:space="preserve"> </w:t>
      </w:r>
      <w:r w:rsidR="00FA4063" w:rsidRPr="00FA4063">
        <w:rPr>
          <w:rFonts w:ascii="宋体" w:eastAsia="宋体" w:hAnsi="宋体" w:cs="宋体"/>
        </w:rPr>
        <w:t>Vector</w:t>
      </w:r>
      <w:r>
        <w:rPr>
          <w:rFonts w:hint="eastAsia"/>
        </w:rPr>
        <w:t xml:space="preserve"> </w:t>
      </w:r>
    </w:p>
    <w:p w:rsidR="00F158E0" w:rsidRPr="00F158E0" w:rsidRDefault="00FA4063" w:rsidP="00F158E0">
      <w:pPr>
        <w:autoSpaceDE w:val="0"/>
        <w:autoSpaceDN w:val="0"/>
        <w:adjustRightInd w:val="0"/>
        <w:jc w:val="left"/>
        <w:rPr>
          <w:rFonts w:ascii="Century Schoolbook" w:hAnsi="Century Schoolbook" w:cs="Century Schoolbook"/>
          <w:kern w:val="0"/>
          <w:szCs w:val="21"/>
        </w:rPr>
      </w:pPr>
      <w:r>
        <w:rPr>
          <w:rFonts w:ascii="Century Schoolbook" w:hAnsi="Century Schoolbook"/>
        </w:rPr>
        <w:t>Vector</w:t>
      </w:r>
      <w:r>
        <w:rPr>
          <w:rFonts w:ascii="Century Schoolbook" w:hAnsi="Century Schoolbook"/>
        </w:rPr>
        <w:t>类是</w:t>
      </w:r>
      <w:r>
        <w:rPr>
          <w:rFonts w:ascii="Century Schoolbook" w:hAnsi="Century Schoolbook"/>
        </w:rPr>
        <w:t>Java</w:t>
      </w:r>
      <w:r>
        <w:rPr>
          <w:rFonts w:ascii="Century Schoolbook" w:hAnsi="Century Schoolbook"/>
        </w:rPr>
        <w:t>最早提供的</w:t>
      </w:r>
      <w:r>
        <w:rPr>
          <w:rFonts w:ascii="Century Schoolbook" w:hAnsi="Century Schoolbook"/>
        </w:rPr>
        <w:t>List</w:t>
      </w:r>
      <w:r>
        <w:rPr>
          <w:rFonts w:ascii="Century Schoolbook" w:hAnsi="Century Schoolbook"/>
        </w:rPr>
        <w:t>接口实现类</w:t>
      </w:r>
      <w:r>
        <w:rPr>
          <w:rFonts w:ascii="Century Schoolbook" w:hAnsi="Century Schoolbook" w:hint="eastAsia"/>
        </w:rPr>
        <w:t>，</w:t>
      </w:r>
      <w:r>
        <w:rPr>
          <w:rFonts w:ascii="Century Schoolbook" w:hAnsi="Century Schoolbook"/>
        </w:rPr>
        <w:t>线程安全</w:t>
      </w:r>
      <w:r>
        <w:rPr>
          <w:rFonts w:ascii="Century Schoolbook" w:hAnsi="Century Schoolbook" w:hint="eastAsia"/>
        </w:rPr>
        <w:t>。</w:t>
      </w:r>
      <w:r>
        <w:rPr>
          <w:rFonts w:ascii="Century Schoolbook" w:hAnsi="Century Schoolbook"/>
        </w:rPr>
        <w:t>ArrayList</w:t>
      </w:r>
      <w:r>
        <w:rPr>
          <w:rFonts w:ascii="Century Schoolbook" w:hAnsi="Century Schoolbook"/>
        </w:rPr>
        <w:t>是在</w:t>
      </w:r>
      <w:r>
        <w:rPr>
          <w:rFonts w:ascii="Century Schoolbook" w:hAnsi="Century Schoolbook"/>
        </w:rPr>
        <w:t>JDK1.2</w:t>
      </w:r>
      <w:r>
        <w:rPr>
          <w:rFonts w:ascii="Century Schoolbook" w:hAnsi="Century Schoolbook"/>
        </w:rPr>
        <w:t>以后提出的</w:t>
      </w:r>
      <w:r>
        <w:rPr>
          <w:rFonts w:ascii="Century Schoolbook" w:hAnsi="Century Schoolbook" w:hint="eastAsia"/>
        </w:rPr>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F158E0">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public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static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void</w:t>
      </w:r>
      <w:r w:rsidRPr="00633BDE">
        <w:rPr>
          <w:rFonts w:ascii="Century Schoolbook" w:hAnsi="Century Schoolbook" w:cs="Century Schoolbook"/>
          <w:color w:val="000000"/>
          <w:kern w:val="0"/>
          <w:sz w:val="24"/>
          <w:szCs w:val="24"/>
        </w:rPr>
        <w:t xml:space="preserve"> main(String[] </w:t>
      </w:r>
      <w:r w:rsidRPr="00633BDE">
        <w:rPr>
          <w:rFonts w:ascii="Century Schoolbook" w:hAnsi="Century Schoolbook" w:cs="Century Schoolbook"/>
          <w:color w:val="6A3E3E"/>
          <w:kern w:val="0"/>
          <w:sz w:val="24"/>
          <w:szCs w:val="24"/>
        </w:rPr>
        <w:t>args</w:t>
      </w:r>
      <w:r w:rsidRPr="00633BDE">
        <w:rPr>
          <w:rFonts w:ascii="Century Schoolbook" w:hAnsi="Century Schoolbook" w:cs="Century Schoolbook"/>
          <w:color w:val="000000"/>
          <w:kern w:val="0"/>
          <w:sz w:val="24"/>
          <w:szCs w:val="24"/>
        </w:rPr>
        <w: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xml:space="preserve">List&lt;String&gt; </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 xml:space="preserve"> = </w:t>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Vector&lt;String&gt;();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for</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int</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xml:space="preserve"> = 1;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xml:space="preserve"> &lt;= 30;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Thread(() -&gt;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.add( Thread.</w:t>
      </w:r>
      <w:r w:rsidRPr="00633BDE">
        <w:rPr>
          <w:rFonts w:ascii="Century Schoolbook" w:hAnsi="Century Schoolbook" w:cs="Century Schoolbook"/>
          <w:iCs/>
          <w:color w:val="000000"/>
          <w:kern w:val="0"/>
          <w:sz w:val="24"/>
          <w:szCs w:val="24"/>
        </w:rPr>
        <w:t>currentThread</w:t>
      </w:r>
      <w:r w:rsidRPr="00633BDE">
        <w:rPr>
          <w:rFonts w:ascii="Century Schoolbook" w:hAnsi="Century Schoolbook" w:cs="Century Schoolbook"/>
          <w:color w:val="000000"/>
          <w:kern w:val="0"/>
          <w:sz w:val="24"/>
          <w:szCs w:val="24"/>
        </w:rPr>
        <w:t>().getName()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System.</w:t>
      </w:r>
      <w:r w:rsidRPr="00633BDE">
        <w:rPr>
          <w:rFonts w:ascii="Century Schoolbook" w:hAnsi="Century Schoolbook" w:cs="Century Schoolbook"/>
          <w:bCs/>
          <w:iCs/>
          <w:color w:val="0000C0"/>
          <w:kern w:val="0"/>
          <w:sz w:val="24"/>
          <w:szCs w:val="24"/>
        </w:rPr>
        <w:t>out</w:t>
      </w:r>
      <w:r w:rsidRPr="00633BDE">
        <w:rPr>
          <w:rFonts w:ascii="Century Schoolbook" w:hAnsi="Century Schoolbook" w:cs="Century Schoolbook"/>
          <w:color w:val="000000"/>
          <w:kern w:val="0"/>
          <w:sz w:val="24"/>
          <w:szCs w:val="24"/>
        </w:rPr>
        <w:t>.println(</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String.</w:t>
      </w:r>
      <w:r w:rsidRPr="00633BDE">
        <w:rPr>
          <w:rFonts w:ascii="Century Schoolbook" w:hAnsi="Century Schoolbook" w:cs="Century Schoolbook"/>
          <w:iCs/>
          <w:color w:val="000000"/>
          <w:kern w:val="0"/>
          <w:sz w:val="24"/>
          <w:szCs w:val="24"/>
        </w:rPr>
        <w:t>valueOf</w:t>
      </w:r>
      <w:r w:rsidRPr="00633BDE">
        <w:rPr>
          <w:rFonts w:ascii="Century Schoolbook" w:hAnsi="Century Schoolbook" w:cs="Century Schoolbook"/>
          <w:color w:val="000000"/>
          <w:kern w:val="0"/>
          <w:sz w:val="24"/>
          <w:szCs w:val="24"/>
        </w:rPr>
        <w:t>(</w:t>
      </w:r>
      <w:r w:rsidRPr="00633BDE">
        <w:rPr>
          <w:rFonts w:ascii="Century Schoolbook" w:hAnsi="Century Schoolbook" w:cs="Century Schoolbook"/>
          <w:color w:val="2A00FF"/>
          <w:kern w:val="0"/>
          <w:sz w:val="24"/>
          <w:szCs w:val="24"/>
        </w:rPr>
        <w:t>"T-"</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)).start();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t>}</w:t>
      </w:r>
    </w:p>
    <w:p w:rsidR="00C52E15" w:rsidRDefault="00B365A2" w:rsidP="007D35CF">
      <w:pPr>
        <w:rPr>
          <w:rFonts w:ascii="Century Schoolbook" w:hAnsi="Century Schoolbook"/>
        </w:rPr>
      </w:pPr>
      <w:r w:rsidRPr="00633BDE">
        <w:rPr>
          <w:rFonts w:ascii="Century Schoolbook" w:hAnsi="Century Schoolbook"/>
        </w:rPr>
        <w:t>Vector</w:t>
      </w:r>
      <w:r w:rsidRPr="00633BDE">
        <w:rPr>
          <w:rFonts w:ascii="Century Schoolbook" w:hAnsi="Century Schoolbook"/>
        </w:rPr>
        <w:t>使用</w:t>
      </w:r>
      <w:r w:rsidRPr="00633BDE">
        <w:rPr>
          <w:rFonts w:ascii="Century Schoolbook" w:hAnsi="Century Schoolbook"/>
        </w:rPr>
        <w:t>s</w:t>
      </w:r>
      <w:r w:rsidRPr="00B365A2">
        <w:rPr>
          <w:rFonts w:ascii="Century Schoolbook" w:hAnsi="Century Schoolbook"/>
        </w:rPr>
        <w:t>ynchronized</w:t>
      </w:r>
      <w:r>
        <w:rPr>
          <w:rFonts w:ascii="Century Schoolbook" w:hAnsi="Century Schoolbook"/>
        </w:rPr>
        <w:t>的方式来保证线程安全性</w:t>
      </w:r>
      <w:r>
        <w:rPr>
          <w:rFonts w:ascii="Century Schoolbook" w:hAnsi="Century Schoolbook" w:hint="eastAsia"/>
        </w:rPr>
        <w:t>，</w:t>
      </w:r>
      <w:r>
        <w:rPr>
          <w:rFonts w:ascii="Century Schoolbook" w:hAnsi="Century Schoolbook"/>
        </w:rPr>
        <w:t>底层代码如下</w:t>
      </w:r>
      <w:r>
        <w:rPr>
          <w:rFonts w:ascii="Century Schoolbook" w:hAnsi="Century Schoolbook" w:hint="eastAsia"/>
        </w:rPr>
        <w:t>：</w:t>
      </w:r>
    </w:p>
    <w:p w:rsidR="00B365A2" w:rsidRPr="00F158E0" w:rsidRDefault="00B365A2" w:rsidP="007D35CF">
      <w:pPr>
        <w:rPr>
          <w:rFonts w:ascii="Century Schoolbook" w:hAnsi="Century Schoolbook"/>
        </w:rPr>
      </w:pPr>
      <w:r>
        <w:rPr>
          <w:noProof/>
        </w:rPr>
        <w:drawing>
          <wp:inline distT="0" distB="0" distL="0" distR="0" wp14:anchorId="2F95747B" wp14:editId="65CEC05E">
            <wp:extent cx="5514975" cy="283845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4975" cy="2838450"/>
                    </a:xfrm>
                    <a:prstGeom prst="rect">
                      <a:avLst/>
                    </a:prstGeom>
                  </pic:spPr>
                </pic:pic>
              </a:graphicData>
            </a:graphic>
          </wp:inline>
        </w:drawing>
      </w:r>
    </w:p>
    <w:p w:rsidR="00C52E15" w:rsidRDefault="00C52E15" w:rsidP="007D35CF">
      <w:pPr>
        <w:rPr>
          <w:rFonts w:ascii="Century Schoolbook" w:hAnsi="Century Schoolbook"/>
        </w:rPr>
      </w:pPr>
    </w:p>
    <w:p w:rsidR="00C52E15" w:rsidRDefault="005054D8" w:rsidP="005054D8">
      <w:pPr>
        <w:pStyle w:val="Tip4"/>
      </w:pPr>
      <w:r>
        <w:rPr>
          <w:rFonts w:ascii="宋体" w:eastAsia="宋体" w:hAnsi="宋体" w:cs="宋体" w:hint="eastAsia"/>
        </w:rPr>
        <w:t>基础解决方式</w:t>
      </w:r>
      <w:r>
        <w:rPr>
          <w:rFonts w:ascii="宋体" w:eastAsia="宋体" w:hAnsi="宋体" w:cs="宋体"/>
        </w:rPr>
        <w:t xml:space="preserve"> </w:t>
      </w:r>
      <w:r w:rsidRPr="005054D8">
        <w:rPr>
          <w:rFonts w:ascii="宋体" w:eastAsia="宋体" w:hAnsi="宋体" w:cs="宋体"/>
        </w:rPr>
        <w:t>Collections</w:t>
      </w:r>
      <w:r>
        <w:rPr>
          <w:rFonts w:ascii="宋体" w:eastAsia="宋体" w:hAnsi="宋体" w:cs="宋体" w:hint="eastAsia"/>
        </w:rPr>
        <w:t xml:space="preserve"> </w:t>
      </w:r>
    </w:p>
    <w:p w:rsidR="00C7464D" w:rsidRPr="00C7464D" w:rsidRDefault="005054D8" w:rsidP="00C7464D">
      <w:pPr>
        <w:rPr>
          <w:rFonts w:ascii="Century Schoolbook" w:hAnsi="Century Schoolbook"/>
        </w:rPr>
      </w:pPr>
      <w:r>
        <w:rPr>
          <w:rFonts w:ascii="Century Schoolbook" w:hAnsi="Century Schoolbook"/>
        </w:rPr>
        <w:tab/>
      </w:r>
      <w:r>
        <w:rPr>
          <w:rFonts w:ascii="Century Schoolbook" w:hAnsi="Century Schoolbook"/>
        </w:rPr>
        <w:t>在</w:t>
      </w:r>
      <w:r>
        <w:rPr>
          <w:rFonts w:ascii="Century Schoolbook" w:hAnsi="Century Schoolbook"/>
        </w:rPr>
        <w:t>rt.jar</w:t>
      </w:r>
      <w:r>
        <w:rPr>
          <w:rFonts w:ascii="Century Schoolbook" w:hAnsi="Century Schoolbook"/>
        </w:rPr>
        <w:t>包下提供了</w:t>
      </w:r>
      <w:r w:rsidRPr="005054D8">
        <w:rPr>
          <w:rFonts w:ascii="Century Schoolbook" w:hAnsi="Century Schoolbook"/>
        </w:rPr>
        <w:t>java.util.Collections</w:t>
      </w:r>
      <w:r>
        <w:rPr>
          <w:rFonts w:ascii="Century Schoolbook" w:hAnsi="Century Schoolbook"/>
        </w:rPr>
        <w:t>工具集</w:t>
      </w:r>
      <w:r>
        <w:rPr>
          <w:rFonts w:ascii="Century Schoolbook" w:hAnsi="Century Schoolbook" w:hint="eastAsia"/>
        </w:rPr>
        <w:t>，</w:t>
      </w:r>
      <w:r>
        <w:rPr>
          <w:rFonts w:ascii="Century Schoolbook" w:hAnsi="Century Schoolbook"/>
        </w:rPr>
        <w:t>用于操作集合类</w:t>
      </w:r>
      <w:r>
        <w:rPr>
          <w:rFonts w:ascii="Century Schoolbook" w:hAnsi="Century Schoolbook" w:hint="eastAsia"/>
        </w:rPr>
        <w:t>；其中包括：</w:t>
      </w:r>
      <w:r w:rsidRPr="005054D8">
        <w:rPr>
          <w:rFonts w:ascii="Century Schoolbook" w:hAnsi="Century Schoolbook"/>
        </w:rPr>
        <w:t>synchronizedList</w:t>
      </w:r>
      <w:r>
        <w:rPr>
          <w:rFonts w:ascii="Century Schoolbook" w:hAnsi="Century Schoolbook" w:hint="eastAsia"/>
        </w:rPr>
        <w:t>。</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public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static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void</w:t>
      </w:r>
      <w:r w:rsidRPr="00633BDE">
        <w:rPr>
          <w:rFonts w:ascii="Century Schoolbook" w:hAnsi="Century Schoolbook" w:cs="Century Schoolbook"/>
          <w:color w:val="000000"/>
          <w:kern w:val="0"/>
          <w:sz w:val="24"/>
          <w:szCs w:val="24"/>
        </w:rPr>
        <w:t xml:space="preserve"> main(String[] </w:t>
      </w:r>
      <w:r w:rsidRPr="00633BDE">
        <w:rPr>
          <w:rFonts w:ascii="Century Schoolbook" w:hAnsi="Century Schoolbook" w:cs="Century Schoolbook"/>
          <w:color w:val="6A3E3E"/>
          <w:kern w:val="0"/>
          <w:sz w:val="24"/>
          <w:szCs w:val="24"/>
        </w:rPr>
        <w:t>args</w:t>
      </w:r>
      <w:r w:rsidRPr="00633BDE">
        <w:rPr>
          <w:rFonts w:ascii="Century Schoolbook" w:hAnsi="Century Schoolbook" w:cs="Century Schoolbook"/>
          <w:color w:val="000000"/>
          <w:kern w:val="0"/>
          <w:sz w:val="24"/>
          <w:szCs w:val="24"/>
        </w:rPr>
        <w:t>) {</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xml:space="preserve">List&lt;String&gt; </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 xml:space="preserve"> = Collections.</w:t>
      </w:r>
      <w:r w:rsidRPr="00633BDE">
        <w:rPr>
          <w:rFonts w:ascii="Century Schoolbook" w:hAnsi="Century Schoolbook" w:cs="Century Schoolbook"/>
          <w:iCs/>
          <w:color w:val="000000"/>
          <w:kern w:val="0"/>
          <w:sz w:val="24"/>
          <w:szCs w:val="24"/>
        </w:rPr>
        <w:t>synchronizedList</w:t>
      </w:r>
      <w:r w:rsidRPr="00633BDE">
        <w:rPr>
          <w:rFonts w:ascii="Century Schoolbook" w:hAnsi="Century Schoolbook" w:cs="Century Schoolbook"/>
          <w:color w:val="000000"/>
          <w:kern w:val="0"/>
          <w:sz w:val="24"/>
          <w:szCs w:val="24"/>
        </w:rPr>
        <w:t>(</w:t>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ArrayList&lt;String&gt;());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3C1D90">
        <w:rPr>
          <w:rFonts w:ascii="Century Schoolbook" w:hAnsi="Century Schoolbook" w:cs="Century Schoolbook"/>
          <w:bCs/>
          <w:color w:val="7F0055"/>
          <w:kern w:val="0"/>
          <w:sz w:val="24"/>
          <w:szCs w:val="24"/>
        </w:rPr>
        <w:t>for</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bCs/>
          <w:color w:val="7F0055"/>
          <w:kern w:val="0"/>
          <w:sz w:val="24"/>
          <w:szCs w:val="24"/>
        </w:rPr>
        <w:t>int</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xml:space="preserve"> = 1;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xml:space="preserve"> &lt;= 30;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bCs/>
          <w:color w:val="7F0055"/>
          <w:kern w:val="0"/>
          <w:sz w:val="24"/>
          <w:szCs w:val="24"/>
        </w:rPr>
        <w:t>new</w:t>
      </w:r>
      <w:r w:rsidRPr="003C1D90">
        <w:rPr>
          <w:rFonts w:ascii="Century Schoolbook" w:hAnsi="Century Schoolbook" w:cs="Century Schoolbook"/>
          <w:color w:val="000000"/>
          <w:kern w:val="0"/>
          <w:sz w:val="24"/>
          <w:szCs w:val="24"/>
        </w:rPr>
        <w:t xml:space="preserve"> Thread(() -&gt;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6A3E3E"/>
          <w:kern w:val="0"/>
          <w:sz w:val="24"/>
          <w:szCs w:val="24"/>
        </w:rPr>
        <w:t>list</w:t>
      </w:r>
      <w:r w:rsidRPr="003C1D90">
        <w:rPr>
          <w:rFonts w:ascii="Century Schoolbook" w:hAnsi="Century Schoolbook" w:cs="Century Schoolbook"/>
          <w:color w:val="000000"/>
          <w:kern w:val="0"/>
          <w:sz w:val="24"/>
          <w:szCs w:val="24"/>
        </w:rPr>
        <w:t>.add( Thread.</w:t>
      </w:r>
      <w:r w:rsidRPr="003C1D90">
        <w:rPr>
          <w:rFonts w:ascii="Century Schoolbook" w:hAnsi="Century Schoolbook" w:cs="Century Schoolbook"/>
          <w:iCs/>
          <w:color w:val="000000"/>
          <w:kern w:val="0"/>
          <w:sz w:val="24"/>
          <w:szCs w:val="24"/>
        </w:rPr>
        <w:t>currentThread</w:t>
      </w:r>
      <w:r w:rsidRPr="003C1D90">
        <w:rPr>
          <w:rFonts w:ascii="Century Schoolbook" w:hAnsi="Century Schoolbook" w:cs="Century Schoolbook"/>
          <w:color w:val="000000"/>
          <w:kern w:val="0"/>
          <w:sz w:val="24"/>
          <w:szCs w:val="24"/>
        </w:rPr>
        <w:t>().getName()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System.</w:t>
      </w:r>
      <w:r w:rsidRPr="003C1D90">
        <w:rPr>
          <w:rFonts w:ascii="Century Schoolbook" w:hAnsi="Century Schoolbook" w:cs="Century Schoolbook"/>
          <w:bCs/>
          <w:iCs/>
          <w:color w:val="0000C0"/>
          <w:kern w:val="0"/>
          <w:sz w:val="24"/>
          <w:szCs w:val="24"/>
        </w:rPr>
        <w:t>out</w:t>
      </w:r>
      <w:r w:rsidRPr="003C1D90">
        <w:rPr>
          <w:rFonts w:ascii="Century Schoolbook" w:hAnsi="Century Schoolbook" w:cs="Century Schoolbook"/>
          <w:color w:val="000000"/>
          <w:kern w:val="0"/>
          <w:sz w:val="24"/>
          <w:szCs w:val="24"/>
        </w:rPr>
        <w:t>.println(</w:t>
      </w:r>
      <w:r w:rsidRPr="003C1D90">
        <w:rPr>
          <w:rFonts w:ascii="Century Schoolbook" w:hAnsi="Century Schoolbook" w:cs="Century Schoolbook"/>
          <w:color w:val="6A3E3E"/>
          <w:kern w:val="0"/>
          <w:sz w:val="24"/>
          <w:szCs w:val="24"/>
        </w:rPr>
        <w:t>list</w:t>
      </w:r>
      <w:r w:rsidRPr="003C1D90">
        <w:rPr>
          <w:rFonts w:ascii="Century Schoolbook" w:hAnsi="Century Schoolbook" w:cs="Century Schoolbook"/>
          <w:color w:val="000000"/>
          <w:kern w:val="0"/>
          <w:sz w:val="24"/>
          <w:szCs w:val="24"/>
        </w:rPr>
        <w: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 String.</w:t>
      </w:r>
      <w:r w:rsidRPr="003C1D90">
        <w:rPr>
          <w:rFonts w:ascii="Century Schoolbook" w:hAnsi="Century Schoolbook" w:cs="Century Schoolbook"/>
          <w:iCs/>
          <w:color w:val="000000"/>
          <w:kern w:val="0"/>
          <w:sz w:val="24"/>
          <w:szCs w:val="24"/>
        </w:rPr>
        <w:t>valueOf</w:t>
      </w:r>
      <w:r w:rsidRPr="003C1D90">
        <w:rPr>
          <w:rFonts w:ascii="Century Schoolbook" w:hAnsi="Century Schoolbook" w:cs="Century Schoolbook"/>
          <w:color w:val="000000"/>
          <w:kern w:val="0"/>
          <w:sz w:val="24"/>
          <w:szCs w:val="24"/>
        </w:rPr>
        <w:t>(</w:t>
      </w:r>
      <w:r w:rsidRPr="003C1D90">
        <w:rPr>
          <w:rFonts w:ascii="Century Schoolbook" w:hAnsi="Century Schoolbook" w:cs="Century Schoolbook"/>
          <w:color w:val="2A00FF"/>
          <w:kern w:val="0"/>
          <w:sz w:val="24"/>
          <w:szCs w:val="24"/>
        </w:rPr>
        <w:t>"T-"</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)).start();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t>}</w:t>
      </w:r>
    </w:p>
    <w:p w:rsidR="005054D8" w:rsidRDefault="00C263D5" w:rsidP="007D35CF">
      <w:pPr>
        <w:rPr>
          <w:rFonts w:ascii="Century Schoolbook" w:hAnsi="Century Schoolbook"/>
        </w:rPr>
      </w:pPr>
      <w:r w:rsidRPr="005054D8">
        <w:rPr>
          <w:rFonts w:ascii="Century Schoolbook" w:hAnsi="Century Schoolbook"/>
        </w:rPr>
        <w:t>Collections</w:t>
      </w:r>
      <w:r>
        <w:rPr>
          <w:rFonts w:ascii="Century Schoolbook" w:hAnsi="Century Schoolbook"/>
        </w:rPr>
        <w:t>底层也用的</w:t>
      </w:r>
      <w:r w:rsidRPr="00633BDE">
        <w:rPr>
          <w:rFonts w:ascii="Century Schoolbook" w:hAnsi="Century Schoolbook"/>
        </w:rPr>
        <w:t>s</w:t>
      </w:r>
      <w:r w:rsidRPr="00B365A2">
        <w:rPr>
          <w:rFonts w:ascii="Century Schoolbook" w:hAnsi="Century Schoolbook"/>
        </w:rPr>
        <w:t>ynchronized</w:t>
      </w:r>
      <w:r>
        <w:rPr>
          <w:rFonts w:ascii="Century Schoolbook" w:hAnsi="Century Schoolbook"/>
        </w:rPr>
        <w:t>的方式来保证线程安全性</w:t>
      </w:r>
      <w:r w:rsidR="004C00D6">
        <w:rPr>
          <w:rFonts w:ascii="Century Schoolbook" w:hAnsi="Century Schoolbook" w:hint="eastAsia"/>
        </w:rPr>
        <w:t>：</w:t>
      </w:r>
    </w:p>
    <w:p w:rsidR="005054D8" w:rsidRDefault="00C263D5" w:rsidP="007D35CF">
      <w:pPr>
        <w:rPr>
          <w:rFonts w:ascii="Century Schoolbook" w:hAnsi="Century Schoolbook"/>
        </w:rPr>
      </w:pPr>
      <w:r>
        <w:rPr>
          <w:noProof/>
        </w:rPr>
        <w:drawing>
          <wp:inline distT="0" distB="0" distL="0" distR="0" wp14:anchorId="5EF3C59F" wp14:editId="6CB5EC30">
            <wp:extent cx="5543550" cy="11049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3550" cy="1104900"/>
                    </a:xfrm>
                    <a:prstGeom prst="rect">
                      <a:avLst/>
                    </a:prstGeom>
                  </pic:spPr>
                </pic:pic>
              </a:graphicData>
            </a:graphic>
          </wp:inline>
        </w:drawing>
      </w:r>
    </w:p>
    <w:p w:rsidR="005054D8" w:rsidRDefault="005054D8" w:rsidP="007D35CF">
      <w:pPr>
        <w:rPr>
          <w:rFonts w:ascii="Century Schoolbook" w:hAnsi="Century Schoolbook"/>
        </w:rPr>
      </w:pPr>
    </w:p>
    <w:p w:rsidR="00C52E15" w:rsidRDefault="003C1D90"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C1D90" w:rsidRDefault="003C1D90" w:rsidP="007D35CF">
      <w:pPr>
        <w:rPr>
          <w:rFonts w:ascii="Century Schoolbook" w:hAnsi="Century Schoolbook"/>
        </w:rPr>
      </w:pPr>
      <w:r>
        <w:rPr>
          <w:noProof/>
        </w:rPr>
        <w:drawing>
          <wp:inline distT="0" distB="0" distL="0" distR="0" wp14:anchorId="496C0D9D" wp14:editId="6B17A795">
            <wp:extent cx="8191500" cy="17240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191500" cy="1724025"/>
                    </a:xfrm>
                    <a:prstGeom prst="rect">
                      <a:avLst/>
                    </a:prstGeom>
                  </pic:spPr>
                </pic:pic>
              </a:graphicData>
            </a:graphic>
          </wp:inline>
        </w:drawing>
      </w:r>
    </w:p>
    <w:p w:rsidR="00C52E15" w:rsidRDefault="00C52E15" w:rsidP="007D35CF">
      <w:pPr>
        <w:rPr>
          <w:rFonts w:ascii="Century Schoolbook" w:hAnsi="Century Schoolbook"/>
        </w:rPr>
      </w:pPr>
    </w:p>
    <w:p w:rsidR="00C52E15" w:rsidRPr="007D30AD" w:rsidRDefault="00236332" w:rsidP="00236332">
      <w:pPr>
        <w:pStyle w:val="Tip4"/>
        <w:rPr>
          <w:rFonts w:eastAsiaTheme="minorEastAsia"/>
        </w:rPr>
      </w:pPr>
      <w:r>
        <w:rPr>
          <w:rFonts w:ascii="宋体" w:eastAsia="宋体" w:hAnsi="宋体" w:cs="宋体" w:hint="eastAsia"/>
        </w:rPr>
        <w:lastRenderedPageBreak/>
        <w:t>升级解决方式</w:t>
      </w:r>
      <w:r w:rsidR="007D30AD">
        <w:rPr>
          <w:rFonts w:asciiTheme="minorEastAsia" w:eastAsiaTheme="minorEastAsia" w:hAnsiTheme="minorEastAsia" w:hint="eastAsia"/>
        </w:rPr>
        <w:t>：</w:t>
      </w:r>
      <w:r w:rsidR="007D30AD">
        <w:rPr>
          <w:rFonts w:hint="eastAsia"/>
        </w:rPr>
        <w:t>写时</w:t>
      </w:r>
      <w:r w:rsidR="007D30AD">
        <w:rPr>
          <w:rFonts w:eastAsiaTheme="minorEastAsia" w:hint="eastAsia"/>
        </w:rPr>
        <w:t>复制</w:t>
      </w:r>
    </w:p>
    <w:p w:rsidR="002407B4" w:rsidRPr="00B430A1" w:rsidRDefault="007D30AD" w:rsidP="00B430A1">
      <w:pPr>
        <w:rPr>
          <w:rFonts w:ascii="Century Schoolbook" w:hAnsi="Century Schoolbook"/>
        </w:rPr>
      </w:pPr>
      <w:r>
        <w:rPr>
          <w:rFonts w:ascii="Century Schoolbook" w:hAnsi="Century Schoolbook"/>
        </w:rPr>
        <w:tab/>
      </w:r>
      <w:r>
        <w:rPr>
          <w:rFonts w:ascii="Century Schoolbook" w:hAnsi="Century Schoolbook"/>
        </w:rPr>
        <w:t>在</w:t>
      </w:r>
      <w:r>
        <w:rPr>
          <w:rFonts w:ascii="Century Schoolbook" w:hAnsi="Century Schoolbook"/>
        </w:rPr>
        <w:t>java.util.concurrent</w:t>
      </w:r>
      <w:r>
        <w:rPr>
          <w:rFonts w:ascii="Century Schoolbook" w:hAnsi="Century Schoolbook"/>
        </w:rPr>
        <w:t>包下提供了</w:t>
      </w:r>
      <w:r w:rsidRPr="007D30AD">
        <w:rPr>
          <w:rFonts w:ascii="Century Schoolbook" w:hAnsi="Century Schoolbook"/>
        </w:rPr>
        <w:t>CopyOnWriteArrayList</w:t>
      </w:r>
      <w:r w:rsidR="00FF72AA">
        <w:rPr>
          <w:rFonts w:ascii="Century Schoolbook" w:hAnsi="Century Schoolbook" w:hint="eastAsia"/>
        </w:rPr>
        <w:t>。</w:t>
      </w:r>
      <w:r w:rsidR="00FF72AA" w:rsidRPr="00FF72AA">
        <w:rPr>
          <w:rFonts w:ascii="Century Schoolbook" w:hAnsi="Century Schoolbook" w:hint="eastAsia"/>
        </w:rPr>
        <w:t>写时复制</w:t>
      </w:r>
      <w:r w:rsidR="00FF72AA" w:rsidRPr="00FF72AA">
        <w:rPr>
          <w:rFonts w:ascii="Century Schoolbook" w:hAnsi="Century Schoolbook" w:hint="eastAsia"/>
        </w:rPr>
        <w:t>copyOnWrite</w:t>
      </w:r>
      <w:r w:rsidR="00755CA1">
        <w:rPr>
          <w:rFonts w:ascii="Century Schoolbook" w:hAnsi="Century Schoolbook" w:hint="eastAsia"/>
        </w:rPr>
        <w:t>：</w:t>
      </w:r>
      <w:r w:rsidR="00FF72AA" w:rsidRPr="00FF72AA">
        <w:rPr>
          <w:rFonts w:ascii="Century Schoolbook" w:hAnsi="Century Schoolbook" w:hint="eastAsia"/>
        </w:rPr>
        <w:t>容器即写时复制的容器</w:t>
      </w:r>
      <w:r w:rsidR="00583E16">
        <w:rPr>
          <w:rFonts w:ascii="Century Schoolbook" w:hAnsi="Century Schoolbook" w:hint="eastAsia"/>
        </w:rPr>
        <w:t>。</w:t>
      </w:r>
      <w:r w:rsidR="00583E16" w:rsidRPr="00583E16">
        <w:rPr>
          <w:rFonts w:ascii="Century Schoolbook" w:hAnsi="Century Schoolbook" w:hint="eastAsia"/>
        </w:rPr>
        <w:t>是一种读写分离的思想</w:t>
      </w:r>
      <w:r w:rsidR="00583E16">
        <w:rPr>
          <w:rFonts w:ascii="Century Schoolbook" w:hAnsi="Century Schoolbook" w:hint="eastAsia"/>
        </w:rPr>
        <w:t>，</w:t>
      </w:r>
      <w:r w:rsidR="00583E16" w:rsidRPr="00583E16">
        <w:rPr>
          <w:rFonts w:ascii="Century Schoolbook" w:hAnsi="Century Schoolbook" w:hint="eastAsia"/>
        </w:rPr>
        <w:t>读和写不同的容器</w:t>
      </w:r>
      <w:r w:rsidR="00583E16">
        <w:rPr>
          <w:rFonts w:ascii="Century Schoolbook" w:hAnsi="Century Schoolbook" w:hint="eastAsia"/>
        </w:rPr>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public</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static</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void</w:t>
      </w:r>
      <w:r w:rsidRPr="002407B4">
        <w:rPr>
          <w:rFonts w:ascii="Century Schoolbook" w:hAnsi="Century Schoolbook" w:cs="Century Schoolbook"/>
          <w:color w:val="000000"/>
          <w:kern w:val="0"/>
          <w:sz w:val="24"/>
          <w:szCs w:val="24"/>
        </w:rPr>
        <w:t xml:space="preserve"> main(String[] </w:t>
      </w:r>
      <w:r w:rsidRPr="002407B4">
        <w:rPr>
          <w:rFonts w:ascii="Century Schoolbook" w:hAnsi="Century Schoolbook" w:cs="Century Schoolbook"/>
          <w:color w:val="6A3E3E"/>
          <w:kern w:val="0"/>
          <w:sz w:val="24"/>
          <w:szCs w:val="24"/>
        </w:rPr>
        <w:t>args</w:t>
      </w:r>
      <w:r w:rsidRPr="002407B4">
        <w:rPr>
          <w:rFonts w:ascii="Century Schoolbook" w:hAnsi="Century Schoolbook" w:cs="Century Schoolbook"/>
          <w:color w:val="000000"/>
          <w:kern w:val="0"/>
          <w:sz w:val="24"/>
          <w:szCs w:val="24"/>
        </w:rPr>
        <w: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 xml:space="preserve">List&lt;String&gt; </w:t>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 xml:space="preserve"> = </w:t>
      </w:r>
      <w:r w:rsidRPr="002407B4">
        <w:rPr>
          <w:rFonts w:ascii="Century Schoolbook" w:hAnsi="Century Schoolbook" w:cs="Century Schoolbook"/>
          <w:bCs/>
          <w:color w:val="7F0055"/>
          <w:kern w:val="0"/>
          <w:sz w:val="24"/>
          <w:szCs w:val="24"/>
        </w:rPr>
        <w:t>new</w:t>
      </w:r>
      <w:r w:rsidRPr="002407B4">
        <w:rPr>
          <w:rFonts w:ascii="Century Schoolbook" w:hAnsi="Century Schoolbook" w:cs="Century Schoolbook"/>
          <w:color w:val="000000"/>
          <w:kern w:val="0"/>
          <w:sz w:val="24"/>
          <w:szCs w:val="24"/>
        </w:rPr>
        <w:t xml:space="preserve"> CopyOnWriteArrayList&lt;&gt;();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for</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int</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xml:space="preserve"> = 1;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xml:space="preserve"> &lt;= 30;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new</w:t>
      </w:r>
      <w:r w:rsidRPr="002407B4">
        <w:rPr>
          <w:rFonts w:ascii="Century Schoolbook" w:hAnsi="Century Schoolbook" w:cs="Century Schoolbook"/>
          <w:color w:val="000000"/>
          <w:kern w:val="0"/>
          <w:sz w:val="24"/>
          <w:szCs w:val="24"/>
        </w:rPr>
        <w:t xml:space="preserve"> Thread(() -&gt;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.add( Thread.</w:t>
      </w:r>
      <w:r w:rsidRPr="002407B4">
        <w:rPr>
          <w:rFonts w:ascii="Century Schoolbook" w:hAnsi="Century Schoolbook" w:cs="Century Schoolbook"/>
          <w:iCs/>
          <w:color w:val="000000"/>
          <w:kern w:val="0"/>
          <w:sz w:val="24"/>
          <w:szCs w:val="24"/>
        </w:rPr>
        <w:t>currentThread</w:t>
      </w:r>
      <w:r w:rsidRPr="002407B4">
        <w:rPr>
          <w:rFonts w:ascii="Century Schoolbook" w:hAnsi="Century Schoolbook" w:cs="Century Schoolbook"/>
          <w:color w:val="000000"/>
          <w:kern w:val="0"/>
          <w:sz w:val="24"/>
          <w:szCs w:val="24"/>
        </w:rPr>
        <w:t>().getName()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System.</w:t>
      </w:r>
      <w:r w:rsidRPr="002407B4">
        <w:rPr>
          <w:rFonts w:ascii="Century Schoolbook" w:hAnsi="Century Schoolbook" w:cs="Century Schoolbook"/>
          <w:bCs/>
          <w:iCs/>
          <w:color w:val="0000C0"/>
          <w:kern w:val="0"/>
          <w:sz w:val="24"/>
          <w:szCs w:val="24"/>
        </w:rPr>
        <w:t>out</w:t>
      </w:r>
      <w:r w:rsidRPr="002407B4">
        <w:rPr>
          <w:rFonts w:ascii="Century Schoolbook" w:hAnsi="Century Schoolbook" w:cs="Century Schoolbook"/>
          <w:color w:val="000000"/>
          <w:kern w:val="0"/>
          <w:sz w:val="24"/>
          <w:szCs w:val="24"/>
        </w:rPr>
        <w:t>.println(</w:t>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 String.</w:t>
      </w:r>
      <w:r w:rsidRPr="002407B4">
        <w:rPr>
          <w:rFonts w:ascii="Century Schoolbook" w:hAnsi="Century Schoolbook" w:cs="Century Schoolbook"/>
          <w:iCs/>
          <w:color w:val="000000"/>
          <w:kern w:val="0"/>
          <w:sz w:val="24"/>
          <w:szCs w:val="24"/>
        </w:rPr>
        <w:t>valueOf</w:t>
      </w:r>
      <w:r w:rsidRPr="002407B4">
        <w:rPr>
          <w:rFonts w:ascii="Century Schoolbook" w:hAnsi="Century Schoolbook" w:cs="Century Schoolbook"/>
          <w:color w:val="000000"/>
          <w:kern w:val="0"/>
          <w:sz w:val="24"/>
          <w:szCs w:val="24"/>
        </w:rPr>
        <w:t>(</w:t>
      </w:r>
      <w:r w:rsidRPr="002407B4">
        <w:rPr>
          <w:rFonts w:ascii="Century Schoolbook" w:hAnsi="Century Schoolbook" w:cs="Century Schoolbook"/>
          <w:color w:val="2A00FF"/>
          <w:kern w:val="0"/>
          <w:sz w:val="24"/>
          <w:szCs w:val="24"/>
        </w:rPr>
        <w:t>"T-"</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)).start();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t>}</w:t>
      </w:r>
    </w:p>
    <w:p w:rsidR="00094159" w:rsidRDefault="00094159" w:rsidP="007D35CF">
      <w:pPr>
        <w:rPr>
          <w:rFonts w:ascii="Century Schoolbook" w:hAnsi="Century Schoolbook"/>
        </w:rPr>
      </w:pPr>
    </w:p>
    <w:p w:rsidR="00C52E15" w:rsidRPr="00B430A1" w:rsidRDefault="00B430A1" w:rsidP="007D35CF">
      <w:pPr>
        <w:rPr>
          <w:rFonts w:ascii="Century Schoolbook" w:hAnsi="Century Schoolbook"/>
        </w:rPr>
      </w:pPr>
      <w:r w:rsidRPr="007D30AD">
        <w:rPr>
          <w:rFonts w:ascii="Century Schoolbook" w:hAnsi="Century Schoolbook"/>
        </w:rPr>
        <w:t>CopyOnWriteArrayList</w:t>
      </w:r>
      <w:r>
        <w:rPr>
          <w:rFonts w:ascii="Century Schoolbook" w:hAnsi="Century Schoolbook"/>
        </w:rPr>
        <w:t>.java</w:t>
      </w:r>
      <w:r>
        <w:rPr>
          <w:rFonts w:ascii="Century Schoolbook" w:hAnsi="Century Schoolbook"/>
        </w:rPr>
        <w:t>源代码分析如下</w:t>
      </w:r>
      <w:r>
        <w:rPr>
          <w:rFonts w:ascii="Century Schoolbook" w:hAnsi="Century Schoolbook" w:hint="eastAsia"/>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bCs/>
          <w:color w:val="7F0055"/>
          <w:kern w:val="0"/>
          <w:sz w:val="24"/>
          <w:szCs w:val="24"/>
        </w:rPr>
        <w:t>public</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class</w:t>
      </w:r>
      <w:r w:rsidRPr="00B430A1">
        <w:rPr>
          <w:rFonts w:ascii="Century Schoolbook" w:hAnsi="Century Schoolbook" w:cs="Century Schoolbook"/>
          <w:color w:val="000000"/>
          <w:kern w:val="0"/>
          <w:sz w:val="24"/>
          <w:szCs w:val="24"/>
        </w:rPr>
        <w:t xml:space="preserve"> CopyOnWriteArrayList&lt;E&gt;</w:t>
      </w:r>
      <w:r>
        <w:rPr>
          <w:rFonts w:ascii="Century Schoolbook" w:hAnsi="Century Schoolbook" w:cs="Century Schoolbook"/>
          <w:kern w:val="0"/>
          <w:sz w:val="24"/>
          <w:szCs w:val="24"/>
        </w:rPr>
        <w:t xml:space="preserve"> </w:t>
      </w:r>
      <w:r w:rsidRPr="00B430A1">
        <w:rPr>
          <w:rFonts w:ascii="Century Schoolbook" w:hAnsi="Century Schoolbook" w:cs="Century Schoolbook"/>
          <w:bCs/>
          <w:color w:val="7F0055"/>
          <w:kern w:val="0"/>
          <w:sz w:val="24"/>
          <w:szCs w:val="24"/>
        </w:rPr>
        <w:t>implements</w:t>
      </w:r>
      <w:r w:rsidRPr="00B430A1">
        <w:rPr>
          <w:rFonts w:ascii="Century Schoolbook" w:hAnsi="Century Schoolbook" w:cs="Century Schoolbook"/>
          <w:color w:val="000000"/>
          <w:kern w:val="0"/>
          <w:sz w:val="24"/>
          <w:szCs w:val="24"/>
        </w:rPr>
        <w:t xml:space="preserve"> List&lt;E&gt;, RandomAccess, Cloneable, java.io.Serializable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private</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static</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long</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iCs/>
          <w:color w:val="0000C0"/>
          <w:kern w:val="0"/>
          <w:sz w:val="24"/>
          <w:szCs w:val="24"/>
        </w:rPr>
        <w:t>serialVersionUID</w:t>
      </w:r>
      <w:r w:rsidRPr="00B430A1">
        <w:rPr>
          <w:rFonts w:ascii="Century Schoolbook" w:hAnsi="Century Schoolbook" w:cs="Century Schoolbook"/>
          <w:color w:val="000000"/>
          <w:kern w:val="0"/>
          <w:sz w:val="24"/>
          <w:szCs w:val="24"/>
        </w:rPr>
        <w:t xml:space="preserve"> = 8673264195747942595L;</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 The lock protecting all mutators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transient</w:t>
      </w:r>
      <w:r w:rsidRPr="00B430A1">
        <w:rPr>
          <w:rFonts w:ascii="Century Schoolbook" w:hAnsi="Century Schoolbook" w:cs="Century Schoolbook"/>
          <w:color w:val="000000"/>
          <w:kern w:val="0"/>
          <w:sz w:val="24"/>
          <w:szCs w:val="24"/>
        </w:rPr>
        <w:t xml:space="preserve"> ReentrantLock </w:t>
      </w:r>
      <w:r w:rsidRPr="00B430A1">
        <w:rPr>
          <w:rFonts w:ascii="Century Schoolbook" w:hAnsi="Century Schoolbook" w:cs="Century Schoolbook"/>
          <w:color w:val="0000C0"/>
          <w:kern w:val="0"/>
          <w:sz w:val="24"/>
          <w:szCs w:val="24"/>
        </w:rPr>
        <w:t>lock</w:t>
      </w:r>
      <w:r w:rsidRPr="00B430A1">
        <w:rPr>
          <w:rFonts w:ascii="Century Schoolbook" w:hAnsi="Century Schoolbook" w:cs="Century Schoolbook"/>
          <w:color w:val="000000"/>
          <w:kern w:val="0"/>
          <w:sz w:val="24"/>
          <w:szCs w:val="24"/>
        </w:rPr>
        <w:t xml:space="preserve"> = </w:t>
      </w:r>
      <w:r w:rsidRPr="00B430A1">
        <w:rPr>
          <w:rFonts w:ascii="Century Schoolbook" w:hAnsi="Century Schoolbook" w:cs="Century Schoolbook"/>
          <w:bCs/>
          <w:color w:val="7F0055"/>
          <w:kern w:val="0"/>
          <w:sz w:val="24"/>
          <w:szCs w:val="24"/>
        </w:rPr>
        <w:t>new</w:t>
      </w:r>
      <w:r w:rsidRPr="00B430A1">
        <w:rPr>
          <w:rFonts w:ascii="Century Schoolbook" w:hAnsi="Century Schoolbook" w:cs="Century Schoolbook"/>
          <w:color w:val="000000"/>
          <w:kern w:val="0"/>
          <w:sz w:val="24"/>
          <w:szCs w:val="24"/>
        </w:rPr>
        <w:t xml:space="preserve"> ReentrantLock();</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 The array, accessed only via getArray/setArray.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private</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transient</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volatile</w:t>
      </w:r>
      <w:r w:rsidRPr="00B430A1">
        <w:rPr>
          <w:rFonts w:ascii="Century Schoolbook" w:hAnsi="Century Schoolbook" w:cs="Century Schoolbook"/>
          <w:color w:val="000000"/>
          <w:kern w:val="0"/>
          <w:sz w:val="24"/>
          <w:szCs w:val="24"/>
        </w:rPr>
        <w:t xml:space="preserve"> Object[]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w:t>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017FE1">
        <w:rPr>
          <w:rFonts w:ascii="Century Schoolbook" w:hAnsi="Century Schoolbook" w:cs="Century Schoolbook"/>
          <w:color w:val="3F7F5F"/>
          <w:kern w:val="0"/>
          <w:sz w:val="24"/>
          <w:szCs w:val="24"/>
        </w:rPr>
        <w:t>//</w:t>
      </w:r>
      <w:r w:rsidR="00017FE1" w:rsidRPr="00017FE1">
        <w:t xml:space="preserve"> </w:t>
      </w:r>
      <w:r w:rsidR="00017FE1" w:rsidRPr="00017FE1">
        <w:rPr>
          <w:rFonts w:ascii="Century Schoolbook" w:hAnsi="Century Schoolbook" w:cs="Century Schoolbook"/>
          <w:color w:val="3F7F5F"/>
          <w:kern w:val="0"/>
          <w:sz w:val="24"/>
          <w:szCs w:val="24"/>
        </w:rPr>
        <w:t>transient</w:t>
      </w:r>
      <w:r w:rsidR="00017FE1" w:rsidRPr="00017FE1">
        <w:rPr>
          <w:rFonts w:ascii="Century Schoolbook" w:hAnsi="Century Schoolbook" w:cs="Century Schoolbook" w:hint="eastAsia"/>
          <w:color w:val="3F7F5F"/>
          <w:kern w:val="0"/>
          <w:sz w:val="24"/>
          <w:szCs w:val="24"/>
        </w:rPr>
        <w:t>关键字标记的成员变量</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array</w:t>
      </w:r>
      <w:r w:rsidR="00017FE1">
        <w:rPr>
          <w:rFonts w:ascii="Century Schoolbook" w:hAnsi="Century Schoolbook" w:cs="Century Schoolbook" w:hint="eastAsia"/>
          <w:color w:val="3F7F5F"/>
          <w:kern w:val="0"/>
          <w:sz w:val="24"/>
          <w:szCs w:val="24"/>
        </w:rPr>
        <w:t>】</w:t>
      </w:r>
      <w:r w:rsidR="00017FE1" w:rsidRPr="00017FE1">
        <w:rPr>
          <w:rFonts w:ascii="Century Schoolbook" w:hAnsi="Century Schoolbook" w:cs="Century Schoolbook" w:hint="eastAsia"/>
          <w:color w:val="3F7F5F"/>
          <w:kern w:val="0"/>
          <w:sz w:val="24"/>
          <w:szCs w:val="24"/>
        </w:rPr>
        <w:t>不参与序列化过程</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v</w:t>
      </w:r>
      <w:r w:rsidR="00017FE1">
        <w:rPr>
          <w:rFonts w:ascii="Century Schoolbook" w:hAnsi="Century Schoolbook" w:cs="Century Schoolbook"/>
          <w:color w:val="3F7F5F"/>
          <w:kern w:val="0"/>
          <w:sz w:val="24"/>
          <w:szCs w:val="24"/>
        </w:rPr>
        <w:t>olatile</w:t>
      </w:r>
      <w:r w:rsidR="00017FE1">
        <w:rPr>
          <w:rFonts w:ascii="Century Schoolbook" w:hAnsi="Century Schoolbook" w:cs="Century Schoolbook"/>
          <w:color w:val="3F7F5F"/>
          <w:kern w:val="0"/>
          <w:sz w:val="24"/>
          <w:szCs w:val="24"/>
        </w:rPr>
        <w:t>保证</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array</w:t>
      </w:r>
      <w:r w:rsidR="00017FE1">
        <w:rPr>
          <w:rFonts w:ascii="Century Schoolbook" w:hAnsi="Century Schoolbook" w:cs="Century Schoolbook" w:hint="eastAsia"/>
          <w:color w:val="3F7F5F"/>
          <w:kern w:val="0"/>
          <w:sz w:val="24"/>
          <w:szCs w:val="24"/>
        </w:rPr>
        <w:t>】变量的可见性和顺序性。</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Gets the array.  Non</w:t>
      </w:r>
      <w:r w:rsidRPr="00B430A1">
        <w:rPr>
          <w:rFonts w:ascii="Century Schoolbook" w:hAnsi="Century Schoolbook" w:cs="Century Schoolbook"/>
          <w:color w:val="7F7F9F"/>
          <w:kern w:val="0"/>
          <w:sz w:val="24"/>
          <w:szCs w:val="24"/>
        </w:rPr>
        <w:t>-</w:t>
      </w:r>
      <w:r w:rsidRPr="00B430A1">
        <w:rPr>
          <w:rFonts w:ascii="Century Schoolbook" w:hAnsi="Century Schoolbook" w:cs="Century Schoolbook"/>
          <w:color w:val="3F5FBF"/>
          <w:kern w:val="0"/>
          <w:sz w:val="24"/>
          <w:szCs w:val="24"/>
        </w:rPr>
        <w:t>private so as to also be accessible</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from CopyOnWriteArraySet class.</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Object[] getArray()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return</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color w:val="000000"/>
          <w:kern w:val="0"/>
          <w:sz w:val="24"/>
          <w:szCs w:val="24"/>
        </w:rPr>
        <w:t>}</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Sets the array.</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void</w:t>
      </w:r>
      <w:r w:rsidRPr="00B430A1">
        <w:rPr>
          <w:rFonts w:ascii="Century Schoolbook" w:hAnsi="Century Schoolbook" w:cs="Century Schoolbook"/>
          <w:color w:val="000000"/>
          <w:kern w:val="0"/>
          <w:sz w:val="24"/>
          <w:szCs w:val="24"/>
        </w:rPr>
        <w:t xml:space="preserve"> setArray(Object[] </w:t>
      </w:r>
      <w:r w:rsidRPr="00B430A1">
        <w:rPr>
          <w:rFonts w:ascii="Century Schoolbook" w:hAnsi="Century Schoolbook" w:cs="Century Schoolbook"/>
          <w:color w:val="6A3E3E"/>
          <w:kern w:val="0"/>
          <w:sz w:val="24"/>
          <w:szCs w:val="24"/>
        </w:rPr>
        <w:t>a</w:t>
      </w:r>
      <w:r w:rsidRPr="00B430A1">
        <w:rPr>
          <w:rFonts w:ascii="Century Schoolbook" w:hAnsi="Century Schoolbook" w:cs="Century Schoolbook"/>
          <w:color w:val="000000"/>
          <w:kern w:val="0"/>
          <w:sz w:val="24"/>
          <w:szCs w:val="24"/>
        </w:rPr>
        <w:t>)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 xml:space="preserve"> = </w:t>
      </w:r>
      <w:r w:rsidRPr="00B430A1">
        <w:rPr>
          <w:rFonts w:ascii="Century Schoolbook" w:hAnsi="Century Schoolbook" w:cs="Century Schoolbook"/>
          <w:color w:val="6A3E3E"/>
          <w:kern w:val="0"/>
          <w:sz w:val="24"/>
          <w:szCs w:val="24"/>
        </w:rPr>
        <w:t>a</w:t>
      </w:r>
      <w:r w:rsidRPr="00B430A1">
        <w:rPr>
          <w:rFonts w:ascii="Century Schoolbook" w:hAnsi="Century Schoolbook" w:cs="Century Schoolbook"/>
          <w:color w:val="000000"/>
          <w:kern w:val="0"/>
          <w:sz w:val="24"/>
          <w:szCs w:val="24"/>
        </w:rPr>
        <w:t>;</w:t>
      </w: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color w:val="000000"/>
          <w:kern w:val="0"/>
          <w:sz w:val="24"/>
          <w:szCs w:val="24"/>
        </w:rPr>
        <w:t>}</w:t>
      </w: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hint="eastAsia"/>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3F5FB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Appends the specified element to the end of this list.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w:t>
      </w:r>
      <w:r w:rsidRPr="004E6934">
        <w:rPr>
          <w:rFonts w:ascii="Century Schoolbook" w:hAnsi="Century Schoolbook" w:cs="Century Schoolbook"/>
          <w:bCs/>
          <w:color w:val="7F9FBF"/>
          <w:kern w:val="0"/>
          <w:sz w:val="24"/>
          <w:szCs w:val="24"/>
        </w:rPr>
        <w:t>@param</w:t>
      </w:r>
      <w:r w:rsidRPr="004E6934">
        <w:rPr>
          <w:rFonts w:ascii="Century Schoolbook" w:hAnsi="Century Schoolbook" w:cs="Century Schoolbook"/>
          <w:color w:val="3F5FBF"/>
          <w:kern w:val="0"/>
          <w:sz w:val="24"/>
          <w:szCs w:val="24"/>
        </w:rPr>
        <w:t xml:space="preserve"> e element to be appended to this list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w:t>
      </w:r>
      <w:r w:rsidRPr="004E6934">
        <w:rPr>
          <w:rFonts w:ascii="Century Schoolbook" w:hAnsi="Century Schoolbook" w:cs="Century Schoolbook"/>
          <w:bCs/>
          <w:color w:val="7F9FBF"/>
          <w:kern w:val="0"/>
          <w:sz w:val="24"/>
          <w:szCs w:val="24"/>
        </w:rPr>
        <w:t>@return</w:t>
      </w:r>
      <w:r w:rsidRPr="004E6934">
        <w:rPr>
          <w:rFonts w:ascii="Century Schoolbook" w:hAnsi="Century Schoolbook" w:cs="Century Schoolbook"/>
          <w:color w:val="3F5FBF"/>
          <w:kern w:val="0"/>
          <w:sz w:val="24"/>
          <w:szCs w:val="24"/>
        </w:rPr>
        <w:t xml:space="preserve"> {@code true} (as specified by </w:t>
      </w:r>
      <w:r w:rsidRPr="004E6934">
        <w:rPr>
          <w:rFonts w:ascii="Century Schoolbook" w:hAnsi="Century Schoolbook" w:cs="Century Schoolbook"/>
          <w:color w:val="3F3FBF"/>
          <w:kern w:val="0"/>
          <w:sz w:val="24"/>
          <w:szCs w:val="24"/>
        </w:rPr>
        <w:t>{@link Collection#add}</w:t>
      </w:r>
      <w:r w:rsidRPr="004E6934">
        <w:rPr>
          <w:rFonts w:ascii="Century Schoolbook" w:hAnsi="Century Schoolbook" w:cs="Century Schoolbook"/>
          <w:color w:val="3F5FB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public</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boolean</w:t>
      </w:r>
      <w:r w:rsidRPr="004E6934">
        <w:rPr>
          <w:rFonts w:ascii="Century Schoolbook" w:hAnsi="Century Schoolbook" w:cs="Century Schoolbook"/>
          <w:color w:val="000000"/>
          <w:kern w:val="0"/>
          <w:sz w:val="24"/>
          <w:szCs w:val="24"/>
        </w:rPr>
        <w:t xml:space="preserve"> add(E </w:t>
      </w:r>
      <w:r w:rsidRPr="004E6934">
        <w:rPr>
          <w:rFonts w:ascii="Century Schoolbook" w:hAnsi="Century Schoolbook" w:cs="Century Schoolbook"/>
          <w:color w:val="6A3E3E"/>
          <w:kern w:val="0"/>
          <w:sz w:val="24"/>
          <w:szCs w:val="24"/>
        </w:rPr>
        <w:t>e</w:t>
      </w:r>
      <w:r w:rsidRPr="004E6934">
        <w:rPr>
          <w:rFonts w:ascii="Century Schoolbook" w:hAnsi="Century Schoolbook" w:cs="Century Schoolbook"/>
          <w:color w:val="000000"/>
          <w:kern w:val="0"/>
          <w:sz w:val="24"/>
          <w:szCs w:val="24"/>
        </w:rPr>
        <w:t>) {</w:t>
      </w:r>
      <w:r w:rsidR="00F27624">
        <w:rPr>
          <w:rFonts w:ascii="Century Schoolbook" w:hAnsi="Century Schoolbook" w:cs="Century Schoolbook"/>
          <w:color w:val="000000"/>
          <w:kern w:val="0"/>
          <w:sz w:val="24"/>
          <w:szCs w:val="24"/>
        </w:rPr>
        <w:tab/>
      </w:r>
      <w:r w:rsidR="00F27624">
        <w:rPr>
          <w:rFonts w:ascii="Century Schoolbook" w:hAnsi="Century Schoolbook" w:cs="Century Schoolbook"/>
          <w:color w:val="3F7F5F"/>
          <w:kern w:val="0"/>
          <w:sz w:val="24"/>
          <w:szCs w:val="24"/>
        </w:rPr>
        <w:t xml:space="preserve">// </w:t>
      </w:r>
      <w:r w:rsidR="00995FFA">
        <w:rPr>
          <w:rFonts w:ascii="Century Schoolbook" w:hAnsi="Century Schoolbook" w:cs="Century Schoolbook"/>
          <w:color w:val="3F7F5F"/>
          <w:kern w:val="0"/>
          <w:sz w:val="24"/>
          <w:szCs w:val="24"/>
        </w:rPr>
        <w:t>添加元素的时候</w:t>
      </w:r>
      <w:r w:rsidR="00995FFA">
        <w:rPr>
          <w:rFonts w:ascii="Century Schoolbook" w:hAnsi="Century Schoolbook" w:cs="Century Schoolbook" w:hint="eastAsia"/>
          <w:color w:val="3F7F5F"/>
          <w:kern w:val="0"/>
          <w:sz w:val="24"/>
          <w:szCs w:val="24"/>
        </w:rPr>
        <w:t>采用加锁操作</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final</w:t>
      </w:r>
      <w:r w:rsidRPr="004E6934">
        <w:rPr>
          <w:rFonts w:ascii="Century Schoolbook" w:hAnsi="Century Schoolbook" w:cs="Century Schoolbook"/>
          <w:color w:val="000000"/>
          <w:kern w:val="0"/>
          <w:sz w:val="24"/>
          <w:szCs w:val="24"/>
        </w:rPr>
        <w:t xml:space="preserve"> ReentrantLock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bCs/>
          <w:color w:val="7F0055"/>
          <w:kern w:val="0"/>
          <w:sz w:val="24"/>
          <w:szCs w:val="24"/>
        </w:rPr>
        <w:t>this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0000C0"/>
          <w:kern w:val="0"/>
          <w:sz w:val="24"/>
          <w:szCs w:val="24"/>
        </w:rPr>
        <w:t>lock</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.lock();</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try</w:t>
      </w: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Object[] </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 xml:space="preserve"> = getArray();</w:t>
      </w:r>
      <w:r w:rsidR="005F299B">
        <w:rPr>
          <w:rFonts w:ascii="Century Schoolbook" w:hAnsi="Century Schoolbook" w:cs="Century Schoolbook"/>
          <w:color w:val="000000"/>
          <w:kern w:val="0"/>
          <w:sz w:val="24"/>
          <w:szCs w:val="24"/>
        </w:rPr>
        <w:tab/>
      </w:r>
      <w:r w:rsidR="005F299B">
        <w:rPr>
          <w:rFonts w:ascii="Century Schoolbook" w:hAnsi="Century Schoolbook" w:cs="Century Schoolbook"/>
          <w:color w:val="000000"/>
          <w:kern w:val="0"/>
          <w:sz w:val="24"/>
          <w:szCs w:val="24"/>
        </w:rPr>
        <w:tab/>
      </w:r>
      <w:r w:rsidR="005F299B">
        <w:rPr>
          <w:rFonts w:ascii="Century Schoolbook" w:hAnsi="Century Schoolbook" w:cs="Century Schoolbook"/>
          <w:color w:val="3F7F5F"/>
          <w:kern w:val="0"/>
          <w:sz w:val="24"/>
          <w:szCs w:val="24"/>
        </w:rPr>
        <w:t>//</w:t>
      </w:r>
      <w:r w:rsidR="00995FFA">
        <w:rPr>
          <w:rFonts w:ascii="Century Schoolbook" w:hAnsi="Century Schoolbook" w:cs="Century Schoolbook"/>
          <w:color w:val="3F7F5F"/>
          <w:kern w:val="0"/>
          <w:sz w:val="24"/>
          <w:szCs w:val="24"/>
        </w:rPr>
        <w:t xml:space="preserve"> </w:t>
      </w:r>
      <w:r w:rsidR="00DB0E4B">
        <w:rPr>
          <w:rFonts w:ascii="Century Schoolbook" w:hAnsi="Century Schoolbook" w:cs="Century Schoolbook"/>
          <w:color w:val="3F7F5F"/>
          <w:kern w:val="0"/>
          <w:sz w:val="24"/>
          <w:szCs w:val="24"/>
        </w:rPr>
        <w:t>获取当前对象保存的数组</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int</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0000C0"/>
          <w:kern w:val="0"/>
          <w:sz w:val="24"/>
          <w:szCs w:val="24"/>
        </w:rPr>
        <w:t>length</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Object[] </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 xml:space="preserve"> = Arrays.</w:t>
      </w:r>
      <w:r w:rsidRPr="004E6934">
        <w:rPr>
          <w:rFonts w:ascii="Century Schoolbook" w:hAnsi="Century Schoolbook" w:cs="Century Schoolbook"/>
          <w:iCs/>
          <w:color w:val="000000"/>
          <w:kern w:val="0"/>
          <w:sz w:val="24"/>
          <w:szCs w:val="24"/>
        </w:rPr>
        <w:t>copyOf</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+ 1);</w:t>
      </w:r>
      <w:r w:rsidR="002D01DF">
        <w:rPr>
          <w:rFonts w:ascii="Century Schoolbook" w:hAnsi="Century Schoolbook" w:cs="Century Schoolbook"/>
          <w:color w:val="000000"/>
          <w:kern w:val="0"/>
          <w:sz w:val="24"/>
          <w:szCs w:val="24"/>
        </w:rPr>
        <w:t xml:space="preserve"> </w:t>
      </w:r>
      <w:r w:rsidR="002D01DF">
        <w:rPr>
          <w:rFonts w:ascii="Century Schoolbook" w:hAnsi="Century Schoolbook" w:cs="Century Schoolbook"/>
          <w:color w:val="3F7F5F"/>
          <w:kern w:val="0"/>
          <w:sz w:val="24"/>
          <w:szCs w:val="24"/>
        </w:rPr>
        <w:t xml:space="preserve">// </w:t>
      </w:r>
      <w:r w:rsidR="00DB0E4B">
        <w:rPr>
          <w:rFonts w:ascii="Century Schoolbook" w:hAnsi="Century Schoolbook" w:cs="Century Schoolbook"/>
          <w:color w:val="3F7F5F"/>
          <w:kern w:val="0"/>
          <w:sz w:val="24"/>
          <w:szCs w:val="24"/>
        </w:rPr>
        <w:t>复制当前数组</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同时数组长度</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1</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用于保存新加的元素</w:t>
      </w:r>
      <w:r w:rsidR="00DB0E4B">
        <w:rPr>
          <w:rFonts w:ascii="Century Schoolbook" w:hAnsi="Century Schoolbook" w:cs="Century Schoolbook" w:hint="eastAsia"/>
          <w:color w:val="3F7F5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color w:val="6A3E3E"/>
          <w:kern w:val="0"/>
          <w:sz w:val="24"/>
          <w:szCs w:val="24"/>
        </w:rPr>
        <w:t>e</w:t>
      </w:r>
      <w:r w:rsidRPr="004E6934">
        <w:rPr>
          <w:rFonts w:ascii="Century Schoolbook" w:hAnsi="Century Schoolbook" w:cs="Century Schoolbook"/>
          <w:color w:val="000000"/>
          <w:kern w:val="0"/>
          <w:sz w:val="24"/>
          <w:szCs w:val="24"/>
        </w:rPr>
        <w:t>;</w:t>
      </w:r>
      <w:r w:rsidR="002D01DF">
        <w:rPr>
          <w:rFonts w:ascii="Century Schoolbook" w:hAnsi="Century Schoolbook" w:cs="Century Schoolbook"/>
          <w:color w:val="000000"/>
          <w:kern w:val="0"/>
          <w:sz w:val="24"/>
          <w:szCs w:val="24"/>
        </w:rPr>
        <w:t xml:space="preserve"> </w:t>
      </w:r>
      <w:r w:rsidR="00C362C1">
        <w:rPr>
          <w:rFonts w:ascii="Century Schoolbook" w:hAnsi="Century Schoolbook" w:cs="Century Schoolbook"/>
          <w:color w:val="000000"/>
          <w:kern w:val="0"/>
          <w:sz w:val="24"/>
          <w:szCs w:val="24"/>
        </w:rPr>
        <w:tab/>
      </w:r>
      <w:r w:rsidR="002D01DF">
        <w:rPr>
          <w:rFonts w:ascii="Century Schoolbook" w:hAnsi="Century Schoolbook" w:cs="Century Schoolbook"/>
          <w:color w:val="3F7F5F"/>
          <w:kern w:val="0"/>
          <w:sz w:val="24"/>
          <w:szCs w:val="24"/>
        </w:rPr>
        <w:t xml:space="preserve">// </w:t>
      </w:r>
      <w:r w:rsidR="00D34B48">
        <w:rPr>
          <w:rFonts w:ascii="Century Schoolbook" w:hAnsi="Century Schoolbook" w:cs="Century Schoolbook"/>
          <w:color w:val="3F7F5F"/>
          <w:kern w:val="0"/>
          <w:sz w:val="24"/>
          <w:szCs w:val="24"/>
        </w:rPr>
        <w:t>新数组赋值</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setArray(</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w:t>
      </w:r>
      <w:r w:rsidR="002D01DF">
        <w:rPr>
          <w:rFonts w:ascii="Century Schoolbook" w:hAnsi="Century Schoolbook" w:cs="Century Schoolbook"/>
          <w:color w:val="000000"/>
          <w:kern w:val="0"/>
          <w:sz w:val="24"/>
          <w:szCs w:val="24"/>
        </w:rPr>
        <w:t xml:space="preserve"> </w:t>
      </w:r>
      <w:r w:rsidR="002D01DF">
        <w:rPr>
          <w:rFonts w:ascii="Century Schoolbook" w:hAnsi="Century Schoolbook" w:cs="Century Schoolbook"/>
          <w:color w:val="3F7F5F"/>
          <w:kern w:val="0"/>
          <w:sz w:val="24"/>
          <w:szCs w:val="24"/>
        </w:rPr>
        <w:t>//</w:t>
      </w:r>
      <w:r w:rsidR="00AA28F5">
        <w:rPr>
          <w:rFonts w:ascii="Century Schoolbook" w:hAnsi="Century Schoolbook" w:cs="Century Schoolbook"/>
          <w:color w:val="3F7F5F"/>
          <w:kern w:val="0"/>
          <w:sz w:val="24"/>
          <w:szCs w:val="24"/>
        </w:rPr>
        <w:t xml:space="preserve"> </w:t>
      </w:r>
      <w:r w:rsidR="00D34B48">
        <w:rPr>
          <w:rFonts w:ascii="Century Schoolbook" w:hAnsi="Century Schoolbook" w:cs="Century Schoolbook"/>
          <w:color w:val="3F7F5F"/>
          <w:kern w:val="0"/>
          <w:sz w:val="24"/>
          <w:szCs w:val="24"/>
        </w:rPr>
        <w:t>替换当前对象保存的数组</w:t>
      </w:r>
      <w:r w:rsidR="00D34B48">
        <w:rPr>
          <w:rFonts w:ascii="Century Schoolbook" w:hAnsi="Century Schoolbook" w:cs="Century Schoolbook" w:hint="eastAsia"/>
          <w:color w:val="3F7F5F"/>
          <w:kern w:val="0"/>
          <w:sz w:val="24"/>
          <w:szCs w:val="24"/>
        </w:rPr>
        <w:t>。</w:t>
      </w:r>
      <w:r w:rsidR="00D34B48">
        <w:rPr>
          <w:rFonts w:ascii="Century Schoolbook" w:hAnsi="Century Schoolbook" w:cs="Century Schoolbook"/>
          <w:color w:val="3F7F5F"/>
          <w:kern w:val="0"/>
          <w:sz w:val="24"/>
          <w:szCs w:val="24"/>
        </w:rPr>
        <w:t>这会导致一个情况</w:t>
      </w:r>
      <w:r w:rsidR="00D34B48">
        <w:rPr>
          <w:rFonts w:ascii="Century Schoolbook" w:hAnsi="Century Schoolbook" w:cs="Century Schoolbook" w:hint="eastAsia"/>
          <w:color w:val="3F7F5F"/>
          <w:kern w:val="0"/>
          <w:sz w:val="24"/>
          <w:szCs w:val="24"/>
        </w:rPr>
        <w:t>：</w:t>
      </w:r>
      <w:r w:rsidR="00D34B48">
        <w:rPr>
          <w:rFonts w:ascii="Century Schoolbook" w:hAnsi="Century Schoolbook" w:cs="Century Schoolbook" w:hint="eastAsia"/>
          <w:color w:val="3F7F5F"/>
          <w:kern w:val="0"/>
          <w:sz w:val="24"/>
          <w:szCs w:val="24"/>
        </w:rPr>
        <w:t>2</w:t>
      </w:r>
      <w:r w:rsidR="00D34B48">
        <w:rPr>
          <w:rFonts w:ascii="Century Schoolbook" w:hAnsi="Century Schoolbook" w:cs="Century Schoolbook" w:hint="eastAsia"/>
          <w:color w:val="3F7F5F"/>
          <w:kern w:val="0"/>
          <w:sz w:val="24"/>
          <w:szCs w:val="24"/>
        </w:rPr>
        <w:t>个线程可能出现读出的数组内容不同</w:t>
      </w:r>
      <w:r w:rsidR="00510971">
        <w:rPr>
          <w:rFonts w:ascii="Century Schoolbook" w:hAnsi="Century Schoolbook" w:cs="Century Schoolbook" w:hint="eastAsia"/>
          <w:color w:val="3F7F5F"/>
          <w:kern w:val="0"/>
          <w:sz w:val="24"/>
          <w:szCs w:val="24"/>
        </w:rPr>
        <w:t>，因为读和写是分离的。</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return</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true</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bCs/>
          <w:color w:val="7F0055"/>
          <w:kern w:val="0"/>
          <w:sz w:val="24"/>
          <w:szCs w:val="24"/>
        </w:rPr>
        <w:t>finally</w:t>
      </w: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.unlock();</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p>
    <w:p w:rsidR="004E6934" w:rsidRPr="00B430A1" w:rsidRDefault="004E6934" w:rsidP="00B430A1">
      <w:pPr>
        <w:autoSpaceDE w:val="0"/>
        <w:autoSpaceDN w:val="0"/>
        <w:adjustRightInd w:val="0"/>
        <w:ind w:firstLine="480"/>
        <w:jc w:val="left"/>
        <w:rPr>
          <w:rFonts w:ascii="Century Schoolbook" w:hAnsi="Century Schoolbook" w:cs="Century Schoolbook"/>
          <w:kern w:val="0"/>
          <w:sz w:val="24"/>
          <w:szCs w:val="24"/>
        </w:rPr>
      </w:pPr>
    </w:p>
    <w:p w:rsidR="00693D7F" w:rsidRPr="00B430A1" w:rsidRDefault="00B430A1" w:rsidP="007D35CF">
      <w:pPr>
        <w:rPr>
          <w:rFonts w:ascii="Century Schoolbook" w:hAnsi="Century Schoolbook"/>
        </w:rPr>
      </w:pPr>
      <w:r w:rsidRPr="00B430A1">
        <w:rPr>
          <w:rFonts w:ascii="Century Schoolbook" w:hAnsi="Century Schoolbook" w:cs="Century Schoolbook"/>
          <w:color w:val="000000"/>
          <w:kern w:val="0"/>
          <w:sz w:val="24"/>
          <w:szCs w:val="24"/>
        </w:rPr>
        <w:t>}</w:t>
      </w:r>
    </w:p>
    <w:p w:rsidR="00693D7F" w:rsidRPr="00B430A1" w:rsidRDefault="00693D7F" w:rsidP="007D35CF">
      <w:pPr>
        <w:rPr>
          <w:rFonts w:ascii="Century Schoolbook" w:hAnsi="Century Schoolbook"/>
        </w:rPr>
      </w:pPr>
    </w:p>
    <w:p w:rsidR="00693D7F" w:rsidRPr="003A7981" w:rsidRDefault="00250AD7" w:rsidP="00731199">
      <w:pPr>
        <w:pStyle w:val="Tip3"/>
      </w:pPr>
      <w:r>
        <w:t>Hash</w:t>
      </w:r>
      <w:r w:rsidR="00731199">
        <w:t xml:space="preserve">Map </w:t>
      </w:r>
    </w:p>
    <w:p w:rsidR="00285631" w:rsidRPr="00285631" w:rsidRDefault="005508C6" w:rsidP="00285631">
      <w:pPr>
        <w:ind w:firstLine="420"/>
        <w:rPr>
          <w:rFonts w:ascii="Century Schoolbook" w:hAnsi="Century Schoolbook"/>
        </w:rPr>
      </w:pPr>
      <w:r>
        <w:rPr>
          <w:rFonts w:ascii="Century Schoolbook" w:hAnsi="Century Schoolbook"/>
        </w:rPr>
        <w:t>多线程下</w:t>
      </w:r>
      <w:r>
        <w:rPr>
          <w:rFonts w:ascii="Century Schoolbook" w:hAnsi="Century Schoolbook" w:hint="eastAsia"/>
        </w:rPr>
        <w:t>HashMap</w:t>
      </w:r>
      <w:r>
        <w:rPr>
          <w:rFonts w:ascii="Century Schoolbook" w:hAnsi="Century Schoolbook"/>
        </w:rPr>
        <w:t>是不安全的</w:t>
      </w:r>
      <w:r>
        <w:rPr>
          <w:rFonts w:ascii="Century Schoolbook" w:hAnsi="Century Schoolbook" w:hint="eastAsia"/>
        </w:rPr>
        <w:t>，也</w:t>
      </w:r>
      <w:r>
        <w:rPr>
          <w:rFonts w:ascii="Century Schoolbook" w:hAnsi="Century Schoolbook"/>
        </w:rPr>
        <w:t>会报出</w:t>
      </w:r>
      <w:r w:rsidRPr="007339FD">
        <w:rPr>
          <w:rFonts w:ascii="Century Schoolbook" w:hAnsi="Century Schoolbook"/>
        </w:rPr>
        <w:t>java.util.Concurrent</w:t>
      </w:r>
      <w:r>
        <w:rPr>
          <w:rFonts w:ascii="Century Schoolbook" w:hAnsi="Century Schoolbook"/>
        </w:rPr>
        <w:t xml:space="preserve"> </w:t>
      </w:r>
      <w:r w:rsidRPr="007339FD">
        <w:rPr>
          <w:rFonts w:ascii="Century Schoolbook" w:hAnsi="Century Schoolbook"/>
        </w:rPr>
        <w:t>Modification</w:t>
      </w:r>
      <w:r>
        <w:rPr>
          <w:rFonts w:ascii="Century Schoolbook" w:hAnsi="Century Schoolbook"/>
        </w:rPr>
        <w:t xml:space="preserve"> </w:t>
      </w:r>
      <w:r w:rsidRPr="007339FD">
        <w:rPr>
          <w:rFonts w:ascii="Century Schoolbook" w:hAnsi="Century Schoolbook"/>
        </w:rPr>
        <w:t>Exception</w:t>
      </w:r>
      <w:r>
        <w:rPr>
          <w:rFonts w:ascii="Century Schoolbook" w:hAnsi="Century Schoolbook"/>
        </w:rPr>
        <w:t>异常</w:t>
      </w:r>
      <w:r>
        <w:rPr>
          <w:rFonts w:ascii="Century Schoolbook" w:hAnsi="Century Schoolbook" w:hint="eastAsia"/>
        </w:rPr>
        <w:t>，和</w:t>
      </w:r>
      <w:r>
        <w:rPr>
          <w:rFonts w:ascii="Century Schoolbook" w:hAnsi="Century Schoolbook" w:hint="eastAsia"/>
        </w:rPr>
        <w:t>ArrayList</w:t>
      </w:r>
      <w:r>
        <w:rPr>
          <w:rFonts w:ascii="Century Schoolbook" w:hAnsi="Century Schoolbook" w:hint="eastAsia"/>
        </w:rPr>
        <w:t>报的异常一样。</w:t>
      </w:r>
      <w:r w:rsidR="00DB69B2">
        <w:rPr>
          <w:rFonts w:ascii="Century Schoolbook" w:hAnsi="Century Schoolbook" w:hint="eastAsia"/>
        </w:rPr>
        <w:t>HashMap</w:t>
      </w:r>
      <w:r w:rsidR="00DB69B2">
        <w:rPr>
          <w:rFonts w:ascii="Century Schoolbook" w:hAnsi="Century Schoolbook" w:hint="eastAsia"/>
        </w:rPr>
        <w:t>的</w:t>
      </w:r>
      <w:r w:rsidR="00DB69B2">
        <w:rPr>
          <w:rFonts w:ascii="Century Schoolbook" w:hAnsi="Century Schoolbook" w:hint="eastAsia"/>
        </w:rPr>
        <w:t>Key</w:t>
      </w:r>
      <w:r w:rsidR="00DB69B2">
        <w:rPr>
          <w:rFonts w:ascii="Century Schoolbook" w:hAnsi="Century Schoolbook" w:hint="eastAsia"/>
        </w:rPr>
        <w:t>和</w:t>
      </w:r>
      <w:r w:rsidR="00DB69B2">
        <w:rPr>
          <w:rFonts w:ascii="Century Schoolbook" w:hAnsi="Century Schoolbook" w:hint="eastAsia"/>
        </w:rPr>
        <w:t>Value</w:t>
      </w:r>
      <w:r w:rsidR="00DB69B2" w:rsidRPr="00C575C0">
        <w:rPr>
          <w:rFonts w:ascii="Century Schoolbook" w:hAnsi="Century Schoolbook" w:hint="eastAsia"/>
          <w:b/>
        </w:rPr>
        <w:t>允许</w:t>
      </w:r>
      <w:r w:rsidR="00DB69B2">
        <w:rPr>
          <w:rFonts w:ascii="Century Schoolbook" w:hAnsi="Century Schoolbook" w:hint="eastAsia"/>
        </w:rPr>
        <w:t>为</w:t>
      </w:r>
      <w:r w:rsidR="00DB69B2">
        <w:rPr>
          <w:rFonts w:ascii="Century Schoolbook" w:hAnsi="Century Schoolbook" w:hint="eastAsia"/>
        </w:rPr>
        <w:t>n</w:t>
      </w:r>
      <w:r w:rsidR="00DB69B2">
        <w:rPr>
          <w:rFonts w:ascii="Century Schoolbook" w:hAnsi="Century Schoolbook"/>
        </w:rPr>
        <w:t>ull</w:t>
      </w:r>
      <w:r w:rsidR="00D2132E">
        <w:rPr>
          <w:rFonts w:ascii="Century Schoolbook" w:hAnsi="Century Schoolbook" w:hint="eastAsia"/>
        </w:rPr>
        <w:t>；</w:t>
      </w:r>
      <w:r w:rsidR="00D2132E">
        <w:rPr>
          <w:rFonts w:ascii="Century Schoolbook" w:hAnsi="Century Schoolbook" w:hint="eastAsia"/>
        </w:rPr>
        <w:t>Key</w:t>
      </w:r>
      <w:r w:rsidR="00C575C0">
        <w:rPr>
          <w:rFonts w:ascii="Century Schoolbook" w:hAnsi="Century Schoolbook" w:hint="eastAsia"/>
        </w:rPr>
        <w:t>允许重复但</w:t>
      </w:r>
      <w:r w:rsidR="00D2132E">
        <w:rPr>
          <w:rFonts w:ascii="Century Schoolbook" w:hAnsi="Century Schoolbook" w:hint="eastAsia"/>
        </w:rPr>
        <w:t>会覆盖。</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public</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static</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void</w:t>
      </w:r>
      <w:r w:rsidRPr="00285631">
        <w:rPr>
          <w:rFonts w:ascii="Century Schoolbook" w:hAnsi="Century Schoolbook" w:cs="Century Schoolbook"/>
          <w:color w:val="000000"/>
          <w:kern w:val="0"/>
          <w:sz w:val="24"/>
          <w:szCs w:val="24"/>
        </w:rPr>
        <w:t xml:space="preserve"> main(String[] </w:t>
      </w:r>
      <w:r w:rsidRPr="00285631">
        <w:rPr>
          <w:rFonts w:ascii="Century Schoolbook" w:hAnsi="Century Schoolbook" w:cs="Century Schoolbook"/>
          <w:color w:val="6A3E3E"/>
          <w:kern w:val="0"/>
          <w:sz w:val="24"/>
          <w:szCs w:val="24"/>
        </w:rPr>
        <w:t>args</w:t>
      </w:r>
      <w:r w:rsidRPr="00285631">
        <w:rPr>
          <w:rFonts w:ascii="Century Schoolbook" w:hAnsi="Century Schoolbook" w:cs="Century Schoolbook"/>
          <w:color w:val="000000"/>
          <w:kern w:val="0"/>
          <w:sz w:val="24"/>
          <w:szCs w:val="24"/>
        </w:rPr>
        <w: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xml:space="preserve">Map&lt;String , String&gt; </w:t>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 xml:space="preserve"> = </w:t>
      </w:r>
      <w:r w:rsidRPr="00285631">
        <w:rPr>
          <w:rFonts w:ascii="Century Schoolbook" w:hAnsi="Century Schoolbook" w:cs="Century Schoolbook"/>
          <w:bCs/>
          <w:color w:val="7F0055"/>
          <w:kern w:val="0"/>
          <w:sz w:val="24"/>
          <w:szCs w:val="24"/>
        </w:rPr>
        <w:t>new</w:t>
      </w:r>
      <w:r w:rsidRPr="00285631">
        <w:rPr>
          <w:rFonts w:ascii="Century Schoolbook" w:hAnsi="Century Schoolbook" w:cs="Century Schoolbook"/>
          <w:color w:val="000000"/>
          <w:kern w:val="0"/>
          <w:sz w:val="24"/>
          <w:szCs w:val="24"/>
        </w:rPr>
        <w:t xml:space="preserve"> HashMap&lt;String, String&gt;();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for</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int</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xml:space="preserve"> = 1;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xml:space="preserve"> &lt;= 30;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new</w:t>
      </w:r>
      <w:r w:rsidRPr="00285631">
        <w:rPr>
          <w:rFonts w:ascii="Century Schoolbook" w:hAnsi="Century Schoolbook" w:cs="Century Schoolbook"/>
          <w:color w:val="000000"/>
          <w:kern w:val="0"/>
          <w:sz w:val="24"/>
          <w:szCs w:val="24"/>
        </w:rPr>
        <w:t xml:space="preserve"> Thread(() -&gt;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xml:space="preserve">String </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 xml:space="preserve"> = Thread.</w:t>
      </w:r>
      <w:r w:rsidRPr="00285631">
        <w:rPr>
          <w:rFonts w:ascii="Century Schoolbook" w:hAnsi="Century Schoolbook" w:cs="Century Schoolbook"/>
          <w:iCs/>
          <w:color w:val="000000"/>
          <w:kern w:val="0"/>
          <w:sz w:val="24"/>
          <w:szCs w:val="24"/>
        </w:rPr>
        <w:t>currentThread</w:t>
      </w:r>
      <w:r w:rsidRPr="00285631">
        <w:rPr>
          <w:rFonts w:ascii="Century Schoolbook" w:hAnsi="Century Schoolbook" w:cs="Century Schoolbook"/>
          <w:color w:val="000000"/>
          <w:kern w:val="0"/>
          <w:sz w:val="24"/>
          <w:szCs w:val="24"/>
        </w:rPr>
        <w:t>().getName();</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.put(</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 xml:space="preserve"> , </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.split(</w:t>
      </w:r>
      <w:r w:rsidRPr="00285631">
        <w:rPr>
          <w:rFonts w:ascii="Century Schoolbook" w:hAnsi="Century Schoolbook" w:cs="Century Schoolbook"/>
          <w:color w:val="2A00FF"/>
          <w:kern w:val="0"/>
          <w:sz w:val="24"/>
          <w:szCs w:val="24"/>
        </w:rPr>
        <w:t>"-"</w:t>
      </w:r>
      <w:r w:rsidRPr="00285631">
        <w:rPr>
          <w:rFonts w:ascii="Century Schoolbook" w:hAnsi="Century Schoolbook" w:cs="Century Schoolbook"/>
          <w:color w:val="000000"/>
          <w:kern w:val="0"/>
          <w:sz w:val="24"/>
          <w:szCs w:val="24"/>
        </w:rPr>
        <w:t>)[1]);</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System.</w:t>
      </w:r>
      <w:r w:rsidRPr="00285631">
        <w:rPr>
          <w:rFonts w:ascii="Century Schoolbook" w:hAnsi="Century Schoolbook" w:cs="Century Schoolbook"/>
          <w:bCs/>
          <w:iCs/>
          <w:color w:val="0000C0"/>
          <w:kern w:val="0"/>
          <w:sz w:val="24"/>
          <w:szCs w:val="24"/>
        </w:rPr>
        <w:t>out</w:t>
      </w:r>
      <w:r w:rsidRPr="00285631">
        <w:rPr>
          <w:rFonts w:ascii="Century Schoolbook" w:hAnsi="Century Schoolbook" w:cs="Century Schoolbook"/>
          <w:color w:val="000000"/>
          <w:kern w:val="0"/>
          <w:sz w:val="24"/>
          <w:szCs w:val="24"/>
        </w:rPr>
        <w:t>.println(</w:t>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String.</w:t>
      </w:r>
      <w:r w:rsidRPr="00285631">
        <w:rPr>
          <w:rFonts w:ascii="Century Schoolbook" w:hAnsi="Century Schoolbook" w:cs="Century Schoolbook"/>
          <w:iCs/>
          <w:color w:val="000000"/>
          <w:kern w:val="0"/>
          <w:sz w:val="24"/>
          <w:szCs w:val="24"/>
        </w:rPr>
        <w:t>valueOf</w:t>
      </w:r>
      <w:r w:rsidRPr="00285631">
        <w:rPr>
          <w:rFonts w:ascii="Century Schoolbook" w:hAnsi="Century Schoolbook" w:cs="Century Schoolbook"/>
          <w:color w:val="000000"/>
          <w:kern w:val="0"/>
          <w:sz w:val="24"/>
          <w:szCs w:val="24"/>
        </w:rPr>
        <w:t>(</w:t>
      </w:r>
      <w:r w:rsidRPr="00285631">
        <w:rPr>
          <w:rFonts w:ascii="Century Schoolbook" w:hAnsi="Century Schoolbook" w:cs="Century Schoolbook"/>
          <w:color w:val="2A00FF"/>
          <w:kern w:val="0"/>
          <w:sz w:val="24"/>
          <w:szCs w:val="24"/>
        </w:rPr>
        <w:t>"T-"</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)).start();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t>}</w:t>
      </w:r>
    </w:p>
    <w:p w:rsidR="00693D7F" w:rsidRDefault="00693D7F" w:rsidP="007D35CF">
      <w:pPr>
        <w:rPr>
          <w:rFonts w:ascii="Century Schoolbook" w:hAnsi="Century Schoolbook"/>
        </w:rPr>
      </w:pPr>
    </w:p>
    <w:p w:rsidR="00693D7F" w:rsidRPr="00CF16C1" w:rsidRDefault="00285631" w:rsidP="007D35CF">
      <w:pPr>
        <w:rPr>
          <w:rFonts w:ascii="Century Schoolbook" w:hAnsi="Century Schoolbook"/>
        </w:rPr>
      </w:pPr>
      <w:r>
        <w:rPr>
          <w:noProof/>
        </w:rPr>
        <w:drawing>
          <wp:inline distT="0" distB="0" distL="0" distR="0" wp14:anchorId="46FF8C5B" wp14:editId="6AE9FD87">
            <wp:extent cx="6905625" cy="1571625"/>
            <wp:effectExtent l="0" t="0" r="9525" b="952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905625" cy="1571625"/>
                    </a:xfrm>
                    <a:prstGeom prst="rect">
                      <a:avLst/>
                    </a:prstGeom>
                  </pic:spPr>
                </pic:pic>
              </a:graphicData>
            </a:graphic>
          </wp:inline>
        </w:drawing>
      </w: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250AD7" w:rsidRPr="00250AD7" w:rsidRDefault="00250AD7" w:rsidP="004F4CCB">
      <w:pPr>
        <w:pStyle w:val="Tip4"/>
        <w:rPr>
          <w:rFonts w:cstheme="minorBidi"/>
          <w:sz w:val="21"/>
          <w:szCs w:val="22"/>
        </w:rPr>
      </w:pPr>
      <w:r>
        <w:rPr>
          <w:rFonts w:ascii="宋体" w:eastAsia="宋体" w:hAnsi="宋体" w:cs="宋体" w:hint="eastAsia"/>
        </w:rPr>
        <w:lastRenderedPageBreak/>
        <w:t>基础解决方式</w:t>
      </w:r>
      <w:r>
        <w:rPr>
          <w:rFonts w:hint="eastAsia"/>
        </w:rPr>
        <w:t xml:space="preserve"> </w:t>
      </w:r>
      <w:r w:rsidRPr="00250AD7">
        <w:t>Collections.</w:t>
      </w:r>
      <w:r w:rsidRPr="00250AD7">
        <w:rPr>
          <w:iCs/>
        </w:rPr>
        <w:t>synchronizedMap</w:t>
      </w:r>
      <w:r>
        <w:rPr>
          <w:iCs/>
        </w:rPr>
        <w:t xml:space="preserve"> </w:t>
      </w:r>
    </w:p>
    <w:p w:rsidR="00250AD7" w:rsidRDefault="00250AD7" w:rsidP="00250AD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Map&lt;String , String&gt; </w:t>
      </w:r>
      <w:r>
        <w:rPr>
          <w:rFonts w:ascii="Century Schoolbook" w:hAnsi="Century Schoolbook" w:cs="Century Schoolbook"/>
          <w:color w:val="6A3E3E"/>
          <w:kern w:val="0"/>
          <w:sz w:val="24"/>
          <w:szCs w:val="24"/>
        </w:rPr>
        <w:t>map</w:t>
      </w:r>
      <w:r>
        <w:rPr>
          <w:rFonts w:ascii="Century Schoolbook" w:hAnsi="Century Schoolbook" w:cs="Century Schoolbook"/>
          <w:color w:val="000000"/>
          <w:kern w:val="0"/>
          <w:sz w:val="24"/>
          <w:szCs w:val="24"/>
        </w:rPr>
        <w:t xml:space="preserve"> = </w:t>
      </w:r>
      <w:r w:rsidRPr="00250AD7">
        <w:rPr>
          <w:rFonts w:ascii="Century Schoolbook" w:hAnsi="Century Schoolbook" w:cs="Century Schoolbook"/>
          <w:color w:val="000000"/>
          <w:kern w:val="0"/>
          <w:sz w:val="24"/>
          <w:szCs w:val="24"/>
        </w:rPr>
        <w:t>Collections.</w:t>
      </w:r>
      <w:r w:rsidRPr="00250AD7">
        <w:rPr>
          <w:rFonts w:ascii="Century Schoolbook" w:hAnsi="Century Schoolbook" w:cs="Century Schoolbook"/>
          <w:iCs/>
          <w:color w:val="000000"/>
          <w:kern w:val="0"/>
          <w:sz w:val="24"/>
          <w:szCs w:val="24"/>
        </w:rPr>
        <w:t>synchronizedMap</w:t>
      </w:r>
      <w:r>
        <w:rPr>
          <w:rFonts w:ascii="Century Schoolbook" w:hAnsi="Century Schoolbook" w:cs="Century Schoolbook"/>
          <w:color w:val="000000"/>
          <w:kern w:val="0"/>
          <w:sz w:val="24"/>
          <w:szCs w:val="24"/>
        </w:rPr>
        <w:t>(</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HashMap&lt;String , String&gt;());</w:t>
      </w:r>
    </w:p>
    <w:p w:rsidR="00693D7F" w:rsidRDefault="004F4CCB" w:rsidP="00250AD7">
      <w:pPr>
        <w:rPr>
          <w:rFonts w:ascii="Century Schoolbook" w:hAnsi="Century Schoolbook"/>
        </w:rPr>
      </w:pPr>
      <w:r>
        <w:rPr>
          <w:rFonts w:ascii="Century Schoolbook" w:hAnsi="Century Schoolbook"/>
        </w:rPr>
        <w:tab/>
      </w:r>
      <w:r>
        <w:rPr>
          <w:rFonts w:ascii="Century Schoolbook" w:hAnsi="Century Schoolbook"/>
        </w:rPr>
        <w:t>和</w:t>
      </w:r>
      <w:r>
        <w:rPr>
          <w:rFonts w:ascii="Century Schoolbook" w:hAnsi="Century Schoolbook"/>
        </w:rPr>
        <w:t>ArrayList</w:t>
      </w:r>
      <w:r>
        <w:rPr>
          <w:rFonts w:ascii="Century Schoolbook" w:hAnsi="Century Schoolbook"/>
        </w:rPr>
        <w:t>一样</w:t>
      </w:r>
      <w:r>
        <w:rPr>
          <w:rFonts w:ascii="Century Schoolbook" w:hAnsi="Century Schoolbook" w:hint="eastAsia"/>
        </w:rPr>
        <w:t>，</w:t>
      </w:r>
      <w:r>
        <w:rPr>
          <w:rFonts w:ascii="Century Schoolbook" w:hAnsi="Century Schoolbook"/>
        </w:rPr>
        <w:t>同样的配方</w:t>
      </w:r>
      <w:r>
        <w:rPr>
          <w:rFonts w:ascii="Century Schoolbook" w:hAnsi="Century Schoolbook" w:hint="eastAsia"/>
        </w:rPr>
        <w:t>，</w:t>
      </w:r>
      <w:r>
        <w:rPr>
          <w:rFonts w:ascii="Century Schoolbook" w:hAnsi="Century Schoolbook"/>
        </w:rPr>
        <w:t>一样的味道</w:t>
      </w:r>
      <w:r>
        <w:rPr>
          <w:rFonts w:ascii="Century Schoolbook" w:hAnsi="Century Schoolbook" w:hint="eastAsia"/>
        </w:rPr>
        <w:t>。</w:t>
      </w:r>
    </w:p>
    <w:p w:rsidR="00693D7F" w:rsidRDefault="00693D7F" w:rsidP="007D35CF">
      <w:pPr>
        <w:rPr>
          <w:rFonts w:ascii="Century Schoolbook" w:hAnsi="Century Schoolbook"/>
        </w:rPr>
      </w:pPr>
    </w:p>
    <w:p w:rsidR="007F4FC8" w:rsidRDefault="007F4FC8" w:rsidP="007D35CF">
      <w:pPr>
        <w:rPr>
          <w:rFonts w:ascii="Century Schoolbook" w:hAnsi="Century Schoolbook"/>
        </w:rPr>
      </w:pPr>
    </w:p>
    <w:p w:rsidR="007F4FC8" w:rsidRDefault="007F4FC8" w:rsidP="007F4FC8">
      <w:pPr>
        <w:pStyle w:val="Tip4"/>
      </w:pPr>
      <w:r>
        <w:rPr>
          <w:rFonts w:ascii="宋体" w:eastAsia="宋体" w:hAnsi="宋体" w:cs="宋体" w:hint="eastAsia"/>
        </w:rPr>
        <w:t>基础解决方式</w:t>
      </w:r>
      <w:r w:rsidRPr="007F4FC8">
        <w:t>Hashtable</w:t>
      </w:r>
      <w:r>
        <w:t xml:space="preserve"> </w:t>
      </w:r>
    </w:p>
    <w:p w:rsidR="00F9254B" w:rsidRDefault="000F4D4D" w:rsidP="000F4D4D">
      <w:pPr>
        <w:autoSpaceDE w:val="0"/>
        <w:autoSpaceDN w:val="0"/>
        <w:adjustRightInd w:val="0"/>
        <w:ind w:firstLine="420"/>
        <w:jc w:val="left"/>
        <w:rPr>
          <w:rFonts w:ascii="Century Schoolbook" w:hAnsi="Century Schoolbook" w:cs="Century Schoolbook"/>
          <w:kern w:val="0"/>
          <w:sz w:val="24"/>
          <w:szCs w:val="24"/>
        </w:rPr>
      </w:pPr>
      <w:r w:rsidRPr="000F4D4D">
        <w:rPr>
          <w:rFonts w:ascii="Century Schoolbook" w:hAnsi="Century Schoolbook" w:cs="Century Schoolbook" w:hint="eastAsia"/>
          <w:kern w:val="0"/>
          <w:sz w:val="24"/>
          <w:szCs w:val="24"/>
        </w:rPr>
        <w:t>线程安全，</w:t>
      </w:r>
      <w:r w:rsidRPr="000F4D4D">
        <w:rPr>
          <w:rFonts w:ascii="Century Schoolbook" w:hAnsi="Century Schoolbook" w:cs="Century Schoolbook" w:hint="eastAsia"/>
          <w:kern w:val="0"/>
          <w:sz w:val="24"/>
          <w:szCs w:val="24"/>
        </w:rPr>
        <w:t>key</w:t>
      </w:r>
      <w:r w:rsidRPr="000F4D4D">
        <w:rPr>
          <w:rFonts w:ascii="Century Schoolbook" w:hAnsi="Century Schoolbook" w:cs="Century Schoolbook" w:hint="eastAsia"/>
          <w:kern w:val="0"/>
          <w:sz w:val="24"/>
          <w:szCs w:val="24"/>
        </w:rPr>
        <w:t>与</w:t>
      </w:r>
      <w:r w:rsidRPr="000F4D4D">
        <w:rPr>
          <w:rFonts w:ascii="Century Schoolbook" w:hAnsi="Century Schoolbook" w:cs="Century Schoolbook" w:hint="eastAsia"/>
          <w:kern w:val="0"/>
          <w:sz w:val="24"/>
          <w:szCs w:val="24"/>
        </w:rPr>
        <w:t>value</w:t>
      </w:r>
      <w:r w:rsidRPr="000F4D4D">
        <w:rPr>
          <w:rFonts w:ascii="Century Schoolbook" w:hAnsi="Century Schoolbook" w:cs="Century Schoolbook" w:hint="eastAsia"/>
          <w:kern w:val="0"/>
          <w:sz w:val="24"/>
          <w:szCs w:val="24"/>
        </w:rPr>
        <w:t>都不允许</w:t>
      </w:r>
      <w:r w:rsidRPr="000F4D4D">
        <w:rPr>
          <w:rFonts w:ascii="Century Schoolbook" w:hAnsi="Century Schoolbook" w:cs="Century Schoolbook" w:hint="eastAsia"/>
          <w:kern w:val="0"/>
          <w:sz w:val="24"/>
          <w:szCs w:val="24"/>
        </w:rPr>
        <w:t>null</w:t>
      </w:r>
      <w:r w:rsidRPr="000F4D4D">
        <w:rPr>
          <w:rFonts w:ascii="Century Schoolbook" w:hAnsi="Century Schoolbook" w:cs="Century Schoolbook" w:hint="eastAsia"/>
          <w:kern w:val="0"/>
          <w:sz w:val="24"/>
          <w:szCs w:val="24"/>
        </w:rPr>
        <w:t>值。</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public</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static</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void</w:t>
      </w:r>
      <w:r w:rsidRPr="00F9254B">
        <w:rPr>
          <w:rFonts w:ascii="Century Schoolbook" w:hAnsi="Century Schoolbook" w:cs="Century Schoolbook"/>
          <w:color w:val="000000"/>
          <w:kern w:val="0"/>
          <w:sz w:val="24"/>
          <w:szCs w:val="24"/>
        </w:rPr>
        <w:t xml:space="preserve"> main(String[] </w:t>
      </w:r>
      <w:r w:rsidRPr="00F9254B">
        <w:rPr>
          <w:rFonts w:ascii="Century Schoolbook" w:hAnsi="Century Schoolbook" w:cs="Century Schoolbook"/>
          <w:color w:val="6A3E3E"/>
          <w:kern w:val="0"/>
          <w:sz w:val="24"/>
          <w:szCs w:val="24"/>
        </w:rPr>
        <w:t>args</w:t>
      </w:r>
      <w:r w:rsidRPr="00F9254B">
        <w:rPr>
          <w:rFonts w:ascii="Century Schoolbook" w:hAnsi="Century Schoolbook" w:cs="Century Schoolbook"/>
          <w:color w:val="000000"/>
          <w:kern w:val="0"/>
          <w:sz w:val="24"/>
          <w:szCs w:val="24"/>
        </w:rPr>
        <w: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xml:space="preserve">Map&lt;String , String&gt; </w:t>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 xml:space="preserve"> = </w:t>
      </w:r>
      <w:r w:rsidRPr="00F9254B">
        <w:rPr>
          <w:rFonts w:ascii="Century Schoolbook" w:hAnsi="Century Schoolbook" w:cs="Century Schoolbook"/>
          <w:bCs/>
          <w:color w:val="7F0055"/>
          <w:kern w:val="0"/>
          <w:sz w:val="24"/>
          <w:szCs w:val="24"/>
        </w:rPr>
        <w:t>new</w:t>
      </w:r>
      <w:r w:rsidRPr="00F9254B">
        <w:rPr>
          <w:rFonts w:ascii="Century Schoolbook" w:hAnsi="Century Schoolbook" w:cs="Century Schoolbook"/>
          <w:color w:val="000000"/>
          <w:kern w:val="0"/>
          <w:sz w:val="24"/>
          <w:szCs w:val="24"/>
        </w:rPr>
        <w:t xml:space="preserve"> Hashtable&lt;String, String&gt;();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for</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int</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xml:space="preserve"> = 1;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xml:space="preserve"> &lt;= 30;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new</w:t>
      </w:r>
      <w:r w:rsidRPr="00F9254B">
        <w:rPr>
          <w:rFonts w:ascii="Century Schoolbook" w:hAnsi="Century Schoolbook" w:cs="Century Schoolbook"/>
          <w:color w:val="000000"/>
          <w:kern w:val="0"/>
          <w:sz w:val="24"/>
          <w:szCs w:val="24"/>
        </w:rPr>
        <w:t xml:space="preserve"> Thread(() -&gt;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xml:space="preserve">String </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 xml:space="preserve"> = Thread.</w:t>
      </w:r>
      <w:r w:rsidRPr="00F9254B">
        <w:rPr>
          <w:rFonts w:ascii="Century Schoolbook" w:hAnsi="Century Schoolbook" w:cs="Century Schoolbook"/>
          <w:iCs/>
          <w:color w:val="000000"/>
          <w:kern w:val="0"/>
          <w:sz w:val="24"/>
          <w:szCs w:val="24"/>
        </w:rPr>
        <w:t>currentThread</w:t>
      </w:r>
      <w:r w:rsidRPr="00F9254B">
        <w:rPr>
          <w:rFonts w:ascii="Century Schoolbook" w:hAnsi="Century Schoolbook" w:cs="Century Schoolbook"/>
          <w:color w:val="000000"/>
          <w:kern w:val="0"/>
          <w:sz w:val="24"/>
          <w:szCs w:val="24"/>
        </w:rPr>
        <w:t>().getName();</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.put(</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 xml:space="preserve"> , </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.split(</w:t>
      </w:r>
      <w:r w:rsidRPr="00F9254B">
        <w:rPr>
          <w:rFonts w:ascii="Century Schoolbook" w:hAnsi="Century Schoolbook" w:cs="Century Schoolbook"/>
          <w:color w:val="2A00FF"/>
          <w:kern w:val="0"/>
          <w:sz w:val="24"/>
          <w:szCs w:val="24"/>
        </w:rPr>
        <w:t>"-"</w:t>
      </w:r>
      <w:r w:rsidRPr="00F9254B">
        <w:rPr>
          <w:rFonts w:ascii="Century Schoolbook" w:hAnsi="Century Schoolbook" w:cs="Century Schoolbook"/>
          <w:color w:val="000000"/>
          <w:kern w:val="0"/>
          <w:sz w:val="24"/>
          <w:szCs w:val="24"/>
        </w:rPr>
        <w:t>)[1]);</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System.</w:t>
      </w:r>
      <w:r w:rsidRPr="00F9254B">
        <w:rPr>
          <w:rFonts w:ascii="Century Schoolbook" w:hAnsi="Century Schoolbook" w:cs="Century Schoolbook"/>
          <w:bCs/>
          <w:iCs/>
          <w:color w:val="0000C0"/>
          <w:kern w:val="0"/>
          <w:sz w:val="24"/>
          <w:szCs w:val="24"/>
        </w:rPr>
        <w:t>out</w:t>
      </w:r>
      <w:r w:rsidRPr="00F9254B">
        <w:rPr>
          <w:rFonts w:ascii="Century Schoolbook" w:hAnsi="Century Schoolbook" w:cs="Century Schoolbook"/>
          <w:color w:val="000000"/>
          <w:kern w:val="0"/>
          <w:sz w:val="24"/>
          <w:szCs w:val="24"/>
        </w:rPr>
        <w:t>.println(</w:t>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String.</w:t>
      </w:r>
      <w:r w:rsidRPr="00F9254B">
        <w:rPr>
          <w:rFonts w:ascii="Century Schoolbook" w:hAnsi="Century Schoolbook" w:cs="Century Schoolbook"/>
          <w:iCs/>
          <w:color w:val="000000"/>
          <w:kern w:val="0"/>
          <w:sz w:val="24"/>
          <w:szCs w:val="24"/>
        </w:rPr>
        <w:t>valueOf</w:t>
      </w:r>
      <w:r w:rsidRPr="00F9254B">
        <w:rPr>
          <w:rFonts w:ascii="Century Schoolbook" w:hAnsi="Century Schoolbook" w:cs="Century Schoolbook"/>
          <w:color w:val="000000"/>
          <w:kern w:val="0"/>
          <w:sz w:val="24"/>
          <w:szCs w:val="24"/>
        </w:rPr>
        <w:t>(</w:t>
      </w:r>
      <w:r w:rsidRPr="00F9254B">
        <w:rPr>
          <w:rFonts w:ascii="Century Schoolbook" w:hAnsi="Century Schoolbook" w:cs="Century Schoolbook"/>
          <w:color w:val="2A00FF"/>
          <w:kern w:val="0"/>
          <w:sz w:val="24"/>
          <w:szCs w:val="24"/>
        </w:rPr>
        <w:t>"T-"</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)).start();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t>}</w:t>
      </w:r>
    </w:p>
    <w:p w:rsidR="007F4FC8" w:rsidRDefault="007F4FC8" w:rsidP="007D35CF">
      <w:pPr>
        <w:rPr>
          <w:rFonts w:ascii="Century Schoolbook" w:hAnsi="Century Schoolbook"/>
        </w:rPr>
      </w:pPr>
    </w:p>
    <w:p w:rsidR="00693D7F" w:rsidRDefault="004F4CCB" w:rsidP="004F4CCB">
      <w:pPr>
        <w:pStyle w:val="Tip4"/>
      </w:pPr>
      <w:r>
        <w:rPr>
          <w:rFonts w:ascii="宋体" w:eastAsia="宋体" w:hAnsi="宋体" w:cs="宋体" w:hint="eastAsia"/>
        </w:rPr>
        <w:t>升级解决方式：</w:t>
      </w:r>
      <w:r w:rsidRPr="004F4CCB">
        <w:t>ConcurrentHashMap</w:t>
      </w:r>
      <w:r>
        <w:t xml:space="preserve"> </w:t>
      </w:r>
    </w:p>
    <w:p w:rsidR="008D176C" w:rsidRPr="008D176C" w:rsidRDefault="00B76D78" w:rsidP="00B76D78">
      <w:pPr>
        <w:autoSpaceDE w:val="0"/>
        <w:autoSpaceDN w:val="0"/>
        <w:adjustRightInd w:val="0"/>
        <w:ind w:firstLine="420"/>
        <w:jc w:val="left"/>
        <w:rPr>
          <w:rFonts w:ascii="Century Schoolbook" w:hAnsi="Century Schoolbook" w:cs="Century Schoolbook"/>
          <w:kern w:val="0"/>
          <w:sz w:val="24"/>
          <w:szCs w:val="24"/>
        </w:rPr>
      </w:pPr>
      <w:r w:rsidRPr="00B76D78">
        <w:rPr>
          <w:rFonts w:ascii="Century Schoolbook" w:hAnsi="Century Schoolbook" w:cs="Century Schoolbook"/>
          <w:kern w:val="0"/>
          <w:sz w:val="24"/>
          <w:szCs w:val="24"/>
        </w:rPr>
        <w:t>ConcurrentHashMap</w:t>
      </w:r>
      <w:r w:rsidRPr="00B76D78">
        <w:rPr>
          <w:rFonts w:ascii="Century Schoolbook" w:hAnsi="Century Schoolbook" w:cs="Century Schoolbook" w:hint="eastAsia"/>
          <w:kern w:val="0"/>
          <w:sz w:val="24"/>
          <w:szCs w:val="24"/>
        </w:rPr>
        <w:t>的</w:t>
      </w:r>
      <w:r w:rsidRPr="00B76D78">
        <w:rPr>
          <w:rFonts w:ascii="Century Schoolbook" w:hAnsi="Century Schoolbook" w:cs="Century Schoolbook" w:hint="eastAsia"/>
          <w:kern w:val="0"/>
          <w:sz w:val="24"/>
          <w:szCs w:val="24"/>
        </w:rPr>
        <w:t>Key</w:t>
      </w:r>
      <w:r w:rsidRPr="00B76D78">
        <w:rPr>
          <w:rFonts w:ascii="Century Schoolbook" w:hAnsi="Century Schoolbook" w:cs="Century Schoolbook" w:hint="eastAsia"/>
          <w:kern w:val="0"/>
          <w:sz w:val="24"/>
          <w:szCs w:val="24"/>
        </w:rPr>
        <w:t>和</w:t>
      </w:r>
      <w:r w:rsidRPr="00B76D78">
        <w:rPr>
          <w:rFonts w:ascii="Century Schoolbook" w:hAnsi="Century Schoolbook" w:cs="Century Schoolbook" w:hint="eastAsia"/>
          <w:kern w:val="0"/>
          <w:sz w:val="24"/>
          <w:szCs w:val="24"/>
        </w:rPr>
        <w:t>Value</w:t>
      </w:r>
      <w:r w:rsidRPr="00B76D78">
        <w:rPr>
          <w:rFonts w:ascii="Century Schoolbook" w:hAnsi="Century Schoolbook" w:cs="Century Schoolbook" w:hint="eastAsia"/>
          <w:kern w:val="0"/>
          <w:sz w:val="24"/>
          <w:szCs w:val="24"/>
        </w:rPr>
        <w:t>都不允许为</w:t>
      </w:r>
      <w:r w:rsidRPr="00B76D78">
        <w:rPr>
          <w:rFonts w:ascii="Century Schoolbook" w:hAnsi="Century Schoolbook" w:cs="Century Schoolbook" w:hint="eastAsia"/>
          <w:kern w:val="0"/>
          <w:sz w:val="24"/>
          <w:szCs w:val="24"/>
        </w:rPr>
        <w:t>null</w:t>
      </w:r>
      <w:r w:rsidRPr="00B76D78">
        <w:rPr>
          <w:rFonts w:ascii="Century Schoolbook" w:hAnsi="Century Schoolbook" w:cs="Century Schoolbook" w:hint="eastAsia"/>
          <w:kern w:val="0"/>
          <w:sz w:val="24"/>
          <w:szCs w:val="24"/>
        </w:rPr>
        <w:t>；</w:t>
      </w:r>
      <w:r w:rsidRPr="00B76D78">
        <w:rPr>
          <w:rFonts w:ascii="Century Schoolbook" w:hAnsi="Century Schoolbook" w:cs="Century Schoolbook" w:hint="eastAsia"/>
          <w:kern w:val="0"/>
          <w:sz w:val="24"/>
          <w:szCs w:val="24"/>
        </w:rPr>
        <w:t>Key</w:t>
      </w:r>
      <w:r w:rsidR="00036FBE">
        <w:rPr>
          <w:rFonts w:ascii="Century Schoolbook" w:hAnsi="Century Schoolbook" w:cs="Century Schoolbook" w:hint="eastAsia"/>
          <w:kern w:val="0"/>
          <w:sz w:val="24"/>
          <w:szCs w:val="24"/>
        </w:rPr>
        <w:t>允许重复，但</w:t>
      </w:r>
      <w:r w:rsidRPr="00B76D78">
        <w:rPr>
          <w:rFonts w:ascii="Century Schoolbook" w:hAnsi="Century Schoolbook" w:cs="Century Schoolbook" w:hint="eastAsia"/>
          <w:kern w:val="0"/>
          <w:sz w:val="24"/>
          <w:szCs w:val="24"/>
        </w:rPr>
        <w:t>会覆盖。</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public</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static</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void</w:t>
      </w:r>
      <w:r w:rsidRPr="008D176C">
        <w:rPr>
          <w:rFonts w:ascii="Century Schoolbook" w:hAnsi="Century Schoolbook" w:cs="Century Schoolbook"/>
          <w:color w:val="000000"/>
          <w:kern w:val="0"/>
          <w:sz w:val="24"/>
          <w:szCs w:val="24"/>
        </w:rPr>
        <w:t xml:space="preserve"> main(String[] </w:t>
      </w:r>
      <w:r w:rsidRPr="008D176C">
        <w:rPr>
          <w:rFonts w:ascii="Century Schoolbook" w:hAnsi="Century Schoolbook" w:cs="Century Schoolbook"/>
          <w:color w:val="6A3E3E"/>
          <w:kern w:val="0"/>
          <w:sz w:val="24"/>
          <w:szCs w:val="24"/>
        </w:rPr>
        <w:t>args</w:t>
      </w:r>
      <w:r w:rsidRPr="008D176C">
        <w:rPr>
          <w:rFonts w:ascii="Century Schoolbook" w:hAnsi="Century Schoolbook" w:cs="Century Schoolbook"/>
          <w:color w:val="000000"/>
          <w:kern w:val="0"/>
          <w:sz w:val="24"/>
          <w:szCs w:val="24"/>
        </w:rPr>
        <w: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xml:space="preserve">Map&lt;String , String&gt; </w:t>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 xml:space="preserve"> = </w:t>
      </w:r>
      <w:r w:rsidRPr="008D176C">
        <w:rPr>
          <w:rFonts w:ascii="Century Schoolbook" w:hAnsi="Century Schoolbook" w:cs="Century Schoolbook"/>
          <w:bCs/>
          <w:color w:val="7F0055"/>
          <w:kern w:val="0"/>
          <w:sz w:val="24"/>
          <w:szCs w:val="24"/>
        </w:rPr>
        <w:t>new</w:t>
      </w:r>
      <w:r w:rsidRPr="008D176C">
        <w:rPr>
          <w:rFonts w:ascii="Century Schoolbook" w:hAnsi="Century Schoolbook" w:cs="Century Schoolbook"/>
          <w:color w:val="000000"/>
          <w:kern w:val="0"/>
          <w:sz w:val="24"/>
          <w:szCs w:val="24"/>
        </w:rPr>
        <w:t xml:space="preserve"> ConcurrentHashMap&lt;String, String&gt;();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for</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int</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xml:space="preserve"> = 1;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xml:space="preserve"> &lt;= 30;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new</w:t>
      </w:r>
      <w:r w:rsidRPr="008D176C">
        <w:rPr>
          <w:rFonts w:ascii="Century Schoolbook" w:hAnsi="Century Schoolbook" w:cs="Century Schoolbook"/>
          <w:color w:val="000000"/>
          <w:kern w:val="0"/>
          <w:sz w:val="24"/>
          <w:szCs w:val="24"/>
        </w:rPr>
        <w:t xml:space="preserve"> Thread(() -&gt;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xml:space="preserve">String </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 xml:space="preserve"> = Thread.</w:t>
      </w:r>
      <w:r w:rsidRPr="008D176C">
        <w:rPr>
          <w:rFonts w:ascii="Century Schoolbook" w:hAnsi="Century Schoolbook" w:cs="Century Schoolbook"/>
          <w:iCs/>
          <w:color w:val="000000"/>
          <w:kern w:val="0"/>
          <w:sz w:val="24"/>
          <w:szCs w:val="24"/>
        </w:rPr>
        <w:t>currentThread</w:t>
      </w:r>
      <w:r w:rsidRPr="008D176C">
        <w:rPr>
          <w:rFonts w:ascii="Century Schoolbook" w:hAnsi="Century Schoolbook" w:cs="Century Schoolbook"/>
          <w:color w:val="000000"/>
          <w:kern w:val="0"/>
          <w:sz w:val="24"/>
          <w:szCs w:val="24"/>
        </w:rPr>
        <w:t>().getName();</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.put(</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 xml:space="preserve"> , </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.split(</w:t>
      </w:r>
      <w:r w:rsidRPr="008D176C">
        <w:rPr>
          <w:rFonts w:ascii="Century Schoolbook" w:hAnsi="Century Schoolbook" w:cs="Century Schoolbook"/>
          <w:color w:val="2A00FF"/>
          <w:kern w:val="0"/>
          <w:sz w:val="24"/>
          <w:szCs w:val="24"/>
        </w:rPr>
        <w:t>"-"</w:t>
      </w:r>
      <w:r w:rsidRPr="008D176C">
        <w:rPr>
          <w:rFonts w:ascii="Century Schoolbook" w:hAnsi="Century Schoolbook" w:cs="Century Schoolbook"/>
          <w:color w:val="000000"/>
          <w:kern w:val="0"/>
          <w:sz w:val="24"/>
          <w:szCs w:val="24"/>
        </w:rPr>
        <w:t>)[1]);</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System.</w:t>
      </w:r>
      <w:r w:rsidRPr="008D176C">
        <w:rPr>
          <w:rFonts w:ascii="Century Schoolbook" w:hAnsi="Century Schoolbook" w:cs="Century Schoolbook"/>
          <w:bCs/>
          <w:iCs/>
          <w:color w:val="0000C0"/>
          <w:kern w:val="0"/>
          <w:sz w:val="24"/>
          <w:szCs w:val="24"/>
        </w:rPr>
        <w:t>out</w:t>
      </w:r>
      <w:r w:rsidRPr="008D176C">
        <w:rPr>
          <w:rFonts w:ascii="Century Schoolbook" w:hAnsi="Century Schoolbook" w:cs="Century Schoolbook"/>
          <w:color w:val="000000"/>
          <w:kern w:val="0"/>
          <w:sz w:val="24"/>
          <w:szCs w:val="24"/>
        </w:rPr>
        <w:t>.println(</w:t>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String.</w:t>
      </w:r>
      <w:r w:rsidRPr="008D176C">
        <w:rPr>
          <w:rFonts w:ascii="Century Schoolbook" w:hAnsi="Century Schoolbook" w:cs="Century Schoolbook"/>
          <w:iCs/>
          <w:color w:val="000000"/>
          <w:kern w:val="0"/>
          <w:sz w:val="24"/>
          <w:szCs w:val="24"/>
        </w:rPr>
        <w:t>valueOf</w:t>
      </w:r>
      <w:r w:rsidRPr="008D176C">
        <w:rPr>
          <w:rFonts w:ascii="Century Schoolbook" w:hAnsi="Century Schoolbook" w:cs="Century Schoolbook"/>
          <w:color w:val="000000"/>
          <w:kern w:val="0"/>
          <w:sz w:val="24"/>
          <w:szCs w:val="24"/>
        </w:rPr>
        <w:t>(</w:t>
      </w:r>
      <w:r w:rsidRPr="008D176C">
        <w:rPr>
          <w:rFonts w:ascii="Century Schoolbook" w:hAnsi="Century Schoolbook" w:cs="Century Schoolbook"/>
          <w:color w:val="2A00FF"/>
          <w:kern w:val="0"/>
          <w:sz w:val="24"/>
          <w:szCs w:val="24"/>
        </w:rPr>
        <w:t>"T-"</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)).start();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t>}</w:t>
      </w:r>
    </w:p>
    <w:p w:rsidR="00582BB0" w:rsidRPr="008D176C" w:rsidRDefault="00582BB0" w:rsidP="007D35CF">
      <w:pPr>
        <w:rPr>
          <w:rFonts w:ascii="Century Schoolbook" w:hAnsi="Century Schoolbook"/>
        </w:rPr>
      </w:pPr>
    </w:p>
    <w:p w:rsidR="00582BB0" w:rsidRDefault="005D58EB" w:rsidP="005D58EB">
      <w:pPr>
        <w:pStyle w:val="Tip4"/>
      </w:pPr>
      <w:r w:rsidRPr="005D58EB">
        <w:rPr>
          <w:rFonts w:hint="eastAsia"/>
        </w:rPr>
        <w:t>ConcurrentHashMap1.7</w:t>
      </w:r>
      <w:r w:rsidRPr="005D58EB">
        <w:rPr>
          <w:rFonts w:ascii="宋体" w:eastAsia="宋体" w:hAnsi="宋体" w:cs="宋体" w:hint="eastAsia"/>
        </w:rPr>
        <w:t>和</w:t>
      </w:r>
      <w:r w:rsidRPr="005D58EB">
        <w:rPr>
          <w:rFonts w:hint="eastAsia"/>
        </w:rPr>
        <w:t>1.8</w:t>
      </w:r>
      <w:r w:rsidRPr="005D58EB">
        <w:rPr>
          <w:rFonts w:ascii="宋体" w:eastAsia="宋体" w:hAnsi="宋体" w:cs="宋体" w:hint="eastAsia"/>
        </w:rPr>
        <w:t>的不同实现</w:t>
      </w:r>
      <w:r>
        <w:rPr>
          <w:rFonts w:hint="eastAsia"/>
        </w:rPr>
        <w:t xml:space="preserve"> </w:t>
      </w:r>
    </w:p>
    <w:p w:rsidR="00582BB0" w:rsidRDefault="008078D6" w:rsidP="005774D9">
      <w:pPr>
        <w:ind w:firstLine="420"/>
        <w:rPr>
          <w:rFonts w:ascii="Century Schoolbook" w:hAnsi="Century Schoolbook"/>
        </w:rPr>
      </w:pPr>
      <w:r w:rsidRPr="008078D6">
        <w:rPr>
          <w:rFonts w:ascii="Century Schoolbook" w:hAnsi="Century Schoolbook" w:hint="eastAsia"/>
        </w:rPr>
        <w:t>jdk1.7</w:t>
      </w:r>
      <w:r w:rsidRPr="008078D6">
        <w:rPr>
          <w:rFonts w:ascii="Century Schoolbook" w:hAnsi="Century Schoolbook" w:hint="eastAsia"/>
        </w:rPr>
        <w:t>中采用</w:t>
      </w:r>
      <w:r w:rsidRPr="008078D6">
        <w:rPr>
          <w:rFonts w:ascii="Century Schoolbook" w:hAnsi="Century Schoolbook" w:hint="eastAsia"/>
        </w:rPr>
        <w:t>Segment + HashEntry</w:t>
      </w:r>
      <w:r w:rsidRPr="008078D6">
        <w:rPr>
          <w:rFonts w:ascii="Century Schoolbook" w:hAnsi="Century Schoolbook" w:hint="eastAsia"/>
        </w:rPr>
        <w:t>的方式进行实现</w:t>
      </w:r>
      <w:r w:rsidR="005774D9">
        <w:rPr>
          <w:rFonts w:ascii="Century Schoolbook" w:hAnsi="Century Schoolbook" w:hint="eastAsia"/>
        </w:rPr>
        <w:t>。</w:t>
      </w:r>
      <w:r w:rsidR="005774D9" w:rsidRPr="005774D9">
        <w:rPr>
          <w:rFonts w:ascii="Century Schoolbook" w:hAnsi="Century Schoolbook" w:hint="eastAsia"/>
        </w:rPr>
        <w:t>ConcurrentHashMap</w:t>
      </w:r>
      <w:r w:rsidR="005774D9" w:rsidRPr="005774D9">
        <w:rPr>
          <w:rFonts w:ascii="Century Schoolbook" w:hAnsi="Century Schoolbook" w:hint="eastAsia"/>
        </w:rPr>
        <w:t>初始化时，计算出</w:t>
      </w:r>
      <w:r w:rsidR="005774D9" w:rsidRPr="005774D9">
        <w:rPr>
          <w:rFonts w:ascii="Century Schoolbook" w:hAnsi="Century Schoolbook" w:hint="eastAsia"/>
        </w:rPr>
        <w:t>Segment</w:t>
      </w:r>
      <w:r w:rsidR="005774D9" w:rsidRPr="005774D9">
        <w:rPr>
          <w:rFonts w:ascii="Century Schoolbook" w:hAnsi="Century Schoolbook" w:hint="eastAsia"/>
        </w:rPr>
        <w:t>数组的大小</w:t>
      </w:r>
      <w:r w:rsidR="005774D9" w:rsidRPr="005774D9">
        <w:rPr>
          <w:rFonts w:ascii="Century Schoolbook" w:hAnsi="Century Schoolbook" w:hint="eastAsia"/>
        </w:rPr>
        <w:t>ssize</w:t>
      </w:r>
      <w:r w:rsidR="005774D9" w:rsidRPr="005774D9">
        <w:rPr>
          <w:rFonts w:ascii="Century Schoolbook" w:hAnsi="Century Schoolbook" w:hint="eastAsia"/>
        </w:rPr>
        <w:t>和每个</w:t>
      </w:r>
      <w:r w:rsidR="005774D9" w:rsidRPr="005774D9">
        <w:rPr>
          <w:rFonts w:ascii="Century Schoolbook" w:hAnsi="Century Schoolbook" w:hint="eastAsia"/>
        </w:rPr>
        <w:t>Segment</w:t>
      </w:r>
      <w:r w:rsidR="005774D9" w:rsidRPr="005774D9">
        <w:rPr>
          <w:rFonts w:ascii="Century Schoolbook" w:hAnsi="Century Schoolbook" w:hint="eastAsia"/>
        </w:rPr>
        <w:t>中</w:t>
      </w:r>
      <w:r w:rsidR="005774D9" w:rsidRPr="005774D9">
        <w:rPr>
          <w:rFonts w:ascii="Century Schoolbook" w:hAnsi="Century Schoolbook" w:hint="eastAsia"/>
        </w:rPr>
        <w:t>HashEntry</w:t>
      </w:r>
      <w:r w:rsidR="005774D9" w:rsidRPr="005774D9">
        <w:rPr>
          <w:rFonts w:ascii="Century Schoolbook" w:hAnsi="Century Schoolbook" w:hint="eastAsia"/>
        </w:rPr>
        <w:t>数组的大小</w:t>
      </w:r>
      <w:r w:rsidR="005774D9" w:rsidRPr="005774D9">
        <w:rPr>
          <w:rFonts w:ascii="Century Schoolbook" w:hAnsi="Century Schoolbook" w:hint="eastAsia"/>
        </w:rPr>
        <w:t>cap</w:t>
      </w:r>
      <w:r w:rsidR="005774D9" w:rsidRPr="005774D9">
        <w:rPr>
          <w:rFonts w:ascii="Century Schoolbook" w:hAnsi="Century Schoolbook" w:hint="eastAsia"/>
        </w:rPr>
        <w:t>，并初始化</w:t>
      </w:r>
      <w:r w:rsidR="005774D9" w:rsidRPr="005774D9">
        <w:rPr>
          <w:rFonts w:ascii="Century Schoolbook" w:hAnsi="Century Schoolbook" w:hint="eastAsia"/>
        </w:rPr>
        <w:t>Segment</w:t>
      </w:r>
      <w:r w:rsidR="005774D9" w:rsidRPr="005774D9">
        <w:rPr>
          <w:rFonts w:ascii="Century Schoolbook" w:hAnsi="Century Schoolbook" w:hint="eastAsia"/>
        </w:rPr>
        <w:t>数组的第一个元素；其中</w:t>
      </w:r>
      <w:r w:rsidR="005774D9" w:rsidRPr="005774D9">
        <w:rPr>
          <w:rFonts w:ascii="Century Schoolbook" w:hAnsi="Century Schoolbook" w:hint="eastAsia"/>
        </w:rPr>
        <w:t>ssize</w:t>
      </w:r>
      <w:r w:rsidR="005774D9" w:rsidRPr="005774D9">
        <w:rPr>
          <w:rFonts w:ascii="Century Schoolbook" w:hAnsi="Century Schoolbook" w:hint="eastAsia"/>
        </w:rPr>
        <w:t>大小为</w:t>
      </w:r>
      <w:r w:rsidR="005774D9" w:rsidRPr="005774D9">
        <w:rPr>
          <w:rFonts w:ascii="Century Schoolbook" w:hAnsi="Century Schoolbook" w:hint="eastAsia"/>
        </w:rPr>
        <w:t>2</w:t>
      </w:r>
      <w:r w:rsidR="005774D9" w:rsidRPr="005774D9">
        <w:rPr>
          <w:rFonts w:ascii="Century Schoolbook" w:hAnsi="Century Schoolbook" w:hint="eastAsia"/>
        </w:rPr>
        <w:t>的幂次方，默认为</w:t>
      </w:r>
      <w:r w:rsidR="005774D9" w:rsidRPr="005774D9">
        <w:rPr>
          <w:rFonts w:ascii="Century Schoolbook" w:hAnsi="Century Schoolbook" w:hint="eastAsia"/>
        </w:rPr>
        <w:t>16</w:t>
      </w:r>
      <w:r w:rsidR="005774D9" w:rsidRPr="005774D9">
        <w:rPr>
          <w:rFonts w:ascii="Century Schoolbook" w:hAnsi="Century Schoolbook" w:hint="eastAsia"/>
        </w:rPr>
        <w:t>，</w:t>
      </w:r>
      <w:r w:rsidR="005774D9" w:rsidRPr="005774D9">
        <w:rPr>
          <w:rFonts w:ascii="Century Schoolbook" w:hAnsi="Century Schoolbook" w:hint="eastAsia"/>
        </w:rPr>
        <w:t>cap</w:t>
      </w:r>
      <w:r w:rsidR="005774D9" w:rsidRPr="005774D9">
        <w:rPr>
          <w:rFonts w:ascii="Century Schoolbook" w:hAnsi="Century Schoolbook" w:hint="eastAsia"/>
        </w:rPr>
        <w:t>大小也是</w:t>
      </w:r>
      <w:r w:rsidR="005774D9" w:rsidRPr="005774D9">
        <w:rPr>
          <w:rFonts w:ascii="Century Schoolbook" w:hAnsi="Century Schoolbook" w:hint="eastAsia"/>
        </w:rPr>
        <w:t>2</w:t>
      </w:r>
      <w:r w:rsidR="005774D9" w:rsidRPr="005774D9">
        <w:rPr>
          <w:rFonts w:ascii="Century Schoolbook" w:hAnsi="Century Schoolbook" w:hint="eastAsia"/>
        </w:rPr>
        <w:t>的幂次方，最小值为</w:t>
      </w:r>
      <w:r w:rsidR="005774D9" w:rsidRPr="005774D9">
        <w:rPr>
          <w:rFonts w:ascii="Century Schoolbook" w:hAnsi="Century Schoolbook" w:hint="eastAsia"/>
        </w:rPr>
        <w:t>2</w:t>
      </w:r>
      <w:r w:rsidR="005774D9" w:rsidRPr="005774D9">
        <w:rPr>
          <w:rFonts w:ascii="Century Schoolbook" w:hAnsi="Century Schoolbook" w:hint="eastAsia"/>
        </w:rPr>
        <w:t>，最终结果根据根据初始化容量</w:t>
      </w:r>
      <w:r w:rsidR="005774D9" w:rsidRPr="005774D9">
        <w:rPr>
          <w:rFonts w:ascii="Century Schoolbook" w:hAnsi="Century Schoolbook" w:hint="eastAsia"/>
        </w:rPr>
        <w:t>initialCapacity</w:t>
      </w:r>
      <w:r w:rsidR="005774D9" w:rsidRPr="005774D9">
        <w:rPr>
          <w:rFonts w:ascii="Century Schoolbook" w:hAnsi="Century Schoolbook" w:hint="eastAsia"/>
        </w:rPr>
        <w:t>进行计算</w:t>
      </w:r>
      <w:r w:rsidR="005774D9">
        <w:rPr>
          <w:rFonts w:ascii="Century Schoolbook" w:hAnsi="Century Schoolbook" w:hint="eastAsia"/>
        </w:rPr>
        <w:t>。</w:t>
      </w:r>
      <w:r w:rsidR="005774D9" w:rsidRPr="005774D9">
        <w:rPr>
          <w:rFonts w:ascii="Century Schoolbook" w:hAnsi="Century Schoolbook" w:hint="eastAsia"/>
        </w:rPr>
        <w:t>Segment</w:t>
      </w:r>
      <w:r w:rsidR="005774D9" w:rsidRPr="005774D9">
        <w:rPr>
          <w:rFonts w:ascii="Century Schoolbook" w:hAnsi="Century Schoolbook" w:hint="eastAsia"/>
        </w:rPr>
        <w:t>在实现上继承了</w:t>
      </w:r>
      <w:r w:rsidR="005774D9" w:rsidRPr="005774D9">
        <w:rPr>
          <w:rFonts w:ascii="Century Schoolbook" w:hAnsi="Century Schoolbook" w:hint="eastAsia"/>
        </w:rPr>
        <w:t>ReentrantLock</w:t>
      </w:r>
      <w:r w:rsidR="005774D9" w:rsidRPr="005774D9">
        <w:rPr>
          <w:rFonts w:ascii="Century Schoolbook" w:hAnsi="Century Schoolbook" w:hint="eastAsia"/>
        </w:rPr>
        <w:t>，这样就自带了锁的功能。</w:t>
      </w:r>
    </w:p>
    <w:p w:rsidR="00582BB0" w:rsidRDefault="005774D9" w:rsidP="007D35CF">
      <w:pPr>
        <w:rPr>
          <w:rFonts w:ascii="Century Schoolbook" w:hAnsi="Century Schoolbook"/>
        </w:rPr>
      </w:pPr>
      <w:r w:rsidRPr="005774D9">
        <w:rPr>
          <w:rFonts w:ascii="Century Schoolbook" w:hAnsi="Century Schoolbook" w:hint="eastAsia"/>
          <w:b/>
        </w:rPr>
        <w:t>put</w:t>
      </w:r>
      <w:r w:rsidRPr="005774D9">
        <w:rPr>
          <w:rFonts w:ascii="Century Schoolbook" w:hAnsi="Century Schoolbook" w:hint="eastAsia"/>
          <w:b/>
        </w:rPr>
        <w:t>实现</w:t>
      </w:r>
      <w:r>
        <w:rPr>
          <w:rFonts w:ascii="Century Schoolbook" w:hAnsi="Century Schoolbook" w:hint="eastAsia"/>
        </w:rPr>
        <w:t>：</w:t>
      </w:r>
    </w:p>
    <w:p w:rsidR="00582BB0" w:rsidRDefault="00D70266" w:rsidP="007D35CF">
      <w:pPr>
        <w:rPr>
          <w:rFonts w:ascii="Century Schoolbook" w:hAnsi="Century Schoolbook"/>
        </w:rPr>
      </w:pPr>
      <w:r>
        <w:rPr>
          <w:rFonts w:ascii="Century Schoolbook" w:hAnsi="Century Schoolbook"/>
        </w:rPr>
        <w:tab/>
      </w:r>
      <w:r w:rsidRPr="00D70266">
        <w:rPr>
          <w:rFonts w:ascii="Century Schoolbook" w:hAnsi="Century Schoolbook" w:hint="eastAsia"/>
        </w:rPr>
        <w:t>当执行</w:t>
      </w:r>
      <w:r w:rsidRPr="00D70266">
        <w:rPr>
          <w:rFonts w:ascii="Century Schoolbook" w:hAnsi="Century Schoolbook" w:hint="eastAsia"/>
        </w:rPr>
        <w:t>put</w:t>
      </w:r>
      <w:r w:rsidRPr="00D70266">
        <w:rPr>
          <w:rFonts w:ascii="Century Schoolbook" w:hAnsi="Century Schoolbook" w:hint="eastAsia"/>
        </w:rPr>
        <w:t>方法插入数据时，根据</w:t>
      </w:r>
      <w:r w:rsidRPr="00D70266">
        <w:rPr>
          <w:rFonts w:ascii="Century Schoolbook" w:hAnsi="Century Schoolbook" w:hint="eastAsia"/>
        </w:rPr>
        <w:t>key</w:t>
      </w:r>
      <w:r w:rsidRPr="00D70266">
        <w:rPr>
          <w:rFonts w:ascii="Century Schoolbook" w:hAnsi="Century Schoolbook" w:hint="eastAsia"/>
        </w:rPr>
        <w:t>的</w:t>
      </w:r>
      <w:r w:rsidRPr="00D70266">
        <w:rPr>
          <w:rFonts w:ascii="Century Schoolbook" w:hAnsi="Century Schoolbook" w:hint="eastAsia"/>
        </w:rPr>
        <w:t>hash</w:t>
      </w:r>
      <w:r w:rsidRPr="00D70266">
        <w:rPr>
          <w:rFonts w:ascii="Century Schoolbook" w:hAnsi="Century Schoolbook" w:hint="eastAsia"/>
        </w:rPr>
        <w:t>值，在</w:t>
      </w:r>
      <w:r w:rsidRPr="00D70266">
        <w:rPr>
          <w:rFonts w:ascii="Century Schoolbook" w:hAnsi="Century Schoolbook" w:hint="eastAsia"/>
        </w:rPr>
        <w:t>Segment</w:t>
      </w:r>
      <w:r w:rsidRPr="00D70266">
        <w:rPr>
          <w:rFonts w:ascii="Century Schoolbook" w:hAnsi="Century Schoolbook" w:hint="eastAsia"/>
        </w:rPr>
        <w:t>数组中找到相应的位置，如果相应位置的</w:t>
      </w:r>
      <w:r w:rsidRPr="00D70266">
        <w:rPr>
          <w:rFonts w:ascii="Century Schoolbook" w:hAnsi="Century Schoolbook" w:hint="eastAsia"/>
        </w:rPr>
        <w:t>Segment</w:t>
      </w:r>
      <w:r w:rsidRPr="00D70266">
        <w:rPr>
          <w:rFonts w:ascii="Century Schoolbook" w:hAnsi="Century Schoolbook" w:hint="eastAsia"/>
        </w:rPr>
        <w:t>还未初始化，则通过</w:t>
      </w:r>
      <w:r w:rsidRPr="00D70266">
        <w:rPr>
          <w:rFonts w:ascii="Century Schoolbook" w:hAnsi="Century Schoolbook" w:hint="eastAsia"/>
        </w:rPr>
        <w:t>CAS</w:t>
      </w:r>
      <w:r w:rsidRPr="00D70266">
        <w:rPr>
          <w:rFonts w:ascii="Century Schoolbook" w:hAnsi="Century Schoolbook" w:hint="eastAsia"/>
        </w:rPr>
        <w:t>进行赋值，接着执行</w:t>
      </w:r>
      <w:r w:rsidRPr="00D70266">
        <w:rPr>
          <w:rFonts w:ascii="Century Schoolbook" w:hAnsi="Century Schoolbook" w:hint="eastAsia"/>
        </w:rPr>
        <w:t>Segment</w:t>
      </w:r>
      <w:r w:rsidRPr="00D70266">
        <w:rPr>
          <w:rFonts w:ascii="Century Schoolbook" w:hAnsi="Century Schoolbook" w:hint="eastAsia"/>
        </w:rPr>
        <w:t>对象的</w:t>
      </w:r>
      <w:r w:rsidRPr="00D70266">
        <w:rPr>
          <w:rFonts w:ascii="Century Schoolbook" w:hAnsi="Century Schoolbook" w:hint="eastAsia"/>
        </w:rPr>
        <w:t>put</w:t>
      </w:r>
      <w:r w:rsidRPr="00D70266">
        <w:rPr>
          <w:rFonts w:ascii="Century Schoolbook" w:hAnsi="Century Schoolbook" w:hint="eastAsia"/>
        </w:rPr>
        <w:t>方法通过加锁机制插入数据</w:t>
      </w:r>
      <w:r>
        <w:rPr>
          <w:rFonts w:ascii="Century Schoolbook" w:hAnsi="Century Schoolbook" w:hint="eastAsia"/>
        </w:rPr>
        <w:t>。</w:t>
      </w:r>
    </w:p>
    <w:p w:rsidR="00582BB0" w:rsidRDefault="00582BB0" w:rsidP="007D35CF">
      <w:pPr>
        <w:rPr>
          <w:rFonts w:ascii="Century Schoolbook" w:hAnsi="Century Schoolbook"/>
        </w:rPr>
      </w:pPr>
    </w:p>
    <w:p w:rsidR="004B3DD6" w:rsidRPr="004B3DD6" w:rsidRDefault="004B3DD6" w:rsidP="004B3DD6">
      <w:pPr>
        <w:rPr>
          <w:rFonts w:ascii="Century Schoolbook" w:hAnsi="Century Schoolbook"/>
        </w:rPr>
      </w:pPr>
      <w:r w:rsidRPr="004B3DD6">
        <w:rPr>
          <w:rFonts w:ascii="Century Schoolbook" w:hAnsi="Century Schoolbook" w:hint="eastAsia"/>
        </w:rPr>
        <w:t>场景：线程</w:t>
      </w:r>
      <w:r w:rsidRPr="004B3DD6">
        <w:rPr>
          <w:rFonts w:ascii="Century Schoolbook" w:hAnsi="Century Schoolbook" w:hint="eastAsia"/>
        </w:rPr>
        <w:t>A</w:t>
      </w:r>
      <w:r w:rsidRPr="004B3DD6">
        <w:rPr>
          <w:rFonts w:ascii="Century Schoolbook" w:hAnsi="Century Schoolbook" w:hint="eastAsia"/>
        </w:rPr>
        <w:t>和线程</w:t>
      </w:r>
      <w:r w:rsidRPr="004B3DD6">
        <w:rPr>
          <w:rFonts w:ascii="Century Schoolbook" w:hAnsi="Century Schoolbook" w:hint="eastAsia"/>
        </w:rPr>
        <w:t>B</w:t>
      </w:r>
      <w:r w:rsidRPr="004B3DD6">
        <w:rPr>
          <w:rFonts w:ascii="Century Schoolbook" w:hAnsi="Century Schoolbook" w:hint="eastAsia"/>
        </w:rPr>
        <w:t>同时执行相同</w:t>
      </w:r>
      <w:r w:rsidRPr="004B3DD6">
        <w:rPr>
          <w:rFonts w:ascii="Century Schoolbook" w:hAnsi="Century Schoolbook" w:hint="eastAsia"/>
        </w:rPr>
        <w:t>Segment</w:t>
      </w:r>
      <w:r w:rsidRPr="004B3DD6">
        <w:rPr>
          <w:rFonts w:ascii="Century Schoolbook" w:hAnsi="Century Schoolbook" w:hint="eastAsia"/>
        </w:rPr>
        <w:t>对象的</w:t>
      </w:r>
      <w:r w:rsidRPr="004B3DD6">
        <w:rPr>
          <w:rFonts w:ascii="Century Schoolbook" w:hAnsi="Century Schoolbook" w:hint="eastAsia"/>
        </w:rPr>
        <w:t>put</w:t>
      </w:r>
      <w:r w:rsidRPr="004B3DD6">
        <w:rPr>
          <w:rFonts w:ascii="Century Schoolbook" w:hAnsi="Century Schoolbook" w:hint="eastAsia"/>
        </w:rPr>
        <w:t>方法</w:t>
      </w:r>
    </w:p>
    <w:p w:rsidR="004B3DD6" w:rsidRPr="004B3DD6" w:rsidRDefault="004B3DD6" w:rsidP="004B3DD6">
      <w:pPr>
        <w:rPr>
          <w:rFonts w:ascii="Century Schoolbook" w:hAnsi="Century Schoolbook"/>
        </w:rPr>
      </w:pPr>
      <w:r w:rsidRPr="004B3DD6">
        <w:rPr>
          <w:rFonts w:ascii="Century Schoolbook" w:hAnsi="Century Schoolbook" w:hint="eastAsia"/>
        </w:rPr>
        <w:t>1</w:t>
      </w:r>
      <w:r w:rsidRPr="004B3DD6">
        <w:rPr>
          <w:rFonts w:ascii="Century Schoolbook" w:hAnsi="Century Schoolbook" w:hint="eastAsia"/>
        </w:rPr>
        <w:t>、线程</w:t>
      </w:r>
      <w:r w:rsidRPr="004B3DD6">
        <w:rPr>
          <w:rFonts w:ascii="Century Schoolbook" w:hAnsi="Century Schoolbook" w:hint="eastAsia"/>
        </w:rPr>
        <w:t>A</w:t>
      </w:r>
      <w:r w:rsidRPr="004B3DD6">
        <w:rPr>
          <w:rFonts w:ascii="Century Schoolbook" w:hAnsi="Century Schoolbook" w:hint="eastAsia"/>
        </w:rPr>
        <w:t>执行</w:t>
      </w:r>
      <w:r w:rsidRPr="004B3DD6">
        <w:rPr>
          <w:rFonts w:ascii="Century Schoolbook" w:hAnsi="Century Schoolbook" w:hint="eastAsia"/>
        </w:rPr>
        <w:t>tryLock()</w:t>
      </w:r>
      <w:r w:rsidRPr="004B3DD6">
        <w:rPr>
          <w:rFonts w:ascii="Century Schoolbook" w:hAnsi="Century Schoolbook" w:hint="eastAsia"/>
        </w:rPr>
        <w:t>方法成功获取锁，则把</w:t>
      </w:r>
      <w:r w:rsidRPr="004B3DD6">
        <w:rPr>
          <w:rFonts w:ascii="Century Schoolbook" w:hAnsi="Century Schoolbook" w:hint="eastAsia"/>
        </w:rPr>
        <w:t>HashEntry</w:t>
      </w:r>
      <w:r w:rsidRPr="004B3DD6">
        <w:rPr>
          <w:rFonts w:ascii="Century Schoolbook" w:hAnsi="Century Schoolbook" w:hint="eastAsia"/>
        </w:rPr>
        <w:t>对象插入到相应的位置；</w:t>
      </w:r>
    </w:p>
    <w:p w:rsidR="004B3DD6" w:rsidRPr="004B3DD6" w:rsidRDefault="004B3DD6" w:rsidP="004B3DD6">
      <w:pPr>
        <w:rPr>
          <w:rFonts w:ascii="Century Schoolbook" w:hAnsi="Century Schoolbook"/>
        </w:rPr>
      </w:pPr>
      <w:r w:rsidRPr="004B3DD6">
        <w:rPr>
          <w:rFonts w:ascii="Century Schoolbook" w:hAnsi="Century Schoolbook" w:hint="eastAsia"/>
        </w:rPr>
        <w:t>2</w:t>
      </w:r>
      <w:r w:rsidRPr="004B3DD6">
        <w:rPr>
          <w:rFonts w:ascii="Century Schoolbook" w:hAnsi="Century Schoolbook" w:hint="eastAsia"/>
        </w:rPr>
        <w:t>、线程</w:t>
      </w:r>
      <w:r w:rsidRPr="004B3DD6">
        <w:rPr>
          <w:rFonts w:ascii="Century Schoolbook" w:hAnsi="Century Schoolbook" w:hint="eastAsia"/>
        </w:rPr>
        <w:t>B</w:t>
      </w:r>
      <w:r w:rsidRPr="004B3DD6">
        <w:rPr>
          <w:rFonts w:ascii="Century Schoolbook" w:hAnsi="Century Schoolbook" w:hint="eastAsia"/>
        </w:rPr>
        <w:t>获取锁失败，则执行</w:t>
      </w:r>
      <w:r w:rsidRPr="004B3DD6">
        <w:rPr>
          <w:rFonts w:ascii="Century Schoolbook" w:hAnsi="Century Schoolbook" w:hint="eastAsia"/>
        </w:rPr>
        <w:t>scanAndLockForPut()</w:t>
      </w:r>
      <w:r w:rsidRPr="004B3DD6">
        <w:rPr>
          <w:rFonts w:ascii="Century Schoolbook" w:hAnsi="Century Schoolbook" w:hint="eastAsia"/>
        </w:rPr>
        <w:t>方法，在</w:t>
      </w:r>
      <w:r w:rsidRPr="004B3DD6">
        <w:rPr>
          <w:rFonts w:ascii="Century Schoolbook" w:hAnsi="Century Schoolbook" w:hint="eastAsia"/>
        </w:rPr>
        <w:t>scanAndLockForPut</w:t>
      </w:r>
      <w:r w:rsidRPr="004B3DD6">
        <w:rPr>
          <w:rFonts w:ascii="Century Schoolbook" w:hAnsi="Century Schoolbook" w:hint="eastAsia"/>
        </w:rPr>
        <w:t>方法中，会通过重复执行</w:t>
      </w:r>
      <w:r w:rsidRPr="004B3DD6">
        <w:rPr>
          <w:rFonts w:ascii="Century Schoolbook" w:hAnsi="Century Schoolbook" w:hint="eastAsia"/>
        </w:rPr>
        <w:t>tryLock()</w:t>
      </w:r>
      <w:r w:rsidRPr="004B3DD6">
        <w:rPr>
          <w:rFonts w:ascii="Century Schoolbook" w:hAnsi="Century Schoolbook" w:hint="eastAsia"/>
        </w:rPr>
        <w:t>方法尝试获取锁，在多处理器环境下，重复次数为</w:t>
      </w:r>
      <w:r w:rsidRPr="004B3DD6">
        <w:rPr>
          <w:rFonts w:ascii="Century Schoolbook" w:hAnsi="Century Schoolbook" w:hint="eastAsia"/>
        </w:rPr>
        <w:t>64</w:t>
      </w:r>
      <w:r w:rsidRPr="004B3DD6">
        <w:rPr>
          <w:rFonts w:ascii="Century Schoolbook" w:hAnsi="Century Schoolbook" w:hint="eastAsia"/>
        </w:rPr>
        <w:t>，单处理器重复次数为</w:t>
      </w:r>
      <w:r w:rsidRPr="004B3DD6">
        <w:rPr>
          <w:rFonts w:ascii="Century Schoolbook" w:hAnsi="Century Schoolbook" w:hint="eastAsia"/>
        </w:rPr>
        <w:t>1</w:t>
      </w:r>
      <w:r w:rsidRPr="004B3DD6">
        <w:rPr>
          <w:rFonts w:ascii="Century Schoolbook" w:hAnsi="Century Schoolbook" w:hint="eastAsia"/>
        </w:rPr>
        <w:t>，当执行</w:t>
      </w:r>
      <w:r w:rsidRPr="004B3DD6">
        <w:rPr>
          <w:rFonts w:ascii="Century Schoolbook" w:hAnsi="Century Schoolbook" w:hint="eastAsia"/>
        </w:rPr>
        <w:t>tryLock()</w:t>
      </w:r>
      <w:r w:rsidRPr="004B3DD6">
        <w:rPr>
          <w:rFonts w:ascii="Century Schoolbook" w:hAnsi="Century Schoolbook" w:hint="eastAsia"/>
        </w:rPr>
        <w:t>方法的次数超过上限时，则执行</w:t>
      </w:r>
      <w:r w:rsidRPr="004B3DD6">
        <w:rPr>
          <w:rFonts w:ascii="Century Schoolbook" w:hAnsi="Century Schoolbook" w:hint="eastAsia"/>
        </w:rPr>
        <w:t>lock()</w:t>
      </w:r>
      <w:r w:rsidRPr="004B3DD6">
        <w:rPr>
          <w:rFonts w:ascii="Century Schoolbook" w:hAnsi="Century Schoolbook" w:hint="eastAsia"/>
        </w:rPr>
        <w:t>方法挂起线程</w:t>
      </w:r>
      <w:r w:rsidRPr="004B3DD6">
        <w:rPr>
          <w:rFonts w:ascii="Century Schoolbook" w:hAnsi="Century Schoolbook" w:hint="eastAsia"/>
        </w:rPr>
        <w:t>B</w:t>
      </w:r>
      <w:r w:rsidRPr="004B3DD6">
        <w:rPr>
          <w:rFonts w:ascii="Century Schoolbook" w:hAnsi="Century Schoolbook" w:hint="eastAsia"/>
        </w:rPr>
        <w:t>；</w:t>
      </w:r>
    </w:p>
    <w:p w:rsidR="00582BB0" w:rsidRDefault="004B3DD6" w:rsidP="004B3DD6">
      <w:pPr>
        <w:rPr>
          <w:rFonts w:ascii="Century Schoolbook" w:hAnsi="Century Schoolbook"/>
        </w:rPr>
      </w:pPr>
      <w:r w:rsidRPr="004B3DD6">
        <w:rPr>
          <w:rFonts w:ascii="Century Schoolbook" w:hAnsi="Century Schoolbook" w:hint="eastAsia"/>
        </w:rPr>
        <w:t>3</w:t>
      </w:r>
      <w:r w:rsidRPr="004B3DD6">
        <w:rPr>
          <w:rFonts w:ascii="Century Schoolbook" w:hAnsi="Century Schoolbook" w:hint="eastAsia"/>
        </w:rPr>
        <w:t>、当线程</w:t>
      </w:r>
      <w:r w:rsidRPr="004B3DD6">
        <w:rPr>
          <w:rFonts w:ascii="Century Schoolbook" w:hAnsi="Century Schoolbook" w:hint="eastAsia"/>
        </w:rPr>
        <w:t>A</w:t>
      </w:r>
      <w:r w:rsidRPr="004B3DD6">
        <w:rPr>
          <w:rFonts w:ascii="Century Schoolbook" w:hAnsi="Century Schoolbook" w:hint="eastAsia"/>
        </w:rPr>
        <w:t>执行完插入操作时，会通过</w:t>
      </w:r>
      <w:r w:rsidRPr="004B3DD6">
        <w:rPr>
          <w:rFonts w:ascii="Century Schoolbook" w:hAnsi="Century Schoolbook" w:hint="eastAsia"/>
        </w:rPr>
        <w:t>unlock()</w:t>
      </w:r>
      <w:r w:rsidRPr="004B3DD6">
        <w:rPr>
          <w:rFonts w:ascii="Century Schoolbook" w:hAnsi="Century Schoolbook" w:hint="eastAsia"/>
        </w:rPr>
        <w:t>方法释放锁，接着唤醒线程</w:t>
      </w:r>
      <w:r w:rsidRPr="004B3DD6">
        <w:rPr>
          <w:rFonts w:ascii="Century Schoolbook" w:hAnsi="Century Schoolbook" w:hint="eastAsia"/>
        </w:rPr>
        <w:t>B</w:t>
      </w:r>
      <w:r w:rsidRPr="004B3DD6">
        <w:rPr>
          <w:rFonts w:ascii="Century Schoolbook" w:hAnsi="Century Schoolbook" w:hint="eastAsia"/>
        </w:rPr>
        <w:t>继续执行；</w:t>
      </w:r>
    </w:p>
    <w:p w:rsidR="00582BB0" w:rsidRDefault="00582BB0" w:rsidP="007D35CF">
      <w:pPr>
        <w:rPr>
          <w:rFonts w:ascii="Century Schoolbook" w:hAnsi="Century Schoolbook"/>
        </w:rPr>
      </w:pPr>
    </w:p>
    <w:p w:rsidR="00582BB0" w:rsidRDefault="004B3DD6" w:rsidP="004B3DD6">
      <w:pPr>
        <w:ind w:firstLine="420"/>
        <w:rPr>
          <w:rFonts w:ascii="Century Schoolbook" w:hAnsi="Century Schoolbook"/>
        </w:rPr>
      </w:pPr>
      <w:r w:rsidRPr="004B3DD6">
        <w:rPr>
          <w:rFonts w:ascii="Century Schoolbook" w:hAnsi="Century Schoolbook" w:hint="eastAsia"/>
        </w:rPr>
        <w:t>1.8</w:t>
      </w:r>
      <w:r w:rsidRPr="004B3DD6">
        <w:rPr>
          <w:rFonts w:ascii="Century Schoolbook" w:hAnsi="Century Schoolbook" w:hint="eastAsia"/>
        </w:rPr>
        <w:t>中放弃了</w:t>
      </w:r>
      <w:r w:rsidRPr="004B3DD6">
        <w:rPr>
          <w:rFonts w:ascii="Century Schoolbook" w:hAnsi="Century Schoolbook" w:hint="eastAsia"/>
        </w:rPr>
        <w:t>Segment</w:t>
      </w:r>
      <w:r w:rsidRPr="004B3DD6">
        <w:rPr>
          <w:rFonts w:ascii="Century Schoolbook" w:hAnsi="Century Schoolbook" w:hint="eastAsia"/>
        </w:rPr>
        <w:t>臃肿的设计，取而代之的是采用</w:t>
      </w:r>
      <w:r w:rsidRPr="00B81770">
        <w:rPr>
          <w:rFonts w:ascii="Century Schoolbook" w:hAnsi="Century Schoolbook" w:hint="eastAsia"/>
          <w:color w:val="FF0000"/>
        </w:rPr>
        <w:t>Node + CAS + Synchronized</w:t>
      </w:r>
      <w:r w:rsidRPr="004B3DD6">
        <w:rPr>
          <w:rFonts w:ascii="Century Schoolbook" w:hAnsi="Century Schoolbook" w:hint="eastAsia"/>
        </w:rPr>
        <w:t>来保证并发安全进行实现</w:t>
      </w:r>
      <w:r>
        <w:rPr>
          <w:rFonts w:ascii="Century Schoolbook" w:hAnsi="Century Schoolbook" w:hint="eastAsia"/>
        </w:rPr>
        <w:t>。</w:t>
      </w:r>
      <w:r w:rsidR="001038E8">
        <w:rPr>
          <w:rFonts w:ascii="Century Schoolbook" w:hAnsi="Century Schoolbook" w:hint="eastAsia"/>
        </w:rPr>
        <w:t>此类有</w:t>
      </w:r>
      <w:r w:rsidR="001038E8">
        <w:rPr>
          <w:rFonts w:ascii="Century Schoolbook" w:hAnsi="Century Schoolbook" w:hint="eastAsia"/>
        </w:rPr>
        <w:t>6</w:t>
      </w:r>
      <w:r w:rsidR="001038E8">
        <w:rPr>
          <w:rFonts w:ascii="Century Schoolbook" w:hAnsi="Century Schoolbook"/>
        </w:rPr>
        <w:t>000</w:t>
      </w:r>
      <w:r w:rsidR="001038E8">
        <w:rPr>
          <w:rFonts w:ascii="Century Schoolbook" w:hAnsi="Century Schoolbook" w:hint="eastAsia"/>
        </w:rPr>
        <w:t>+</w:t>
      </w:r>
      <w:r w:rsidR="001038E8">
        <w:rPr>
          <w:rFonts w:ascii="Century Schoolbook" w:hAnsi="Century Schoolbook" w:hint="eastAsia"/>
        </w:rPr>
        <w:t>行源码，只截取部分。</w:t>
      </w:r>
    </w:p>
    <w:p w:rsidR="00582BB0" w:rsidRDefault="00786409" w:rsidP="007D35CF">
      <w:pPr>
        <w:rPr>
          <w:rFonts w:ascii="Century Schoolbook" w:hAnsi="Century Schoolbook"/>
        </w:rPr>
      </w:pPr>
      <w:r w:rsidRPr="005774D9">
        <w:rPr>
          <w:rFonts w:ascii="Century Schoolbook" w:hAnsi="Century Schoolbook" w:hint="eastAsia"/>
          <w:b/>
        </w:rPr>
        <w:t>put</w:t>
      </w:r>
      <w:r w:rsidRPr="005774D9">
        <w:rPr>
          <w:rFonts w:ascii="Century Schoolbook" w:hAnsi="Century Schoolbook" w:hint="eastAsia"/>
          <w:b/>
        </w:rPr>
        <w:t>实现</w:t>
      </w:r>
      <w:r>
        <w:rPr>
          <w:rFonts w:ascii="Century Schoolbook" w:hAnsi="Century Schoolbook" w:hint="eastAsia"/>
        </w:rPr>
        <w:t>：</w:t>
      </w:r>
      <w:r w:rsidR="001038E8">
        <w:rPr>
          <w:rFonts w:ascii="Century Schoolbook" w:hAnsi="Century Schoolbook"/>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public</w:t>
      </w:r>
      <w:r w:rsidRPr="00EE40DE">
        <w:rPr>
          <w:rFonts w:ascii="Century Schoolbook" w:hAnsi="Century Schoolbook" w:cs="Century Schoolbook"/>
          <w:color w:val="000000"/>
          <w:kern w:val="0"/>
          <w:sz w:val="24"/>
          <w:szCs w:val="24"/>
        </w:rPr>
        <w:t xml:space="preserve"> V put(K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putVal(</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false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3F5FBF"/>
          <w:kern w:val="0"/>
          <w:sz w:val="24"/>
          <w:szCs w:val="24"/>
        </w:rPr>
        <w:t>/** Implementation for put and putIfAbsent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final</w:t>
      </w:r>
      <w:r w:rsidRPr="00EE40DE">
        <w:rPr>
          <w:rFonts w:ascii="Century Schoolbook" w:hAnsi="Century Schoolbook" w:cs="Century Schoolbook"/>
          <w:color w:val="000000"/>
          <w:kern w:val="0"/>
          <w:sz w:val="24"/>
          <w:szCs w:val="24"/>
        </w:rPr>
        <w:t xml:space="preserve"> V putVal(K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boolean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 {</w:t>
      </w:r>
    </w:p>
    <w:p w:rsidR="005D751C" w:rsidRDefault="00EE40DE" w:rsidP="00EE40DE">
      <w:pPr>
        <w:autoSpaceDE w:val="0"/>
        <w:autoSpaceDN w:val="0"/>
        <w:adjustRightInd w:val="0"/>
        <w:jc w:val="left"/>
        <w:rPr>
          <w:rFonts w:ascii="Century Schoolbook" w:hAnsi="Century Schoolbook" w:cs="Century Schoolbook"/>
          <w:color w:val="000000"/>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w:t>
      </w:r>
    </w:p>
    <w:p w:rsidR="00EE40DE" w:rsidRPr="00EE40DE" w:rsidRDefault="00EE40DE" w:rsidP="005D751C">
      <w:pPr>
        <w:autoSpaceDE w:val="0"/>
        <w:autoSpaceDN w:val="0"/>
        <w:adjustRightInd w:val="0"/>
        <w:ind w:left="840" w:firstLine="420"/>
        <w:jc w:val="left"/>
        <w:rPr>
          <w:rFonts w:ascii="Century Schoolbook" w:hAnsi="Century Schoolbook" w:cs="Century Schoolbook"/>
          <w:kern w:val="0"/>
          <w:sz w:val="24"/>
          <w:szCs w:val="24"/>
        </w:rPr>
      </w:pPr>
      <w:r w:rsidRPr="00EE40DE">
        <w:rPr>
          <w:rFonts w:ascii="Century Schoolbook" w:hAnsi="Century Schoolbook" w:cs="Century Schoolbook"/>
          <w:bCs/>
          <w:color w:val="7F0055"/>
          <w:kern w:val="0"/>
          <w:sz w:val="24"/>
          <w:szCs w:val="24"/>
        </w:rPr>
        <w:t>throw</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NullPointerException();</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iCs/>
          <w:color w:val="000000"/>
          <w:kern w:val="0"/>
          <w:sz w:val="24"/>
          <w:szCs w:val="24"/>
        </w:rPr>
        <w:t>spread</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.hashCode());</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0;</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for</w:t>
      </w: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0000C0"/>
          <w:kern w:val="0"/>
          <w:sz w:val="24"/>
          <w:szCs w:val="24"/>
        </w:rPr>
        <w:t>table</w:t>
      </w:r>
      <w:r w:rsidRPr="00EE40DE">
        <w:rPr>
          <w:rFonts w:ascii="Century Schoolbook" w:hAnsi="Century Schoolbook" w:cs="Century Schoolbook"/>
          <w:color w:val="000000"/>
          <w:kern w:val="0"/>
          <w:sz w:val="24"/>
          <w:szCs w:val="24"/>
        </w:rPr>
        <w:t>;</w:t>
      </w:r>
      <w:r>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length</w:t>
      </w:r>
      <w:r w:rsidRPr="00EE40DE">
        <w:rPr>
          <w:rFonts w:ascii="Century Schoolbook" w:hAnsi="Century Schoolbook" w:cs="Century Schoolbook"/>
          <w:color w:val="000000"/>
          <w:kern w:val="0"/>
          <w:sz w:val="24"/>
          <w:szCs w:val="24"/>
        </w:rPr>
        <w:t>) == 0)</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initTable();</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iCs/>
          <w:color w:val="000000"/>
          <w:kern w:val="0"/>
          <w:sz w:val="24"/>
          <w:szCs w:val="24"/>
        </w:rPr>
        <w:t>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- 1) &amp;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iCs/>
          <w:color w:val="000000"/>
          <w:kern w:val="0"/>
          <w:sz w:val="24"/>
          <w:szCs w:val="24"/>
        </w:rPr>
        <w:t>casTabAt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Node&lt;K,V&gt;(</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3F7F5F"/>
          <w:kern w:val="0"/>
          <w:sz w:val="24"/>
          <w:szCs w:val="24"/>
        </w:rPr>
        <w:t>// no lock when adding to empty bin</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iCs/>
          <w:color w:val="0000C0"/>
          <w:kern w:val="0"/>
          <w:sz w:val="24"/>
          <w:szCs w:val="24"/>
        </w:rPr>
        <w:t>MOVED</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helpTransfer(</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synchronized</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sidRPr="008B0792">
        <w:rPr>
          <w:rFonts w:ascii="Century Schoolbook" w:hAnsi="Century Schoolbook" w:cs="Century Schoolbook" w:hint="eastAsia"/>
          <w:color w:val="FF0000"/>
          <w:kern w:val="0"/>
          <w:sz w:val="24"/>
          <w:szCs w:val="24"/>
        </w:rPr>
        <w:t>/</w:t>
      </w:r>
      <w:r w:rsidR="00583179" w:rsidRPr="008B0792">
        <w:rPr>
          <w:rFonts w:ascii="Century Schoolbook" w:hAnsi="Century Schoolbook" w:cs="Century Schoolbook"/>
          <w:color w:val="FF0000"/>
          <w:kern w:val="0"/>
          <w:sz w:val="24"/>
          <w:szCs w:val="24"/>
        </w:rPr>
        <w:t xml:space="preserve">/ </w:t>
      </w:r>
      <w:r w:rsidR="00583179" w:rsidRPr="00B81770">
        <w:rPr>
          <w:rFonts w:ascii="Century Schoolbook" w:hAnsi="Century Schoolbook" w:hint="eastAsia"/>
          <w:color w:val="FF0000"/>
        </w:rPr>
        <w:t>Synchronized</w:t>
      </w:r>
      <w:r w:rsidR="00583179">
        <w:rPr>
          <w:rFonts w:ascii="Century Schoolbook" w:hAnsi="Century Schoolbook"/>
          <w:color w:val="FF0000"/>
        </w:rPr>
        <w:t>加锁</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iCs/>
          <w:color w:val="000000"/>
          <w:kern w:val="0"/>
          <w:sz w:val="24"/>
          <w:szCs w:val="24"/>
        </w:rPr>
        <w:t>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 xml:space="preserve"> &gt;= 0)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1;</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for</w:t>
      </w: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K </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&amp;&amp;</w:t>
      </w:r>
      <w:r>
        <w:rPr>
          <w:rFonts w:ascii="Century Schoolbook" w:hAnsi="Century Schoolbook" w:cs="Century Schoolbook"/>
          <w:kern w:val="0"/>
          <w:sz w:val="24"/>
          <w:szCs w:val="24"/>
        </w:rPr>
        <w:t xml:space="preserve"> </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key</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kern w:val="0"/>
          <w:sz w:val="24"/>
          <w:szCs w:val="24"/>
        </w:rPr>
        <w:t xml:space="preserve"> </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&amp;&amp;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.equals(</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pred</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next</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pred</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next</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Node&lt;K,V&gt;(</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lastRenderedPageBreak/>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instanceof</w:t>
      </w:r>
      <w:r w:rsidRPr="00EE40DE">
        <w:rPr>
          <w:rFonts w:ascii="Century Schoolbook" w:hAnsi="Century Schoolbook" w:cs="Century Schoolbook"/>
          <w:color w:val="000000"/>
          <w:kern w:val="0"/>
          <w:sz w:val="24"/>
          <w:szCs w:val="24"/>
        </w:rPr>
        <w:t xml:space="preserve"> TreeBin)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2;</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 xml:space="preserve"> = ((TreeBin&lt;K,V&gt;)</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).putTreeVal(</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0)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&gt;= </w:t>
      </w:r>
      <w:r w:rsidRPr="00EE40DE">
        <w:rPr>
          <w:rFonts w:ascii="Century Schoolbook" w:hAnsi="Century Schoolbook" w:cs="Century Schoolbook"/>
          <w:bCs/>
          <w:iCs/>
          <w:color w:val="0000C0"/>
          <w:kern w:val="0"/>
          <w:sz w:val="24"/>
          <w:szCs w:val="24"/>
        </w:rPr>
        <w:t>TREEIFY_THRESHOLD</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treeifyBin(</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addCount(1L,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582BB0" w:rsidRDefault="00582BB0" w:rsidP="007D35CF">
      <w:pPr>
        <w:rPr>
          <w:rFonts w:ascii="Century Schoolbook" w:hAnsi="Century Schoolbook"/>
        </w:rPr>
      </w:pPr>
    </w:p>
    <w:p w:rsidR="008078D6" w:rsidRDefault="008078D6" w:rsidP="007D35CF">
      <w:pPr>
        <w:rPr>
          <w:rFonts w:ascii="Century Schoolbook" w:hAnsi="Century Schoolbook"/>
        </w:rPr>
      </w:pPr>
    </w:p>
    <w:p w:rsidR="008078D6" w:rsidRDefault="0043229C" w:rsidP="0043229C">
      <w:pPr>
        <w:pStyle w:val="Tip3"/>
      </w:pPr>
      <w:r>
        <w:t xml:space="preserve">HashSet </w:t>
      </w:r>
    </w:p>
    <w:p w:rsidR="00B572AF" w:rsidRPr="00B572AF" w:rsidRDefault="00784D58" w:rsidP="00784D58">
      <w:pPr>
        <w:autoSpaceDE w:val="0"/>
        <w:autoSpaceDN w:val="0"/>
        <w:adjustRightInd w:val="0"/>
        <w:ind w:firstLine="420"/>
        <w:jc w:val="left"/>
        <w:rPr>
          <w:rFonts w:ascii="Century Schoolbook" w:hAnsi="Century Schoolbook" w:cs="Century Schoolbook"/>
          <w:kern w:val="0"/>
          <w:sz w:val="24"/>
          <w:szCs w:val="24"/>
        </w:rPr>
      </w:pPr>
      <w:r>
        <w:rPr>
          <w:rFonts w:ascii="Century Schoolbook" w:hAnsi="Century Schoolbook"/>
        </w:rPr>
        <w:t>多线程下</w:t>
      </w:r>
      <w:r>
        <w:rPr>
          <w:rFonts w:ascii="Century Schoolbook" w:hAnsi="Century Schoolbook" w:hint="eastAsia"/>
        </w:rPr>
        <w:t>HashSet</w:t>
      </w:r>
      <w:r>
        <w:rPr>
          <w:rFonts w:ascii="Century Schoolbook" w:hAnsi="Century Schoolbook"/>
        </w:rPr>
        <w:t>是不安全的</w:t>
      </w:r>
      <w:r>
        <w:rPr>
          <w:rFonts w:ascii="Century Schoolbook" w:hAnsi="Century Schoolbook" w:hint="eastAsia"/>
        </w:rPr>
        <w:t>，也</w:t>
      </w:r>
      <w:r>
        <w:rPr>
          <w:rFonts w:ascii="Century Schoolbook" w:hAnsi="Century Schoolbook"/>
        </w:rPr>
        <w:t>会报出</w:t>
      </w:r>
      <w:r w:rsidRPr="007339FD">
        <w:rPr>
          <w:rFonts w:ascii="Century Schoolbook" w:hAnsi="Century Schoolbook"/>
        </w:rPr>
        <w:t>java.util.Concurrent</w:t>
      </w:r>
      <w:r>
        <w:rPr>
          <w:rFonts w:ascii="Century Schoolbook" w:hAnsi="Century Schoolbook"/>
        </w:rPr>
        <w:t xml:space="preserve"> </w:t>
      </w:r>
      <w:r w:rsidRPr="007339FD">
        <w:rPr>
          <w:rFonts w:ascii="Century Schoolbook" w:hAnsi="Century Schoolbook"/>
        </w:rPr>
        <w:t>Modification</w:t>
      </w:r>
      <w:r>
        <w:rPr>
          <w:rFonts w:ascii="Century Schoolbook" w:hAnsi="Century Schoolbook"/>
        </w:rPr>
        <w:t xml:space="preserve"> </w:t>
      </w:r>
      <w:r w:rsidRPr="007339FD">
        <w:rPr>
          <w:rFonts w:ascii="Century Schoolbook" w:hAnsi="Century Schoolbook"/>
        </w:rPr>
        <w:t>Exception</w:t>
      </w:r>
      <w:r>
        <w:rPr>
          <w:rFonts w:ascii="Century Schoolbook" w:hAnsi="Century Schoolbook"/>
        </w:rPr>
        <w:t>异常</w:t>
      </w:r>
      <w:r>
        <w:rPr>
          <w:rFonts w:ascii="Century Schoolbook" w:hAnsi="Century Schoolbook" w:hint="eastAsia"/>
        </w:rPr>
        <w:t>，和</w:t>
      </w:r>
      <w:r>
        <w:rPr>
          <w:rFonts w:ascii="Century Schoolbook" w:hAnsi="Century Schoolbook" w:hint="eastAsia"/>
        </w:rPr>
        <w:t>ArrayList</w:t>
      </w:r>
      <w:r>
        <w:rPr>
          <w:rFonts w:ascii="Century Schoolbook" w:hAnsi="Century Schoolbook" w:hint="eastAsia"/>
        </w:rPr>
        <w:t>报的异常一样。</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public</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static</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void</w:t>
      </w:r>
      <w:r w:rsidRPr="00B572AF">
        <w:rPr>
          <w:rFonts w:ascii="Century Schoolbook" w:hAnsi="Century Schoolbook" w:cs="Century Schoolbook"/>
          <w:color w:val="000000"/>
          <w:kern w:val="0"/>
          <w:sz w:val="24"/>
          <w:szCs w:val="24"/>
        </w:rPr>
        <w:t xml:space="preserve"> main(String[] </w:t>
      </w:r>
      <w:r w:rsidRPr="00B572AF">
        <w:rPr>
          <w:rFonts w:ascii="Century Schoolbook" w:hAnsi="Century Schoolbook" w:cs="Century Schoolbook"/>
          <w:color w:val="6A3E3E"/>
          <w:kern w:val="0"/>
          <w:sz w:val="24"/>
          <w:szCs w:val="24"/>
        </w:rPr>
        <w:t>args</w:t>
      </w:r>
      <w:r w:rsidRPr="00B572AF">
        <w:rPr>
          <w:rFonts w:ascii="Century Schoolbook" w:hAnsi="Century Schoolbook" w:cs="Century Schoolbook"/>
          <w:color w:val="000000"/>
          <w:kern w:val="0"/>
          <w:sz w:val="24"/>
          <w:szCs w:val="24"/>
        </w:rPr>
        <w: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 xml:space="preserve">Set&lt;String&gt; </w:t>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 xml:space="preserve"> = </w:t>
      </w:r>
      <w:r w:rsidRPr="00B572AF">
        <w:rPr>
          <w:rFonts w:ascii="Century Schoolbook" w:hAnsi="Century Schoolbook" w:cs="Century Schoolbook"/>
          <w:bCs/>
          <w:color w:val="7F0055"/>
          <w:kern w:val="0"/>
          <w:sz w:val="24"/>
          <w:szCs w:val="24"/>
        </w:rPr>
        <w:t>new</w:t>
      </w:r>
      <w:r w:rsidRPr="00B572AF">
        <w:rPr>
          <w:rFonts w:ascii="Century Schoolbook" w:hAnsi="Century Schoolbook" w:cs="Century Schoolbook"/>
          <w:color w:val="000000"/>
          <w:kern w:val="0"/>
          <w:sz w:val="24"/>
          <w:szCs w:val="24"/>
        </w:rPr>
        <w:t xml:space="preserve"> HashSet&lt;&gt;();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for</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int</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xml:space="preserve"> = 1;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xml:space="preserve"> &lt;= 30;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new</w:t>
      </w:r>
      <w:r w:rsidRPr="00B572AF">
        <w:rPr>
          <w:rFonts w:ascii="Century Schoolbook" w:hAnsi="Century Schoolbook" w:cs="Century Schoolbook"/>
          <w:color w:val="000000"/>
          <w:kern w:val="0"/>
          <w:sz w:val="24"/>
          <w:szCs w:val="24"/>
        </w:rPr>
        <w:t xml:space="preserve"> Thread(() -&gt;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.add( Thread.</w:t>
      </w:r>
      <w:r w:rsidRPr="00B572AF">
        <w:rPr>
          <w:rFonts w:ascii="Century Schoolbook" w:hAnsi="Century Schoolbook" w:cs="Century Schoolbook"/>
          <w:iCs/>
          <w:color w:val="000000"/>
          <w:kern w:val="0"/>
          <w:sz w:val="24"/>
          <w:szCs w:val="24"/>
        </w:rPr>
        <w:t>currentThread</w:t>
      </w:r>
      <w:r w:rsidRPr="00B572AF">
        <w:rPr>
          <w:rFonts w:ascii="Century Schoolbook" w:hAnsi="Century Schoolbook" w:cs="Century Schoolbook"/>
          <w:color w:val="000000"/>
          <w:kern w:val="0"/>
          <w:sz w:val="24"/>
          <w:szCs w:val="24"/>
        </w:rPr>
        <w:t>().getName()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System.</w:t>
      </w:r>
      <w:r w:rsidRPr="00B572AF">
        <w:rPr>
          <w:rFonts w:ascii="Century Schoolbook" w:hAnsi="Century Schoolbook" w:cs="Century Schoolbook"/>
          <w:bCs/>
          <w:iCs/>
          <w:color w:val="0000C0"/>
          <w:kern w:val="0"/>
          <w:sz w:val="24"/>
          <w:szCs w:val="24"/>
        </w:rPr>
        <w:t>out</w:t>
      </w:r>
      <w:r w:rsidRPr="00B572AF">
        <w:rPr>
          <w:rFonts w:ascii="Century Schoolbook" w:hAnsi="Century Schoolbook" w:cs="Century Schoolbook"/>
          <w:color w:val="000000"/>
          <w:kern w:val="0"/>
          <w:sz w:val="24"/>
          <w:szCs w:val="24"/>
        </w:rPr>
        <w:t>.println(</w:t>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 String.</w:t>
      </w:r>
      <w:r w:rsidRPr="00B572AF">
        <w:rPr>
          <w:rFonts w:ascii="Century Schoolbook" w:hAnsi="Century Schoolbook" w:cs="Century Schoolbook"/>
          <w:iCs/>
          <w:color w:val="000000"/>
          <w:kern w:val="0"/>
          <w:sz w:val="24"/>
          <w:szCs w:val="24"/>
        </w:rPr>
        <w:t>valueOf</w:t>
      </w:r>
      <w:r w:rsidRPr="00B572AF">
        <w:rPr>
          <w:rFonts w:ascii="Century Schoolbook" w:hAnsi="Century Schoolbook" w:cs="Century Schoolbook"/>
          <w:color w:val="000000"/>
          <w:kern w:val="0"/>
          <w:sz w:val="24"/>
          <w:szCs w:val="24"/>
        </w:rPr>
        <w:t>(</w:t>
      </w:r>
      <w:r w:rsidRPr="00B572AF">
        <w:rPr>
          <w:rFonts w:ascii="Century Schoolbook" w:hAnsi="Century Schoolbook" w:cs="Century Schoolbook"/>
          <w:color w:val="2A00FF"/>
          <w:kern w:val="0"/>
          <w:sz w:val="24"/>
          <w:szCs w:val="24"/>
        </w:rPr>
        <w:t>"T-"</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)).start();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t>}</w:t>
      </w:r>
    </w:p>
    <w:p w:rsidR="008078D6" w:rsidRDefault="008078D6" w:rsidP="007D35CF">
      <w:pPr>
        <w:rPr>
          <w:rFonts w:ascii="Century Schoolbook" w:hAnsi="Century Schoolbook"/>
        </w:rPr>
      </w:pPr>
    </w:p>
    <w:p w:rsidR="008078D6" w:rsidRDefault="00784D58" w:rsidP="007D35CF">
      <w:pPr>
        <w:rPr>
          <w:rFonts w:ascii="Century Schoolbook" w:hAnsi="Century Schoolbook"/>
        </w:rPr>
      </w:pPr>
      <w:r>
        <w:rPr>
          <w:noProof/>
        </w:rPr>
        <w:drawing>
          <wp:inline distT="0" distB="0" distL="0" distR="0" wp14:anchorId="59984357" wp14:editId="71E65239">
            <wp:extent cx="6724650" cy="1209675"/>
            <wp:effectExtent l="0" t="0" r="0" b="952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24650" cy="1209675"/>
                    </a:xfrm>
                    <a:prstGeom prst="rect">
                      <a:avLst/>
                    </a:prstGeom>
                  </pic:spPr>
                </pic:pic>
              </a:graphicData>
            </a:graphic>
          </wp:inline>
        </w:drawing>
      </w:r>
    </w:p>
    <w:p w:rsidR="008078D6" w:rsidRDefault="008078D6" w:rsidP="007D35CF">
      <w:pPr>
        <w:rPr>
          <w:rFonts w:ascii="Century Schoolbook" w:hAnsi="Century Schoolbook"/>
        </w:rPr>
      </w:pPr>
    </w:p>
    <w:p w:rsidR="00AC3069" w:rsidRPr="00520D0D" w:rsidRDefault="00AC3069" w:rsidP="00520D0D">
      <w:pPr>
        <w:pStyle w:val="Tip4"/>
      </w:pPr>
      <w:r>
        <w:rPr>
          <w:rFonts w:ascii="宋体" w:eastAsia="宋体" w:hAnsi="宋体" w:cs="宋体" w:hint="eastAsia"/>
        </w:rPr>
        <w:t>基础解决方式</w:t>
      </w:r>
      <w:r w:rsidRPr="00AC3069">
        <w:t>Collections.synchronizedSet</w:t>
      </w:r>
      <w:r>
        <w:rPr>
          <w:rFonts w:hint="eastAsia"/>
        </w:rPr>
        <w:t xml:space="preserve"> </w:t>
      </w:r>
    </w:p>
    <w:p w:rsidR="00AC3069" w:rsidRPr="00AC3069" w:rsidRDefault="00AC3069" w:rsidP="00AC306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AC3069">
        <w:rPr>
          <w:rFonts w:ascii="Century Schoolbook" w:hAnsi="Century Schoolbook" w:cs="Century Schoolbook"/>
          <w:color w:val="000000"/>
          <w:kern w:val="0"/>
          <w:sz w:val="24"/>
          <w:szCs w:val="24"/>
        </w:rPr>
        <w:t xml:space="preserve">Set&lt;String&gt; </w:t>
      </w:r>
      <w:r w:rsidRPr="00AC3069">
        <w:rPr>
          <w:rFonts w:ascii="Century Schoolbook" w:hAnsi="Century Schoolbook" w:cs="Century Schoolbook"/>
          <w:color w:val="6A3E3E"/>
          <w:kern w:val="0"/>
          <w:sz w:val="24"/>
          <w:szCs w:val="24"/>
        </w:rPr>
        <w:t>set</w:t>
      </w:r>
      <w:r w:rsidRPr="00AC3069">
        <w:rPr>
          <w:rFonts w:ascii="Century Schoolbook" w:hAnsi="Century Schoolbook" w:cs="Century Schoolbook"/>
          <w:color w:val="000000"/>
          <w:kern w:val="0"/>
          <w:sz w:val="24"/>
          <w:szCs w:val="24"/>
        </w:rPr>
        <w:t xml:space="preserve"> = Collections.</w:t>
      </w:r>
      <w:r w:rsidRPr="00AC3069">
        <w:rPr>
          <w:rFonts w:ascii="Century Schoolbook" w:hAnsi="Century Schoolbook" w:cs="Century Schoolbook"/>
          <w:iCs/>
          <w:color w:val="000000"/>
          <w:kern w:val="0"/>
          <w:sz w:val="24"/>
          <w:szCs w:val="24"/>
        </w:rPr>
        <w:t>synchronizedSet</w:t>
      </w:r>
      <w:r w:rsidRPr="00AC3069">
        <w:rPr>
          <w:rFonts w:ascii="Century Schoolbook" w:hAnsi="Century Schoolbook" w:cs="Century Schoolbook"/>
          <w:color w:val="000000"/>
          <w:kern w:val="0"/>
          <w:sz w:val="24"/>
          <w:szCs w:val="24"/>
        </w:rPr>
        <w:t>(</w:t>
      </w:r>
      <w:r w:rsidRPr="00AC3069">
        <w:rPr>
          <w:rFonts w:ascii="Century Schoolbook" w:hAnsi="Century Schoolbook" w:cs="Century Schoolbook"/>
          <w:bCs/>
          <w:color w:val="7F0055"/>
          <w:kern w:val="0"/>
          <w:sz w:val="24"/>
          <w:szCs w:val="24"/>
        </w:rPr>
        <w:t>new</w:t>
      </w:r>
      <w:r w:rsidRPr="00AC3069">
        <w:rPr>
          <w:rFonts w:ascii="Century Schoolbook" w:hAnsi="Century Schoolbook" w:cs="Century Schoolbook"/>
          <w:color w:val="000000"/>
          <w:kern w:val="0"/>
          <w:sz w:val="24"/>
          <w:szCs w:val="24"/>
        </w:rPr>
        <w:t xml:space="preserve"> HashSet&lt;String&gt;());</w:t>
      </w:r>
    </w:p>
    <w:p w:rsidR="008078D6" w:rsidRDefault="00AC3069" w:rsidP="00520D0D">
      <w:pPr>
        <w:ind w:firstLine="420"/>
        <w:rPr>
          <w:rFonts w:ascii="Century Schoolbook" w:hAnsi="Century Schoolbook"/>
        </w:rPr>
      </w:pPr>
      <w:r>
        <w:rPr>
          <w:rFonts w:ascii="Century Schoolbook" w:hAnsi="Century Schoolbook"/>
        </w:rPr>
        <w:t>和</w:t>
      </w:r>
      <w:r>
        <w:rPr>
          <w:rFonts w:ascii="Century Schoolbook" w:hAnsi="Century Schoolbook"/>
        </w:rPr>
        <w:t>ArrayList</w:t>
      </w:r>
      <w:r>
        <w:rPr>
          <w:rFonts w:ascii="Century Schoolbook" w:hAnsi="Century Schoolbook"/>
        </w:rPr>
        <w:t>一样</w:t>
      </w:r>
      <w:r>
        <w:rPr>
          <w:rFonts w:ascii="Century Schoolbook" w:hAnsi="Century Schoolbook" w:hint="eastAsia"/>
        </w:rPr>
        <w:t>，</w:t>
      </w:r>
      <w:r>
        <w:rPr>
          <w:rFonts w:ascii="Century Schoolbook" w:hAnsi="Century Schoolbook"/>
        </w:rPr>
        <w:t>同样的配方</w:t>
      </w:r>
      <w:r>
        <w:rPr>
          <w:rFonts w:ascii="Century Schoolbook" w:hAnsi="Century Schoolbook" w:hint="eastAsia"/>
        </w:rPr>
        <w:t>，</w:t>
      </w:r>
      <w:r>
        <w:rPr>
          <w:rFonts w:ascii="Century Schoolbook" w:hAnsi="Century Schoolbook"/>
        </w:rPr>
        <w:t>一样的味道</w:t>
      </w:r>
      <w:r>
        <w:rPr>
          <w:rFonts w:ascii="Century Schoolbook" w:hAnsi="Century Schoolbook" w:hint="eastAsia"/>
        </w:rPr>
        <w:t>。</w:t>
      </w:r>
    </w:p>
    <w:p w:rsidR="008078D6" w:rsidRDefault="008078D6" w:rsidP="007D35CF">
      <w:pPr>
        <w:rPr>
          <w:rFonts w:ascii="Century Schoolbook" w:hAnsi="Century Schoolbook"/>
        </w:rPr>
      </w:pPr>
    </w:p>
    <w:p w:rsidR="006B7E44" w:rsidRDefault="00F220CE" w:rsidP="000D4DDC">
      <w:pPr>
        <w:pStyle w:val="Tip4"/>
      </w:pPr>
      <w:r w:rsidRPr="00AC3069">
        <w:t>HashSet</w:t>
      </w:r>
      <w:r>
        <w:rPr>
          <w:rFonts w:ascii="宋体" w:eastAsia="宋体" w:hAnsi="宋体" w:cs="宋体" w:hint="eastAsia"/>
        </w:rPr>
        <w:t>底</w:t>
      </w:r>
      <w:r w:rsidRPr="008957D7">
        <w:rPr>
          <w:rFonts w:eastAsia="宋体" w:cs="宋体"/>
        </w:rPr>
        <w:t>层结构</w:t>
      </w:r>
      <w:r w:rsidR="001A123D" w:rsidRPr="008957D7">
        <w:rPr>
          <w:rFonts w:eastAsia="宋体" w:cs="宋体"/>
        </w:rPr>
        <w:t>：</w:t>
      </w:r>
      <w:r w:rsidR="001A123D" w:rsidRPr="008957D7">
        <w:rPr>
          <w:rFonts w:eastAsia="宋体" w:cs="宋体"/>
        </w:rPr>
        <w:t>HashMap</w:t>
      </w:r>
      <w:r>
        <w:rPr>
          <w:rFonts w:hint="eastAsia"/>
        </w:rPr>
        <w:t xml:space="preserve"> </w:t>
      </w:r>
    </w:p>
    <w:p w:rsidR="00CD10A8" w:rsidRDefault="00CD10A8" w:rsidP="00CD10A8">
      <w:pPr>
        <w:ind w:firstLine="420"/>
        <w:rPr>
          <w:rFonts w:ascii="Century Schoolbook" w:hAnsi="Century Schoolbook"/>
        </w:rPr>
      </w:pPr>
      <w:r w:rsidRPr="00CD10A8">
        <w:rPr>
          <w:rFonts w:ascii="Century Schoolbook" w:hAnsi="Century Schoolbook" w:hint="eastAsia"/>
        </w:rPr>
        <w:t>HashSet</w:t>
      </w:r>
      <w:r w:rsidRPr="00CD10A8">
        <w:rPr>
          <w:rFonts w:ascii="Century Schoolbook" w:hAnsi="Century Schoolbook" w:hint="eastAsia"/>
        </w:rPr>
        <w:t>的底层数据结构使用的是</w:t>
      </w:r>
      <w:r w:rsidRPr="00CD10A8">
        <w:rPr>
          <w:rFonts w:ascii="Century Schoolbook" w:hAnsi="Century Schoolbook" w:hint="eastAsia"/>
        </w:rPr>
        <w:t>HashMap</w:t>
      </w:r>
      <w:r w:rsidRPr="00CD10A8">
        <w:rPr>
          <w:rFonts w:ascii="Century Schoolbook" w:hAnsi="Century Schoolbook" w:hint="eastAsia"/>
        </w:rPr>
        <w:t>，利用</w:t>
      </w:r>
      <w:r w:rsidRPr="00CD10A8">
        <w:rPr>
          <w:rFonts w:ascii="Century Schoolbook" w:hAnsi="Century Schoolbook" w:hint="eastAsia"/>
        </w:rPr>
        <w:t>HashMap</w:t>
      </w:r>
      <w:r w:rsidRPr="00CD10A8">
        <w:rPr>
          <w:rFonts w:ascii="Century Schoolbook" w:hAnsi="Century Schoolbook" w:hint="eastAsia"/>
        </w:rPr>
        <w:t>的特性：</w:t>
      </w:r>
      <w:r w:rsidRPr="00CD10A8">
        <w:rPr>
          <w:rFonts w:ascii="Century Schoolbook" w:hAnsi="Century Schoolbook" w:hint="eastAsia"/>
        </w:rPr>
        <w:t>Key</w:t>
      </w:r>
      <w:r w:rsidRPr="00CD10A8">
        <w:rPr>
          <w:rFonts w:ascii="Century Schoolbook" w:hAnsi="Century Schoolbook" w:hint="eastAsia"/>
        </w:rPr>
        <w:t>值不允许重复来实现，</w:t>
      </w:r>
      <w:r w:rsidRPr="00CD10A8">
        <w:rPr>
          <w:rFonts w:ascii="Century Schoolbook" w:hAnsi="Century Schoolbook" w:hint="eastAsia"/>
        </w:rPr>
        <w:t>Map</w:t>
      </w:r>
      <w:r w:rsidRPr="00CD10A8">
        <w:rPr>
          <w:rFonts w:ascii="Century Schoolbook" w:hAnsi="Century Schoolbook" w:hint="eastAsia"/>
        </w:rPr>
        <w:t>中的</w:t>
      </w:r>
      <w:r w:rsidRPr="00CD10A8">
        <w:rPr>
          <w:rFonts w:ascii="Century Schoolbook" w:hAnsi="Century Schoolbook" w:hint="eastAsia"/>
        </w:rPr>
        <w:t>value</w:t>
      </w:r>
      <w:r w:rsidRPr="00CD10A8">
        <w:rPr>
          <w:rFonts w:ascii="Century Schoolbook" w:hAnsi="Century Schoolbook" w:hint="eastAsia"/>
        </w:rPr>
        <w:t>值则填充一个默认对象。</w:t>
      </w:r>
    </w:p>
    <w:p w:rsidR="00CD10A8" w:rsidRPr="00CD10A8" w:rsidRDefault="00CD10A8" w:rsidP="00CD10A8">
      <w:pPr>
        <w:rPr>
          <w:rFonts w:ascii="Century Schoolbook" w:hAnsi="Century Schoolbook"/>
        </w:rPr>
      </w:pPr>
      <w:r>
        <w:rPr>
          <w:rFonts w:ascii="Century Schoolbook" w:hAnsi="Century Schoolbook"/>
        </w:rPr>
        <w:t>源代码如下</w:t>
      </w:r>
      <w:r>
        <w:rPr>
          <w:rFonts w:ascii="Century Schoolbook" w:hAnsi="Century Schoolbook" w:hint="eastAsia"/>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bCs/>
          <w:color w:val="7F0055"/>
          <w:kern w:val="0"/>
          <w:sz w:val="24"/>
          <w:szCs w:val="24"/>
        </w:rPr>
        <w:t>public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class</w:t>
      </w:r>
      <w:r w:rsidRPr="006B7E44">
        <w:rPr>
          <w:rFonts w:ascii="Century Schoolbook" w:hAnsi="Century Schoolbook" w:cs="Century Schoolbook"/>
          <w:color w:val="000000"/>
          <w:kern w:val="0"/>
          <w:sz w:val="24"/>
          <w:szCs w:val="24"/>
        </w:rPr>
        <w:t xml:space="preserve"> HashSet&lt;E&gt;</w:t>
      </w:r>
      <w:r>
        <w:rPr>
          <w:rFonts w:ascii="Century Schoolbook" w:hAnsi="Century Schoolbook" w:cs="Century Schoolbook"/>
          <w:kern w:val="0"/>
          <w:sz w:val="24"/>
          <w:szCs w:val="24"/>
        </w:rPr>
        <w:t xml:space="preserve"> </w:t>
      </w:r>
      <w:r w:rsidRPr="006B7E44">
        <w:rPr>
          <w:rFonts w:ascii="Century Schoolbook" w:hAnsi="Century Schoolbook" w:cs="Century Schoolbook"/>
          <w:bCs/>
          <w:color w:val="7F0055"/>
          <w:kern w:val="0"/>
          <w:sz w:val="24"/>
          <w:szCs w:val="24"/>
        </w:rPr>
        <w:t>extends</w:t>
      </w:r>
      <w:r w:rsidRPr="006B7E44">
        <w:rPr>
          <w:rFonts w:ascii="Century Schoolbook" w:hAnsi="Century Schoolbook" w:cs="Century Schoolbook"/>
          <w:color w:val="000000"/>
          <w:kern w:val="0"/>
          <w:sz w:val="24"/>
          <w:szCs w:val="24"/>
        </w:rPr>
        <w:t xml:space="preserve"> AbstractSet&lt;E&gt;</w:t>
      </w:r>
      <w:r>
        <w:rPr>
          <w:rFonts w:ascii="Century Schoolbook" w:hAnsi="Century Schoolbook" w:cs="Century Schoolbook"/>
          <w:kern w:val="0"/>
          <w:sz w:val="24"/>
          <w:szCs w:val="24"/>
        </w:rPr>
        <w:t xml:space="preserve"> </w:t>
      </w:r>
      <w:r w:rsidRPr="006B7E44">
        <w:rPr>
          <w:rFonts w:ascii="Century Schoolbook" w:hAnsi="Century Schoolbook" w:cs="Century Schoolbook"/>
          <w:bCs/>
          <w:color w:val="7F0055"/>
          <w:kern w:val="0"/>
          <w:sz w:val="24"/>
          <w:szCs w:val="24"/>
        </w:rPr>
        <w:t>implements</w:t>
      </w:r>
      <w:r w:rsidRPr="006B7E44">
        <w:rPr>
          <w:rFonts w:ascii="Century Schoolbook" w:hAnsi="Century Schoolbook" w:cs="Century Schoolbook"/>
          <w:color w:val="000000"/>
          <w:kern w:val="0"/>
          <w:sz w:val="24"/>
          <w:szCs w:val="24"/>
        </w:rPr>
        <w:t xml:space="preserve"> Set&lt;E&gt;, Cloneable, java.io.Serializable</w:t>
      </w:r>
      <w:r>
        <w:rPr>
          <w:rFonts w:ascii="Century Schoolbook" w:hAnsi="Century Schoolbook" w:cs="Century Schoolbook" w:hint="eastAsia"/>
          <w:kern w:val="0"/>
          <w:sz w:val="24"/>
          <w:szCs w:val="24"/>
        </w:rPr>
        <w:t xml:space="preserve"> </w:t>
      </w:r>
      <w:r w:rsidRPr="006B7E44">
        <w:rPr>
          <w:rFonts w:ascii="Century Schoolbook" w:hAnsi="Century Schoolbook" w:cs="Century Schoolbook"/>
          <w:color w:val="00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static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final</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long</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iCs/>
          <w:color w:val="0000C0"/>
          <w:kern w:val="0"/>
          <w:sz w:val="24"/>
          <w:szCs w:val="24"/>
        </w:rPr>
        <w:t>serialVersionUID</w:t>
      </w:r>
      <w:r w:rsidRPr="006B7E44">
        <w:rPr>
          <w:rFonts w:ascii="Century Schoolbook" w:hAnsi="Century Schoolbook" w:cs="Century Schoolbook"/>
          <w:color w:val="000000"/>
          <w:kern w:val="0"/>
          <w:sz w:val="24"/>
          <w:szCs w:val="24"/>
        </w:rPr>
        <w:t xml:space="preserve"> = 5024744406713321676L;</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private</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transient</w:t>
      </w:r>
      <w:r w:rsidRPr="006B7E44">
        <w:rPr>
          <w:rFonts w:ascii="Century Schoolbook" w:hAnsi="Century Schoolbook" w:cs="Century Schoolbook"/>
          <w:color w:val="000000"/>
          <w:kern w:val="0"/>
          <w:sz w:val="24"/>
          <w:szCs w:val="24"/>
        </w:rPr>
        <w:t xml:space="preserve"> HashMap&lt;E</w:t>
      </w:r>
      <w:r w:rsidR="000D4DDC">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000000"/>
          <w:kern w:val="0"/>
          <w:sz w:val="24"/>
          <w:szCs w:val="24"/>
        </w:rPr>
        <w:t xml:space="preserve">,Object&gt; </w:t>
      </w:r>
      <w:r w:rsidRPr="006B7E44">
        <w:rPr>
          <w:rFonts w:ascii="Century Schoolbook" w:hAnsi="Century Schoolbook" w:cs="Century Schoolbook"/>
          <w:color w:val="0000C0"/>
          <w:kern w:val="0"/>
          <w:sz w:val="24"/>
          <w:szCs w:val="24"/>
        </w:rPr>
        <w:t>map</w:t>
      </w:r>
      <w:r w:rsidRPr="006B7E44">
        <w:rPr>
          <w:rFonts w:ascii="Century Schoolbook" w:hAnsi="Century Schoolbook" w:cs="Century Schoolbook"/>
          <w:color w:val="00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3F7F5F"/>
          <w:kern w:val="0"/>
          <w:sz w:val="24"/>
          <w:szCs w:val="24"/>
        </w:rPr>
        <w:t>// Dummy value to associate with an Object in the backing Map</w:t>
      </w:r>
    </w:p>
    <w:p w:rsidR="006B7E44" w:rsidRPr="00C70196" w:rsidRDefault="006B7E44" w:rsidP="006B7E44">
      <w:pPr>
        <w:autoSpaceDE w:val="0"/>
        <w:autoSpaceDN w:val="0"/>
        <w:adjustRightInd w:val="0"/>
        <w:jc w:val="left"/>
        <w:rPr>
          <w:rFonts w:ascii="Century Schoolbook" w:hAnsi="Century Schoolbook" w:cs="Century Schoolbook"/>
          <w:color w:val="FF0000"/>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private</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static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final</w:t>
      </w:r>
      <w:r w:rsidRPr="006B7E44">
        <w:rPr>
          <w:rFonts w:ascii="Century Schoolbook" w:hAnsi="Century Schoolbook" w:cs="Century Schoolbook"/>
          <w:color w:val="000000"/>
          <w:kern w:val="0"/>
          <w:sz w:val="24"/>
          <w:szCs w:val="24"/>
        </w:rPr>
        <w:t xml:space="preserve"> Object </w:t>
      </w:r>
      <w:r w:rsidRPr="006B7E44">
        <w:rPr>
          <w:rFonts w:ascii="Century Schoolbook" w:hAnsi="Century Schoolbook" w:cs="Century Schoolbook"/>
          <w:bCs/>
          <w:iCs/>
          <w:color w:val="0000C0"/>
          <w:kern w:val="0"/>
          <w:sz w:val="24"/>
          <w:szCs w:val="24"/>
        </w:rPr>
        <w:t>PRESENT</w:t>
      </w:r>
      <w:r w:rsidRPr="006B7E44">
        <w:rPr>
          <w:rFonts w:ascii="Century Schoolbook" w:hAnsi="Century Schoolbook" w:cs="Century Schoolbook"/>
          <w:color w:val="000000"/>
          <w:kern w:val="0"/>
          <w:sz w:val="24"/>
          <w:szCs w:val="24"/>
        </w:rPr>
        <w:t xml:space="preserve"> = </w:t>
      </w:r>
      <w:r w:rsidRPr="006B7E44">
        <w:rPr>
          <w:rFonts w:ascii="Century Schoolbook" w:hAnsi="Century Schoolbook" w:cs="Century Schoolbook"/>
          <w:bCs/>
          <w:color w:val="7F0055"/>
          <w:kern w:val="0"/>
          <w:sz w:val="24"/>
          <w:szCs w:val="24"/>
        </w:rPr>
        <w:t>new</w:t>
      </w:r>
      <w:r w:rsidRPr="006B7E44">
        <w:rPr>
          <w:rFonts w:ascii="Century Schoolbook" w:hAnsi="Century Schoolbook" w:cs="Century Schoolbook"/>
          <w:color w:val="000000"/>
          <w:kern w:val="0"/>
          <w:sz w:val="24"/>
          <w:szCs w:val="24"/>
        </w:rPr>
        <w:t xml:space="preserve"> Object();</w:t>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sidRPr="00C70196">
        <w:rPr>
          <w:rFonts w:ascii="Century Schoolbook" w:hAnsi="Century Schoolbook" w:cs="Century Schoolbook"/>
          <w:color w:val="FF0000"/>
          <w:kern w:val="0"/>
          <w:sz w:val="24"/>
          <w:szCs w:val="24"/>
        </w:rPr>
        <w:t>//</w:t>
      </w:r>
      <w:r w:rsidR="00C70196">
        <w:rPr>
          <w:rFonts w:ascii="Century Schoolbook" w:hAnsi="Century Schoolbook" w:cs="Century Schoolbook"/>
          <w:color w:val="FF0000"/>
          <w:kern w:val="0"/>
          <w:sz w:val="24"/>
          <w:szCs w:val="24"/>
        </w:rPr>
        <w:t xml:space="preserve"> </w:t>
      </w:r>
      <w:r w:rsidR="00C70196">
        <w:rPr>
          <w:rFonts w:ascii="Century Schoolbook" w:hAnsi="Century Schoolbook" w:cs="Century Schoolbook"/>
          <w:color w:val="FF0000"/>
          <w:kern w:val="0"/>
          <w:sz w:val="24"/>
          <w:szCs w:val="24"/>
        </w:rPr>
        <w:t>作为</w:t>
      </w:r>
      <w:r w:rsidR="00C70196">
        <w:rPr>
          <w:rFonts w:ascii="Century Schoolbook" w:hAnsi="Century Schoolbook" w:cs="Century Schoolbook"/>
          <w:color w:val="FF0000"/>
          <w:kern w:val="0"/>
          <w:sz w:val="24"/>
          <w:szCs w:val="24"/>
        </w:rPr>
        <w:t>map</w:t>
      </w:r>
      <w:r w:rsidR="00C70196">
        <w:rPr>
          <w:rFonts w:ascii="Century Schoolbook" w:hAnsi="Century Schoolbook" w:cs="Century Schoolbook"/>
          <w:color w:val="FF0000"/>
          <w:kern w:val="0"/>
          <w:sz w:val="24"/>
          <w:szCs w:val="24"/>
        </w:rPr>
        <w:t>结构的默认</w:t>
      </w:r>
      <w:r w:rsidR="00C70196">
        <w:rPr>
          <w:rFonts w:ascii="Century Schoolbook" w:hAnsi="Century Schoolbook" w:cs="Century Schoolbook"/>
          <w:color w:val="FF0000"/>
          <w:kern w:val="0"/>
          <w:sz w:val="24"/>
          <w:szCs w:val="24"/>
        </w:rPr>
        <w:t>Value</w:t>
      </w:r>
      <w:r w:rsidR="00C70196">
        <w:rPr>
          <w:rFonts w:ascii="Century Schoolbook" w:hAnsi="Century Schoolbook" w:cs="Century Schoolbook"/>
          <w:color w:val="FF0000"/>
          <w:kern w:val="0"/>
          <w:sz w:val="24"/>
          <w:szCs w:val="24"/>
        </w:rPr>
        <w:t>值</w:t>
      </w:r>
      <w:r w:rsidR="00C70196" w:rsidRPr="00C70196">
        <w:rPr>
          <w:rFonts w:ascii="Century Schoolbook" w:hAnsi="Century Schoolbook" w:cs="Century Schoolbook"/>
          <w:color w:val="FF0000"/>
          <w:kern w:val="0"/>
          <w:sz w:val="24"/>
          <w:szCs w:val="24"/>
        </w:rPr>
        <w:t xml:space="preserve">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3F5FBF"/>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 Constructs a new, empty set; the backing </w:t>
      </w:r>
      <w:r w:rsidRPr="006B7E44">
        <w:rPr>
          <w:rFonts w:ascii="Century Schoolbook" w:hAnsi="Century Schoolbook" w:cs="Century Schoolbook"/>
          <w:color w:val="7F7F9F"/>
          <w:kern w:val="0"/>
          <w:sz w:val="24"/>
          <w:szCs w:val="24"/>
        </w:rPr>
        <w:t>&lt;tt&gt;</w:t>
      </w:r>
      <w:r w:rsidRPr="006B7E44">
        <w:rPr>
          <w:rFonts w:ascii="Century Schoolbook" w:hAnsi="Century Schoolbook" w:cs="Century Schoolbook"/>
          <w:color w:val="3F5FBF"/>
          <w:kern w:val="0"/>
          <w:sz w:val="24"/>
          <w:szCs w:val="24"/>
        </w:rPr>
        <w:t>HashMap</w:t>
      </w:r>
      <w:r w:rsidRPr="006B7E44">
        <w:rPr>
          <w:rFonts w:ascii="Century Schoolbook" w:hAnsi="Century Schoolbook" w:cs="Century Schoolbook"/>
          <w:color w:val="7F7F9F"/>
          <w:kern w:val="0"/>
          <w:sz w:val="24"/>
          <w:szCs w:val="24"/>
        </w:rPr>
        <w:t>&lt;/tt&gt;</w:t>
      </w:r>
      <w:r w:rsidRPr="006B7E44">
        <w:rPr>
          <w:rFonts w:ascii="Century Schoolbook" w:hAnsi="Century Schoolbook" w:cs="Century Schoolbook"/>
          <w:color w:val="3F5FBF"/>
          <w:kern w:val="0"/>
          <w:sz w:val="24"/>
          <w:szCs w:val="24"/>
        </w:rPr>
        <w:t xml:space="preserve"> instance has</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 default initial capacity (16) and load factor (0.75).</w:t>
      </w:r>
      <w:r w:rsidR="00A32B9D">
        <w:rPr>
          <w:rFonts w:ascii="Century Schoolbook" w:hAnsi="Century Schoolbook" w:cs="Century Schoolbook"/>
          <w:color w:val="3F5FBF"/>
          <w:kern w:val="0"/>
          <w:sz w:val="24"/>
          <w:szCs w:val="24"/>
        </w:rPr>
        <w:t xml:space="preserve">  </w:t>
      </w:r>
      <w:r w:rsidR="00A32B9D" w:rsidRPr="00C70196">
        <w:rPr>
          <w:rFonts w:ascii="Century Schoolbook" w:hAnsi="Century Schoolbook" w:cs="Century Schoolbook"/>
          <w:color w:val="FF0000"/>
          <w:kern w:val="0"/>
          <w:sz w:val="24"/>
          <w:szCs w:val="24"/>
        </w:rPr>
        <w:t>//</w:t>
      </w:r>
      <w:r w:rsidR="00A32B9D">
        <w:rPr>
          <w:rFonts w:ascii="Century Schoolbook" w:hAnsi="Century Schoolbook" w:cs="Century Schoolbook" w:hint="eastAsia"/>
          <w:color w:val="FF0000"/>
          <w:kern w:val="0"/>
          <w:sz w:val="24"/>
          <w:szCs w:val="24"/>
        </w:rPr>
        <w:t xml:space="preserve"> </w:t>
      </w:r>
      <w:r w:rsidR="00A32B9D" w:rsidRPr="00A32B9D">
        <w:rPr>
          <w:rFonts w:ascii="Century Schoolbook" w:hAnsi="Century Schoolbook" w:cs="Century Schoolbook" w:hint="eastAsia"/>
          <w:color w:val="FF0000"/>
          <w:kern w:val="0"/>
          <w:sz w:val="24"/>
          <w:szCs w:val="24"/>
        </w:rPr>
        <w:t>默认初始容量</w:t>
      </w:r>
      <w:r w:rsidR="00A32B9D" w:rsidRPr="00A32B9D">
        <w:rPr>
          <w:rFonts w:ascii="Century Schoolbook" w:hAnsi="Century Schoolbook" w:cs="Century Schoolbook" w:hint="eastAsia"/>
          <w:color w:val="FF0000"/>
          <w:kern w:val="0"/>
          <w:sz w:val="24"/>
          <w:szCs w:val="24"/>
        </w:rPr>
        <w:t>(16)</w:t>
      </w:r>
      <w:r w:rsidR="00A32B9D" w:rsidRPr="00A32B9D">
        <w:rPr>
          <w:rFonts w:ascii="Century Schoolbook" w:hAnsi="Century Schoolbook" w:cs="Century Schoolbook" w:hint="eastAsia"/>
          <w:color w:val="FF0000"/>
          <w:kern w:val="0"/>
          <w:sz w:val="24"/>
          <w:szCs w:val="24"/>
        </w:rPr>
        <w:t>和负载因子</w:t>
      </w:r>
      <w:r w:rsidR="00A32B9D" w:rsidRPr="00A32B9D">
        <w:rPr>
          <w:rFonts w:ascii="Century Schoolbook" w:hAnsi="Century Schoolbook" w:cs="Century Schoolbook" w:hint="eastAsia"/>
          <w:color w:val="FF0000"/>
          <w:kern w:val="0"/>
          <w:sz w:val="24"/>
          <w:szCs w:val="24"/>
        </w:rPr>
        <w:t>(0.75)</w:t>
      </w:r>
      <w:r w:rsidR="000C22CD">
        <w:rPr>
          <w:rFonts w:ascii="Century Schoolbook" w:hAnsi="Century Schoolbook" w:cs="Century Schoolbook" w:hint="eastAsia"/>
          <w:color w:val="FF0000"/>
          <w:kern w:val="0"/>
          <w:sz w:val="24"/>
          <w:szCs w:val="24"/>
        </w:rPr>
        <w:t>，</w:t>
      </w:r>
      <w:r w:rsidR="000C22CD">
        <w:rPr>
          <w:rFonts w:ascii="Century Schoolbook" w:hAnsi="Century Schoolbook" w:cs="Century Schoolbook"/>
          <w:color w:val="FF0000"/>
          <w:kern w:val="0"/>
          <w:sz w:val="24"/>
          <w:szCs w:val="24"/>
        </w:rPr>
        <w:t>标准的</w:t>
      </w:r>
      <w:r w:rsidR="000C22CD">
        <w:rPr>
          <w:rFonts w:ascii="Century Schoolbook" w:hAnsi="Century Schoolbook" w:cs="Century Schoolbook"/>
          <w:color w:val="FF0000"/>
          <w:kern w:val="0"/>
          <w:sz w:val="24"/>
          <w:szCs w:val="24"/>
        </w:rPr>
        <w:t>HashMap</w:t>
      </w:r>
      <w:r w:rsidR="00A32B9D" w:rsidRPr="00A32B9D">
        <w:rPr>
          <w:rFonts w:ascii="Century Schoolbook" w:hAnsi="Century Schoolbook" w:cs="Century Schoolbook" w:hint="eastAsia"/>
          <w:color w:val="FF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public</w:t>
      </w:r>
      <w:r w:rsidRPr="006B7E44">
        <w:rPr>
          <w:rFonts w:ascii="Century Schoolbook" w:hAnsi="Century Schoolbook" w:cs="Century Schoolbook"/>
          <w:color w:val="000000"/>
          <w:kern w:val="0"/>
          <w:sz w:val="24"/>
          <w:szCs w:val="24"/>
        </w:rPr>
        <w:t xml:space="preserve"> HashSet()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0000C0"/>
          <w:kern w:val="0"/>
          <w:sz w:val="24"/>
          <w:szCs w:val="24"/>
        </w:rPr>
        <w:t>map</w:t>
      </w:r>
      <w:r w:rsidRPr="006B7E44">
        <w:rPr>
          <w:rFonts w:ascii="Century Schoolbook" w:hAnsi="Century Schoolbook" w:cs="Century Schoolbook"/>
          <w:color w:val="000000"/>
          <w:kern w:val="0"/>
          <w:sz w:val="24"/>
          <w:szCs w:val="24"/>
        </w:rPr>
        <w:t xml:space="preserve"> = </w:t>
      </w:r>
      <w:r w:rsidRPr="006B7E44">
        <w:rPr>
          <w:rFonts w:ascii="Century Schoolbook" w:hAnsi="Century Schoolbook" w:cs="Century Schoolbook"/>
          <w:bCs/>
          <w:color w:val="7F0055"/>
          <w:kern w:val="0"/>
          <w:sz w:val="24"/>
          <w:szCs w:val="24"/>
        </w:rPr>
        <w:t>new</w:t>
      </w:r>
      <w:r w:rsidRPr="006B7E44">
        <w:rPr>
          <w:rFonts w:ascii="Century Schoolbook" w:hAnsi="Century Schoolbook" w:cs="Century Schoolbook"/>
          <w:color w:val="000000"/>
          <w:kern w:val="0"/>
          <w:sz w:val="24"/>
          <w:szCs w:val="24"/>
        </w:rPr>
        <w:t xml:space="preserve"> HashMap&lt;&gt;();</w:t>
      </w:r>
    </w:p>
    <w:p w:rsidR="006B7E44" w:rsidRDefault="006B7E44" w:rsidP="006B7E44">
      <w:pPr>
        <w:autoSpaceDE w:val="0"/>
        <w:autoSpaceDN w:val="0"/>
        <w:adjustRightInd w:val="0"/>
        <w:ind w:firstLine="480"/>
        <w:jc w:val="left"/>
        <w:rPr>
          <w:rFonts w:ascii="Century Schoolbook" w:hAnsi="Century Schoolbook" w:cs="Century Schoolbook"/>
          <w:color w:val="000000"/>
          <w:kern w:val="0"/>
          <w:sz w:val="24"/>
          <w:szCs w:val="24"/>
        </w:rPr>
      </w:pPr>
      <w:r w:rsidRPr="006B7E44">
        <w:rPr>
          <w:rFonts w:ascii="Century Schoolbook" w:hAnsi="Century Schoolbook" w:cs="Century Schoolbook"/>
          <w:color w:val="000000"/>
          <w:kern w:val="0"/>
          <w:sz w:val="24"/>
          <w:szCs w:val="24"/>
        </w:rPr>
        <w:t>}</w:t>
      </w:r>
    </w:p>
    <w:p w:rsidR="004003C7" w:rsidRPr="004003C7" w:rsidRDefault="00035B68" w:rsidP="004003C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4003C7" w:rsidRPr="004003C7" w:rsidRDefault="004003C7" w:rsidP="004003C7">
      <w:pPr>
        <w:autoSpaceDE w:val="0"/>
        <w:autoSpaceDN w:val="0"/>
        <w:adjustRightInd w:val="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public</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boolean</w:t>
      </w:r>
      <w:r w:rsidRPr="004003C7">
        <w:rPr>
          <w:rFonts w:ascii="Century Schoolbook" w:hAnsi="Century Schoolbook" w:cs="Century Schoolbook"/>
          <w:color w:val="000000"/>
          <w:kern w:val="0"/>
          <w:sz w:val="24"/>
          <w:szCs w:val="24"/>
        </w:rPr>
        <w:t xml:space="preserve"> add(E </w:t>
      </w:r>
      <w:r w:rsidRPr="004003C7">
        <w:rPr>
          <w:rFonts w:ascii="Century Schoolbook" w:hAnsi="Century Schoolbook" w:cs="Century Schoolbook"/>
          <w:color w:val="6A3E3E"/>
          <w:kern w:val="0"/>
          <w:sz w:val="24"/>
          <w:szCs w:val="24"/>
        </w:rPr>
        <w:t>e</w:t>
      </w:r>
      <w:r w:rsidRPr="004003C7">
        <w:rPr>
          <w:rFonts w:ascii="Century Schoolbook" w:hAnsi="Century Schoolbook" w:cs="Century Schoolbook"/>
          <w:color w:val="000000"/>
          <w:kern w:val="0"/>
          <w:sz w:val="24"/>
          <w:szCs w:val="24"/>
        </w:rPr>
        <w:t>) {</w:t>
      </w:r>
    </w:p>
    <w:p w:rsidR="004003C7" w:rsidRPr="004003C7" w:rsidRDefault="004003C7" w:rsidP="004003C7">
      <w:pPr>
        <w:autoSpaceDE w:val="0"/>
        <w:autoSpaceDN w:val="0"/>
        <w:adjustRightInd w:val="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return</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color w:val="0000C0"/>
          <w:kern w:val="0"/>
          <w:sz w:val="24"/>
          <w:szCs w:val="24"/>
        </w:rPr>
        <w:t>map</w:t>
      </w:r>
      <w:r w:rsidRPr="004003C7">
        <w:rPr>
          <w:rFonts w:ascii="Century Schoolbook" w:hAnsi="Century Schoolbook" w:cs="Century Schoolbook"/>
          <w:color w:val="000000"/>
          <w:kern w:val="0"/>
          <w:sz w:val="24"/>
          <w:szCs w:val="24"/>
        </w:rPr>
        <w:t>.put(</w:t>
      </w:r>
      <w:r w:rsidRPr="004003C7">
        <w:rPr>
          <w:rFonts w:ascii="Century Schoolbook" w:hAnsi="Century Schoolbook" w:cs="Century Schoolbook"/>
          <w:color w:val="6A3E3E"/>
          <w:kern w:val="0"/>
          <w:sz w:val="24"/>
          <w:szCs w:val="24"/>
        </w:rPr>
        <w:t>e</w:t>
      </w:r>
      <w:r w:rsidR="00736F19">
        <w:rPr>
          <w:rFonts w:ascii="Century Schoolbook" w:hAnsi="Century Schoolbook" w:cs="Century Schoolbook"/>
          <w:color w:val="6A3E3E"/>
          <w:kern w:val="0"/>
          <w:sz w:val="24"/>
          <w:szCs w:val="24"/>
        </w:rPr>
        <w:t xml:space="preserve"> </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iCs/>
          <w:color w:val="0000C0"/>
          <w:kern w:val="0"/>
          <w:sz w:val="24"/>
          <w:szCs w:val="24"/>
        </w:rPr>
        <w:t>PRESENT</w:t>
      </w:r>
      <w:r w:rsidRPr="004003C7">
        <w:rPr>
          <w:rFonts w:ascii="Century Schoolbook" w:hAnsi="Century Schoolbook" w:cs="Century Schoolbook"/>
          <w:color w:val="000000"/>
          <w:kern w:val="0"/>
          <w:sz w:val="24"/>
          <w:szCs w:val="24"/>
        </w:rPr>
        <w:t>)</w:t>
      </w:r>
      <w:r w:rsidR="00736F19">
        <w:rPr>
          <w:rFonts w:ascii="Century Schoolbook" w:hAnsi="Century Schoolbook" w:cs="Century Schoolbook"/>
          <w:color w:val="000000"/>
          <w:kern w:val="0"/>
          <w:sz w:val="24"/>
          <w:szCs w:val="24"/>
        </w:rPr>
        <w:t xml:space="preserve"> </w:t>
      </w:r>
      <w:r w:rsidRPr="004003C7">
        <w:rPr>
          <w:rFonts w:ascii="Century Schoolbook" w:hAnsi="Century Schoolbook" w:cs="Century Schoolbook"/>
          <w:color w:val="000000"/>
          <w:kern w:val="0"/>
          <w:sz w:val="24"/>
          <w:szCs w:val="24"/>
        </w:rPr>
        <w:t>==</w:t>
      </w:r>
      <w:r w:rsidR="00736F19">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null</w:t>
      </w:r>
      <w:r w:rsidRPr="004003C7">
        <w:rPr>
          <w:rFonts w:ascii="Century Schoolbook" w:hAnsi="Century Schoolbook" w:cs="Century Schoolbook"/>
          <w:color w:val="000000"/>
          <w:kern w:val="0"/>
          <w:sz w:val="24"/>
          <w:szCs w:val="24"/>
        </w:rPr>
        <w:t>;</w:t>
      </w:r>
    </w:p>
    <w:p w:rsidR="004003C7" w:rsidRDefault="004003C7" w:rsidP="004003C7">
      <w:pPr>
        <w:autoSpaceDE w:val="0"/>
        <w:autoSpaceDN w:val="0"/>
        <w:adjustRightInd w:val="0"/>
        <w:ind w:firstLine="48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w:t>
      </w:r>
    </w:p>
    <w:p w:rsidR="004003C7" w:rsidRPr="004003C7" w:rsidRDefault="004003C7" w:rsidP="004003C7">
      <w:pPr>
        <w:autoSpaceDE w:val="0"/>
        <w:autoSpaceDN w:val="0"/>
        <w:adjustRightInd w:val="0"/>
        <w:ind w:firstLine="480"/>
        <w:jc w:val="left"/>
        <w:rPr>
          <w:rFonts w:ascii="Century Schoolbook" w:hAnsi="Century Schoolbook" w:cs="Century Schoolbook"/>
          <w:kern w:val="0"/>
          <w:sz w:val="24"/>
          <w:szCs w:val="24"/>
        </w:rPr>
      </w:pPr>
    </w:p>
    <w:p w:rsidR="006B7E44" w:rsidRDefault="006B7E44" w:rsidP="006B7E44">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hint="eastAsia"/>
          <w:color w:val="000000"/>
          <w:kern w:val="0"/>
          <w:sz w:val="24"/>
          <w:szCs w:val="24"/>
        </w:rPr>
        <w:t>……</w:t>
      </w:r>
    </w:p>
    <w:p w:rsidR="006B7E44" w:rsidRPr="006B7E44" w:rsidRDefault="006B7E44" w:rsidP="006B7E44">
      <w:pPr>
        <w:autoSpaceDE w:val="0"/>
        <w:autoSpaceDN w:val="0"/>
        <w:adjustRightInd w:val="0"/>
        <w:ind w:firstLine="480"/>
        <w:jc w:val="left"/>
        <w:rPr>
          <w:rFonts w:ascii="Century Schoolbook" w:hAnsi="Century Schoolbook" w:cs="Century Schoolbook"/>
          <w:kern w:val="0"/>
          <w:sz w:val="24"/>
          <w:szCs w:val="24"/>
        </w:rPr>
      </w:pPr>
    </w:p>
    <w:p w:rsidR="006E2E18" w:rsidRDefault="006B7E44" w:rsidP="007D35CF">
      <w:pPr>
        <w:rPr>
          <w:rFonts w:ascii="Century Schoolbook" w:hAnsi="Century Schoolbook"/>
        </w:rPr>
      </w:pPr>
      <w:r w:rsidRPr="006B7E44">
        <w:rPr>
          <w:rFonts w:ascii="Century Schoolbook" w:hAnsi="Century Schoolbook" w:cs="Century Schoolbook"/>
          <w:color w:val="000000"/>
          <w:kern w:val="0"/>
          <w:sz w:val="24"/>
          <w:szCs w:val="24"/>
        </w:rPr>
        <w:t>}</w:t>
      </w:r>
    </w:p>
    <w:p w:rsidR="00D8367D" w:rsidRPr="00D8367D" w:rsidRDefault="005048C3" w:rsidP="00D8367D">
      <w:pPr>
        <w:pStyle w:val="Tip4"/>
      </w:pPr>
      <w:r w:rsidRPr="00EA220D">
        <w:rPr>
          <w:rFonts w:eastAsia="宋体" w:cs="宋体"/>
        </w:rPr>
        <w:t>升级解决方式：</w:t>
      </w:r>
      <w:r w:rsidRPr="00EA220D">
        <w:rPr>
          <w:rFonts w:eastAsia="宋体" w:cs="宋体"/>
        </w:rPr>
        <w:t xml:space="preserve">CopyOnWriteArraySet </w:t>
      </w:r>
    </w:p>
    <w:p w:rsidR="00D8367D" w:rsidRDefault="00D8367D" w:rsidP="00D8367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Set&lt;String&gt; </w:t>
      </w:r>
      <w:r>
        <w:rPr>
          <w:rFonts w:ascii="Century Schoolbook" w:hAnsi="Century Schoolbook" w:cs="Century Schoolbook"/>
          <w:color w:val="6A3E3E"/>
          <w:kern w:val="0"/>
          <w:sz w:val="24"/>
          <w:szCs w:val="24"/>
        </w:rPr>
        <w:t>set</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CopyOnWriteArraySet&lt;String&gt;();</w:t>
      </w:r>
    </w:p>
    <w:p w:rsidR="008078D6" w:rsidRPr="00D8367D"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D21AC6">
      <w:pPr>
        <w:pageBreakBefore/>
        <w:rPr>
          <w:rFonts w:ascii="Century Schoolbook" w:hAnsi="Century Schoolbook"/>
        </w:rPr>
      </w:pPr>
    </w:p>
    <w:p w:rsidR="008078D6" w:rsidRDefault="00392DF4" w:rsidP="00392DF4">
      <w:pPr>
        <w:pStyle w:val="Tip2"/>
      </w:pPr>
      <w:r>
        <w:t>Java</w:t>
      </w:r>
      <w:r>
        <w:t>中的锁</w:t>
      </w:r>
      <w:r w:rsidR="00E8499B">
        <w:rPr>
          <w:rFonts w:hint="eastAsia"/>
        </w:rPr>
        <w:t>【</w:t>
      </w:r>
      <w:r w:rsidR="00E8499B" w:rsidRPr="009E1F10">
        <w:rPr>
          <w:rFonts w:hint="eastAsia"/>
          <w:color w:val="FFC000"/>
        </w:rPr>
        <w:t>实际运用</w:t>
      </w:r>
      <w:r w:rsidR="00E8499B">
        <w:rPr>
          <w:rFonts w:hint="eastAsia"/>
        </w:rPr>
        <w:t>】</w:t>
      </w:r>
    </w:p>
    <w:p w:rsidR="008078D6" w:rsidRDefault="008078D6" w:rsidP="007D35CF">
      <w:pPr>
        <w:rPr>
          <w:rFonts w:ascii="Century Schoolbook" w:hAnsi="Century Schoolbook"/>
        </w:rPr>
      </w:pPr>
    </w:p>
    <w:p w:rsidR="00205635" w:rsidRDefault="00205635" w:rsidP="007D35CF">
      <w:pPr>
        <w:rPr>
          <w:rFonts w:ascii="Century Schoolbook" w:hAnsi="Century Schoolbook"/>
        </w:rPr>
      </w:pPr>
      <w:r w:rsidRPr="00205635">
        <w:rPr>
          <w:rFonts w:ascii="Century Schoolbook" w:hAnsi="Century Schoolbook"/>
        </w:rPr>
        <w:t>https://www.cnblogs.com/jyroy/p/11365935.html</w:t>
      </w:r>
    </w:p>
    <w:p w:rsidR="008078D6" w:rsidRDefault="00634303" w:rsidP="007D35CF">
      <w:pPr>
        <w:rPr>
          <w:rFonts w:ascii="Century Schoolbook" w:hAnsi="Century Schoolbook"/>
        </w:rPr>
      </w:pPr>
      <w:r>
        <w:rPr>
          <w:noProof/>
        </w:rPr>
        <w:drawing>
          <wp:inline distT="0" distB="0" distL="0" distR="0" wp14:anchorId="217A39AE" wp14:editId="0C199562">
            <wp:extent cx="8343900" cy="5743575"/>
            <wp:effectExtent l="0" t="0" r="0" b="9525"/>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343900" cy="5743575"/>
                    </a:xfrm>
                    <a:prstGeom prst="rect">
                      <a:avLst/>
                    </a:prstGeom>
                  </pic:spPr>
                </pic:pic>
              </a:graphicData>
            </a:graphic>
          </wp:inline>
        </w:drawing>
      </w:r>
    </w:p>
    <w:p w:rsidR="00CF417C" w:rsidRDefault="00CF417C" w:rsidP="007D35CF">
      <w:pPr>
        <w:rPr>
          <w:rFonts w:ascii="Century Schoolbook" w:hAnsi="Century Schoolbook"/>
        </w:rPr>
      </w:pPr>
    </w:p>
    <w:p w:rsidR="00CF417C" w:rsidRDefault="003F3510" w:rsidP="003F3510">
      <w:pPr>
        <w:pStyle w:val="Tip3"/>
      </w:pPr>
      <w:r w:rsidRPr="003F3510">
        <w:rPr>
          <w:rFonts w:hint="eastAsia"/>
        </w:rPr>
        <w:t>乐观锁</w:t>
      </w:r>
      <w:r w:rsidRPr="003F3510">
        <w:rPr>
          <w:rFonts w:hint="eastAsia"/>
        </w:rPr>
        <w:t>VS</w:t>
      </w:r>
      <w:r w:rsidRPr="003F3510">
        <w:rPr>
          <w:rFonts w:hint="eastAsia"/>
        </w:rPr>
        <w:t>悲观锁</w:t>
      </w:r>
    </w:p>
    <w:p w:rsidR="00CF417C" w:rsidRDefault="00905B5D" w:rsidP="00905B5D">
      <w:pPr>
        <w:ind w:firstLine="420"/>
        <w:rPr>
          <w:rFonts w:ascii="Century Schoolbook" w:hAnsi="Century Schoolbook"/>
        </w:rPr>
      </w:pPr>
      <w:r w:rsidRPr="00905B5D">
        <w:rPr>
          <w:rFonts w:ascii="Century Schoolbook" w:hAnsi="Century Schoolbook" w:hint="eastAsia"/>
        </w:rPr>
        <w:t>对于同一个数据的并发操作，</w:t>
      </w:r>
      <w:r w:rsidRPr="00B76C10">
        <w:rPr>
          <w:rFonts w:ascii="Century Schoolbook" w:hAnsi="Century Schoolbook" w:hint="eastAsia"/>
          <w:b/>
        </w:rPr>
        <w:t>悲观锁</w:t>
      </w:r>
      <w:r w:rsidRPr="00905B5D">
        <w:rPr>
          <w:rFonts w:ascii="Century Schoolbook" w:hAnsi="Century Schoolbook" w:hint="eastAsia"/>
        </w:rPr>
        <w:t>认为自己在使用数据的时候一定有别的线程来修改数据，因此在获取数据的时候会先加锁，确保数据不会被别的线程修改。</w:t>
      </w:r>
      <w:r w:rsidRPr="00905B5D">
        <w:rPr>
          <w:rFonts w:ascii="Century Schoolbook" w:hAnsi="Century Schoolbook" w:hint="eastAsia"/>
        </w:rPr>
        <w:t>Java</w:t>
      </w:r>
      <w:r w:rsidRPr="00905B5D">
        <w:rPr>
          <w:rFonts w:ascii="Century Schoolbook" w:hAnsi="Century Schoolbook" w:hint="eastAsia"/>
        </w:rPr>
        <w:t>中，</w:t>
      </w:r>
      <w:r w:rsidRPr="00905B5D">
        <w:rPr>
          <w:rFonts w:ascii="Century Schoolbook" w:hAnsi="Century Schoolbook" w:hint="eastAsia"/>
        </w:rPr>
        <w:t>synchronized</w:t>
      </w:r>
      <w:r w:rsidRPr="00905B5D">
        <w:rPr>
          <w:rFonts w:ascii="Century Schoolbook" w:hAnsi="Century Schoolbook" w:hint="eastAsia"/>
        </w:rPr>
        <w:t>关键字和</w:t>
      </w:r>
      <w:r w:rsidRPr="00905B5D">
        <w:rPr>
          <w:rFonts w:ascii="Century Schoolbook" w:hAnsi="Century Schoolbook" w:hint="eastAsia"/>
        </w:rPr>
        <w:t>Lock</w:t>
      </w:r>
      <w:r w:rsidRPr="00905B5D">
        <w:rPr>
          <w:rFonts w:ascii="Century Schoolbook" w:hAnsi="Century Schoolbook" w:hint="eastAsia"/>
        </w:rPr>
        <w:t>的实现类都是悲观锁。</w:t>
      </w:r>
      <w:r w:rsidR="00B76C10" w:rsidRPr="00B76C10">
        <w:rPr>
          <w:rFonts w:ascii="Century Schoolbook" w:hAnsi="Century Schoolbook" w:hint="eastAsia"/>
          <w:b/>
        </w:rPr>
        <w:t>乐观锁</w:t>
      </w:r>
      <w:r w:rsidR="00B76C10" w:rsidRPr="00B76C10">
        <w:rPr>
          <w:rFonts w:ascii="Century Schoolbook" w:hAnsi="Century Schoolbook" w:hint="eastAsia"/>
        </w:rPr>
        <w:t>认为自己在使用数据时不会有别的线程修改数据，所以不会添加锁，只是在更新数据的时候去判断之前有没有别的线程更新了这个数据。如果这个数据没有被更新，当前线程将自己修改的数据成功写入。如果数据已经被其他线程更新，则根据不同的实现方式执行不同的操作（例如报错或者自动重试）。</w:t>
      </w:r>
    </w:p>
    <w:p w:rsidR="00CF417C" w:rsidRDefault="001E5BD7" w:rsidP="00AD3EFB">
      <w:pPr>
        <w:ind w:firstLine="420"/>
        <w:rPr>
          <w:rFonts w:ascii="Century Schoolbook" w:hAnsi="Century Schoolbook"/>
        </w:rPr>
      </w:pPr>
      <w:r w:rsidRPr="001E5BD7">
        <w:rPr>
          <w:rFonts w:ascii="Century Schoolbook" w:hAnsi="Century Schoolbook" w:hint="eastAsia"/>
        </w:rPr>
        <w:t>乐观锁在</w:t>
      </w:r>
      <w:r w:rsidRPr="001E5BD7">
        <w:rPr>
          <w:rFonts w:ascii="Century Schoolbook" w:hAnsi="Century Schoolbook" w:hint="eastAsia"/>
        </w:rPr>
        <w:t>Java</w:t>
      </w:r>
      <w:r w:rsidRPr="001E5BD7">
        <w:rPr>
          <w:rFonts w:ascii="Century Schoolbook" w:hAnsi="Century Schoolbook" w:hint="eastAsia"/>
        </w:rPr>
        <w:t>中是通过使用无锁编程来实现，最常采用的是</w:t>
      </w:r>
      <w:r w:rsidRPr="001E5BD7">
        <w:rPr>
          <w:rFonts w:ascii="Century Schoolbook" w:hAnsi="Century Schoolbook" w:hint="eastAsia"/>
        </w:rPr>
        <w:t>CAS</w:t>
      </w:r>
      <w:r w:rsidRPr="001E5BD7">
        <w:rPr>
          <w:rFonts w:ascii="Century Schoolbook" w:hAnsi="Century Schoolbook" w:hint="eastAsia"/>
        </w:rPr>
        <w:t>算法，</w:t>
      </w:r>
      <w:r w:rsidRPr="001E5BD7">
        <w:rPr>
          <w:rFonts w:ascii="Century Schoolbook" w:hAnsi="Century Schoolbook" w:hint="eastAsia"/>
        </w:rPr>
        <w:t>Java</w:t>
      </w:r>
      <w:r w:rsidRPr="001E5BD7">
        <w:rPr>
          <w:rFonts w:ascii="Century Schoolbook" w:hAnsi="Century Schoolbook" w:hint="eastAsia"/>
        </w:rPr>
        <w:t>原子类中的递增操作就通过</w:t>
      </w:r>
      <w:r w:rsidRPr="001E5BD7">
        <w:rPr>
          <w:rFonts w:ascii="Century Schoolbook" w:hAnsi="Century Schoolbook" w:hint="eastAsia"/>
        </w:rPr>
        <w:t>CAS</w:t>
      </w:r>
      <w:r w:rsidRPr="001E5BD7">
        <w:rPr>
          <w:rFonts w:ascii="Century Schoolbook" w:hAnsi="Century Schoolbook" w:hint="eastAsia"/>
        </w:rPr>
        <w:t>自旋实现的。</w:t>
      </w:r>
      <w:r w:rsidR="00435D31" w:rsidRPr="00435D31">
        <w:rPr>
          <w:rFonts w:ascii="Century Schoolbook" w:hAnsi="Century Schoolbook" w:hint="eastAsia"/>
        </w:rPr>
        <w:t>悲观锁适合写操作多的场景，先加锁可以保证写操作时数据正确</w:t>
      </w:r>
      <w:r w:rsidR="00435D31">
        <w:rPr>
          <w:rFonts w:ascii="Century Schoolbook" w:hAnsi="Century Schoolbook" w:hint="eastAsia"/>
        </w:rPr>
        <w:t>；</w:t>
      </w:r>
      <w:r w:rsidR="00435D31" w:rsidRPr="00435D31">
        <w:rPr>
          <w:rFonts w:ascii="Century Schoolbook" w:hAnsi="Century Schoolbook" w:hint="eastAsia"/>
        </w:rPr>
        <w:t>乐观锁适合读操作多的场景，不加锁的特点能够使其读操作的性能大幅提升</w:t>
      </w:r>
      <w:r w:rsidR="00435D31">
        <w:rPr>
          <w:rFonts w:ascii="Century Schoolbook" w:hAnsi="Century Schoolbook" w:hint="eastAsia"/>
        </w:rPr>
        <w:t>。</w:t>
      </w:r>
    </w:p>
    <w:p w:rsidR="00CF417C" w:rsidRDefault="00CF417C" w:rsidP="007D35CF">
      <w:pPr>
        <w:rPr>
          <w:rFonts w:ascii="Century Schoolbook" w:hAnsi="Century Schoolbook"/>
        </w:rPr>
      </w:pPr>
    </w:p>
    <w:p w:rsidR="00CF417C" w:rsidRDefault="00CF417C" w:rsidP="007D35CF">
      <w:pPr>
        <w:rPr>
          <w:rFonts w:ascii="Century Schoolbook" w:hAnsi="Century Schoolbook"/>
        </w:rPr>
      </w:pPr>
    </w:p>
    <w:p w:rsidR="00CF417C" w:rsidRDefault="00CF417C" w:rsidP="007D35CF">
      <w:pPr>
        <w:rPr>
          <w:rFonts w:ascii="Century Schoolbook" w:hAnsi="Century Schoolbook"/>
        </w:rPr>
      </w:pPr>
    </w:p>
    <w:p w:rsidR="00CF417C" w:rsidRPr="00435D31" w:rsidRDefault="00CF417C" w:rsidP="007D35CF">
      <w:pPr>
        <w:rPr>
          <w:rFonts w:ascii="Century Schoolbook" w:hAnsi="Century Schoolbook"/>
        </w:rPr>
      </w:pPr>
    </w:p>
    <w:p w:rsidR="00EC5D09" w:rsidRDefault="00EC5D09" w:rsidP="00446083">
      <w:pPr>
        <w:pStyle w:val="Tip3"/>
      </w:pPr>
      <w:r w:rsidRPr="00EC5D09">
        <w:rPr>
          <w:rFonts w:hint="eastAsia"/>
        </w:rPr>
        <w:t>公平锁</w:t>
      </w:r>
      <w:r w:rsidR="003F3510">
        <w:rPr>
          <w:rFonts w:hint="eastAsia"/>
        </w:rPr>
        <w:t>VS</w:t>
      </w:r>
      <w:r w:rsidR="006A413C" w:rsidRPr="00EC5D09">
        <w:rPr>
          <w:rFonts w:hint="eastAsia"/>
        </w:rPr>
        <w:t>非公平锁</w:t>
      </w:r>
    </w:p>
    <w:p w:rsidR="008D0AF3" w:rsidRDefault="00BC1C56" w:rsidP="003F3510">
      <w:pPr>
        <w:pStyle w:val="Tip4"/>
      </w:pPr>
      <w:r w:rsidRPr="008D0AF3">
        <w:rPr>
          <w:rFonts w:ascii="宋体" w:eastAsia="宋体" w:hAnsi="宋体" w:cs="宋体" w:hint="eastAsia"/>
        </w:rPr>
        <w:t>公平锁</w:t>
      </w:r>
      <w:r>
        <w:rPr>
          <w:rFonts w:ascii="宋体" w:eastAsia="宋体" w:hAnsi="宋体" w:cs="宋体" w:hint="eastAsia"/>
        </w:rPr>
        <w:t>：</w:t>
      </w:r>
    </w:p>
    <w:p w:rsidR="008D0AF3" w:rsidRDefault="00BC1C56" w:rsidP="008D0AF3">
      <w:pPr>
        <w:ind w:firstLine="420"/>
        <w:rPr>
          <w:rFonts w:ascii="Century Schoolbook" w:hAnsi="Century Schoolbook"/>
        </w:rPr>
      </w:pPr>
      <w:r w:rsidRPr="00BC1C56">
        <w:rPr>
          <w:rFonts w:ascii="Century Schoolbook" w:hAnsi="Century Schoolbook" w:hint="eastAsia"/>
        </w:rPr>
        <w:t>是指多个线程按照申请锁的顺序来获取锁</w:t>
      </w:r>
      <w:r>
        <w:rPr>
          <w:rFonts w:ascii="Century Schoolbook" w:hAnsi="Century Schoolbook" w:hint="eastAsia"/>
        </w:rPr>
        <w:t>，</w:t>
      </w:r>
      <w:r w:rsidRPr="00BC1C56">
        <w:rPr>
          <w:rFonts w:ascii="Century Schoolbook" w:hAnsi="Century Schoolbook" w:hint="eastAsia"/>
        </w:rPr>
        <w:t>类似排队打饭</w:t>
      </w:r>
      <w:r w:rsidRPr="00BC1C56">
        <w:rPr>
          <w:rFonts w:ascii="Century Schoolbook" w:hAnsi="Century Schoolbook" w:hint="eastAsia"/>
        </w:rPr>
        <w:t xml:space="preserve"> </w:t>
      </w:r>
      <w:r w:rsidRPr="00BC1C56">
        <w:rPr>
          <w:rFonts w:ascii="Century Schoolbook" w:hAnsi="Century Schoolbook" w:hint="eastAsia"/>
        </w:rPr>
        <w:t>先来后到</w:t>
      </w:r>
      <w:r>
        <w:rPr>
          <w:rFonts w:ascii="Century Schoolbook" w:hAnsi="Century Schoolbook" w:hint="eastAsia"/>
        </w:rPr>
        <w:t>。</w:t>
      </w:r>
      <w:r w:rsidR="00384FFE">
        <w:rPr>
          <w:rFonts w:ascii="Century Schoolbook" w:hAnsi="Century Schoolbook" w:hint="eastAsia"/>
        </w:rPr>
        <w:t>在并发环境中，每个线程在获取锁时会先查看此锁维护的等待队列，如果为空或者当前线程是等待队列的第一个，就占有锁；否则就会加入到等待队列中，以后会按照</w:t>
      </w:r>
      <w:r w:rsidR="00384FFE">
        <w:rPr>
          <w:rFonts w:ascii="Century Schoolbook" w:hAnsi="Century Schoolbook" w:hint="eastAsia"/>
        </w:rPr>
        <w:t>FIFO</w:t>
      </w:r>
      <w:r w:rsidR="00384FFE">
        <w:rPr>
          <w:rFonts w:ascii="Century Schoolbook" w:hAnsi="Century Schoolbook" w:hint="eastAsia"/>
        </w:rPr>
        <w:t>的规则从队列中取到自己。</w:t>
      </w:r>
    </w:p>
    <w:p w:rsidR="008D0AF3" w:rsidRDefault="008D0AF3" w:rsidP="00BC1C56">
      <w:pPr>
        <w:rPr>
          <w:rFonts w:ascii="Century Schoolbook" w:hAnsi="Century Schoolbook"/>
        </w:rPr>
      </w:pPr>
    </w:p>
    <w:p w:rsidR="008D0AF3" w:rsidRDefault="00BC1C56" w:rsidP="003F3510">
      <w:pPr>
        <w:pStyle w:val="Tip4"/>
      </w:pPr>
      <w:r w:rsidRPr="008D0AF3">
        <w:rPr>
          <w:rFonts w:ascii="宋体" w:eastAsia="宋体" w:hAnsi="宋体" w:cs="宋体" w:hint="eastAsia"/>
        </w:rPr>
        <w:t>非公平锁</w:t>
      </w:r>
      <w:r>
        <w:rPr>
          <w:rFonts w:ascii="宋体" w:eastAsia="宋体" w:hAnsi="宋体" w:cs="宋体" w:hint="eastAsia"/>
        </w:rPr>
        <w:t>：</w:t>
      </w:r>
    </w:p>
    <w:p w:rsidR="000D777D" w:rsidRDefault="00BC1C56" w:rsidP="009E588F">
      <w:pPr>
        <w:ind w:firstLine="420"/>
        <w:rPr>
          <w:rFonts w:ascii="Century Schoolbook" w:hAnsi="Century Schoolbook"/>
        </w:rPr>
      </w:pPr>
      <w:r w:rsidRPr="00BC1C56">
        <w:rPr>
          <w:rFonts w:ascii="Century Schoolbook" w:hAnsi="Century Schoolbook" w:hint="eastAsia"/>
        </w:rPr>
        <w:t>是指在多线程获取锁的顺序并不是按照申请锁的顺序</w:t>
      </w:r>
      <w:r w:rsidR="009924D1">
        <w:rPr>
          <w:rFonts w:ascii="Century Schoolbook" w:hAnsi="Century Schoolbook" w:hint="eastAsia"/>
        </w:rPr>
        <w:t>，</w:t>
      </w:r>
      <w:r w:rsidRPr="00BC1C56">
        <w:rPr>
          <w:rFonts w:ascii="Century Schoolbook" w:hAnsi="Century Schoolbook" w:hint="eastAsia"/>
        </w:rPr>
        <w:t>有可能后申请的线程比先申请的线程优先获取到锁</w:t>
      </w:r>
      <w:r w:rsidR="009924D1">
        <w:rPr>
          <w:rFonts w:ascii="Century Schoolbook" w:hAnsi="Century Schoolbook" w:hint="eastAsia"/>
        </w:rPr>
        <w:t>，</w:t>
      </w:r>
      <w:r w:rsidRPr="00BC1C56">
        <w:rPr>
          <w:rFonts w:ascii="Century Schoolbook" w:hAnsi="Century Schoolbook" w:hint="eastAsia"/>
        </w:rPr>
        <w:t>在高并发的情况下</w:t>
      </w:r>
      <w:r w:rsidR="009924D1">
        <w:rPr>
          <w:rFonts w:ascii="Century Schoolbook" w:hAnsi="Century Schoolbook" w:hint="eastAsia"/>
        </w:rPr>
        <w:t>，</w:t>
      </w:r>
      <w:r w:rsidRPr="00BC1C56">
        <w:rPr>
          <w:rFonts w:ascii="Century Schoolbook" w:hAnsi="Century Schoolbook" w:hint="eastAsia"/>
        </w:rPr>
        <w:t>有可能造成优先级反转或者饥饿现象</w:t>
      </w:r>
      <w:r w:rsidR="009924D1">
        <w:rPr>
          <w:rFonts w:ascii="Century Schoolbook" w:hAnsi="Century Schoolbook" w:hint="eastAsia"/>
        </w:rPr>
        <w:t>。</w:t>
      </w:r>
      <w:r w:rsidR="00E32B35">
        <w:rPr>
          <w:rFonts w:ascii="Century Schoolbook" w:hAnsi="Century Schoolbook" w:hint="eastAsia"/>
        </w:rPr>
        <w:t>在并发环境中，线程尝试插队，直接占有锁，如果尝试插队失败则去排队。</w:t>
      </w:r>
    </w:p>
    <w:p w:rsidR="00943C34" w:rsidRDefault="008D0AF3" w:rsidP="0021047E">
      <w:pPr>
        <w:ind w:firstLine="420"/>
        <w:rPr>
          <w:rFonts w:ascii="Century Schoolbook" w:hAnsi="Century Schoolbook"/>
        </w:rPr>
      </w:pPr>
      <w:r w:rsidRPr="008D0AF3">
        <w:rPr>
          <w:rFonts w:ascii="Century Schoolbook" w:hAnsi="Century Schoolbook" w:hint="eastAsia"/>
        </w:rPr>
        <w:t>并发包</w:t>
      </w:r>
      <w:r w:rsidRPr="008D0AF3">
        <w:rPr>
          <w:rFonts w:ascii="Century Schoolbook" w:hAnsi="Century Schoolbook" w:hint="eastAsia"/>
        </w:rPr>
        <w:t>ReentrantLock</w:t>
      </w:r>
      <w:r w:rsidRPr="008D0AF3">
        <w:rPr>
          <w:rFonts w:ascii="Century Schoolbook" w:hAnsi="Century Schoolbook" w:hint="eastAsia"/>
        </w:rPr>
        <w:t>的创建可以指定构造函数的</w:t>
      </w:r>
      <w:r w:rsidRPr="008D0AF3">
        <w:rPr>
          <w:rFonts w:ascii="Century Schoolbook" w:hAnsi="Century Schoolbook" w:hint="eastAsia"/>
        </w:rPr>
        <w:t>boolean</w:t>
      </w:r>
      <w:r w:rsidRPr="008D0AF3">
        <w:rPr>
          <w:rFonts w:ascii="Century Schoolbook" w:hAnsi="Century Schoolbook" w:hint="eastAsia"/>
        </w:rPr>
        <w:t>类型来得到公平锁或者非公平锁</w:t>
      </w:r>
      <w:r w:rsidR="00D81A2B">
        <w:rPr>
          <w:rFonts w:ascii="Century Schoolbook" w:hAnsi="Century Schoolbook" w:hint="eastAsia"/>
        </w:rPr>
        <w:t>，</w:t>
      </w:r>
      <w:r w:rsidRPr="008D0AF3">
        <w:rPr>
          <w:rFonts w:ascii="Century Schoolbook" w:hAnsi="Century Schoolbook" w:hint="eastAsia"/>
        </w:rPr>
        <w:t>默认是非公平锁</w:t>
      </w:r>
      <w:r w:rsidR="00D81A2B">
        <w:rPr>
          <w:rFonts w:ascii="Century Schoolbook" w:hAnsi="Century Schoolbook" w:hint="eastAsia"/>
        </w:rPr>
        <w:t>。</w:t>
      </w:r>
      <w:r w:rsidR="001508AB" w:rsidRPr="001508AB">
        <w:rPr>
          <w:rFonts w:ascii="Century Schoolbook" w:hAnsi="Century Schoolbook" w:hint="eastAsia"/>
        </w:rPr>
        <w:t>非公平锁的优点在于吞吐量</w:t>
      </w:r>
      <w:r w:rsidR="001508AB">
        <w:rPr>
          <w:rFonts w:ascii="Century Schoolbook" w:hAnsi="Century Schoolbook" w:hint="eastAsia"/>
        </w:rPr>
        <w:t>比</w:t>
      </w:r>
      <w:r w:rsidR="001508AB" w:rsidRPr="001508AB">
        <w:rPr>
          <w:rFonts w:ascii="Century Schoolbook" w:hAnsi="Century Schoolbook" w:hint="eastAsia"/>
        </w:rPr>
        <w:t>公平锁大</w:t>
      </w:r>
      <w:r w:rsidR="001508AB">
        <w:rPr>
          <w:rFonts w:ascii="Century Schoolbook" w:hAnsi="Century Schoolbook" w:hint="eastAsia"/>
        </w:rPr>
        <w:t>。</w:t>
      </w:r>
      <w:r w:rsidR="001508AB" w:rsidRPr="001508AB">
        <w:rPr>
          <w:rFonts w:ascii="Century Schoolbook" w:hAnsi="Century Schoolbook" w:hint="eastAsia"/>
        </w:rPr>
        <w:t>对于</w:t>
      </w:r>
      <w:r w:rsidR="001508AB" w:rsidRPr="001508AB">
        <w:rPr>
          <w:rFonts w:ascii="Century Schoolbook" w:hAnsi="Century Schoolbook" w:hint="eastAsia"/>
        </w:rPr>
        <w:t>synchronized</w:t>
      </w:r>
      <w:r w:rsidR="001508AB" w:rsidRPr="001508AB">
        <w:rPr>
          <w:rFonts w:ascii="Century Schoolbook" w:hAnsi="Century Schoolbook" w:hint="eastAsia"/>
        </w:rPr>
        <w:t>而言也是一种非公平锁</w:t>
      </w:r>
      <w:r w:rsidR="001508AB">
        <w:rPr>
          <w:rFonts w:ascii="Century Schoolbook" w:hAnsi="Century Schoolbook" w:hint="eastAsia"/>
        </w:rPr>
        <w:t>。</w:t>
      </w:r>
    </w:p>
    <w:p w:rsidR="00EC5D09" w:rsidRDefault="00EC5D09" w:rsidP="007D35CF">
      <w:pPr>
        <w:rPr>
          <w:rFonts w:ascii="Century Schoolbook" w:hAnsi="Century Schoolbook"/>
        </w:rPr>
      </w:pPr>
    </w:p>
    <w:p w:rsidR="00D74DE3" w:rsidRDefault="00D74DE3" w:rsidP="00D74DE3">
      <w:pPr>
        <w:pStyle w:val="Tip4"/>
      </w:pPr>
      <w:r w:rsidRPr="008D0AF3">
        <w:rPr>
          <w:rFonts w:hint="eastAsia"/>
        </w:rPr>
        <w:t>ReentrantLock</w:t>
      </w:r>
      <w:r>
        <w:rPr>
          <w:rFonts w:ascii="宋体" w:eastAsia="宋体" w:hAnsi="宋体" w:cs="宋体" w:hint="eastAsia"/>
        </w:rPr>
        <w:t>对两种锁的实现机制</w:t>
      </w:r>
    </w:p>
    <w:p w:rsidR="00D74DE3" w:rsidRPr="00D74DE3" w:rsidRDefault="00D74DE3" w:rsidP="00D74DE3">
      <w:pPr>
        <w:autoSpaceDE w:val="0"/>
        <w:autoSpaceDN w:val="0"/>
        <w:adjustRightInd w:val="0"/>
        <w:jc w:val="left"/>
        <w:rPr>
          <w:rFonts w:ascii="Century Schoolbook" w:hAnsi="Century Schoolbook" w:cs="Century Schoolbook"/>
          <w:kern w:val="0"/>
          <w:szCs w:val="21"/>
        </w:rPr>
      </w:pPr>
      <w:r>
        <w:rPr>
          <w:rFonts w:ascii="Century Schoolbook" w:hAnsi="Century Schoolbook"/>
          <w:szCs w:val="21"/>
        </w:rPr>
        <w:t>源代码如下</w:t>
      </w:r>
      <w:r>
        <w:rPr>
          <w:rFonts w:ascii="Century Schoolbook" w:hAnsi="Century Schoolbook" w:hint="eastAsia"/>
          <w:szCs w:val="21"/>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3F5FBF"/>
          <w:kern w:val="0"/>
          <w:sz w:val="24"/>
          <w:szCs w:val="24"/>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Creates an instance of {@code ReentrantLock}.</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This is equivalent to using {@code ReentrantLock(false)}.</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bCs/>
          <w:color w:val="7F0055"/>
          <w:kern w:val="0"/>
          <w:sz w:val="24"/>
          <w:szCs w:val="24"/>
        </w:rPr>
        <w:t>public</w:t>
      </w:r>
      <w:r w:rsidRPr="00D74DE3">
        <w:rPr>
          <w:rFonts w:ascii="Century Schoolbook" w:hAnsi="Century Schoolbook" w:cs="Century Schoolbook"/>
          <w:color w:val="000000"/>
          <w:kern w:val="0"/>
          <w:sz w:val="24"/>
          <w:szCs w:val="24"/>
        </w:rPr>
        <w:t xml:space="preserve"> ReentrantLock()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0000C0"/>
          <w:kern w:val="0"/>
          <w:sz w:val="24"/>
          <w:szCs w:val="24"/>
        </w:rPr>
        <w:t>sync</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NonfairSync();</w:t>
      </w:r>
      <w:r>
        <w:rPr>
          <w:rFonts w:ascii="Century Schoolbook" w:hAnsi="Century Schoolbook" w:cs="Century Schoolbook"/>
          <w:color w:val="000000"/>
          <w:kern w:val="0"/>
          <w:sz w:val="24"/>
          <w:szCs w:val="24"/>
        </w:rPr>
        <w:tab/>
      </w:r>
      <w:r w:rsidRPr="00D74DE3">
        <w:rPr>
          <w:rFonts w:ascii="Century Schoolbook" w:hAnsi="Century Schoolbook" w:cs="Century Schoolbook"/>
          <w:color w:val="FF0000"/>
          <w:kern w:val="0"/>
          <w:sz w:val="24"/>
          <w:szCs w:val="24"/>
        </w:rPr>
        <w:t xml:space="preserve">// </w:t>
      </w:r>
      <w:r w:rsidRPr="00D74DE3">
        <w:rPr>
          <w:rFonts w:ascii="Century Schoolbook" w:hAnsi="Century Schoolbook" w:cs="Century Schoolbook"/>
          <w:color w:val="FF0000"/>
          <w:kern w:val="0"/>
          <w:sz w:val="24"/>
          <w:szCs w:val="24"/>
        </w:rPr>
        <w:t>源代码中默认构造函数采用非公平锁</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3F5FBF"/>
          <w:kern w:val="0"/>
          <w:sz w:val="24"/>
          <w:szCs w:val="24"/>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Creates an instance of {@code ReentrantLock} with the</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given fairness policy.</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w:t>
      </w:r>
      <w:r w:rsidRPr="00D74DE3">
        <w:rPr>
          <w:rFonts w:ascii="Century Schoolbook" w:hAnsi="Century Schoolbook" w:cs="Century Schoolbook"/>
          <w:bCs/>
          <w:color w:val="7F9FBF"/>
          <w:kern w:val="0"/>
          <w:sz w:val="24"/>
          <w:szCs w:val="24"/>
        </w:rPr>
        <w:t>@param</w:t>
      </w:r>
      <w:r w:rsidRPr="00D74DE3">
        <w:rPr>
          <w:rFonts w:ascii="Century Schoolbook" w:hAnsi="Century Schoolbook" w:cs="Century Schoolbook"/>
          <w:color w:val="3F5FBF"/>
          <w:kern w:val="0"/>
          <w:sz w:val="24"/>
          <w:szCs w:val="24"/>
        </w:rPr>
        <w:t xml:space="preserve"> fair {@code true} if this lock should use a fair ordering policy</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bCs/>
          <w:color w:val="7F0055"/>
          <w:kern w:val="0"/>
          <w:sz w:val="24"/>
          <w:szCs w:val="24"/>
        </w:rPr>
        <w:t>public</w:t>
      </w:r>
      <w:r w:rsidRPr="00D74DE3">
        <w:rPr>
          <w:rFonts w:ascii="Century Schoolbook" w:hAnsi="Century Schoolbook" w:cs="Century Schoolbook"/>
          <w:color w:val="000000"/>
          <w:kern w:val="0"/>
          <w:sz w:val="24"/>
          <w:szCs w:val="24"/>
        </w:rPr>
        <w:t xml:space="preserve"> ReentrantLock(</w:t>
      </w:r>
      <w:r w:rsidRPr="00D74DE3">
        <w:rPr>
          <w:rFonts w:ascii="Century Schoolbook" w:hAnsi="Century Schoolbook" w:cs="Century Schoolbook"/>
          <w:bCs/>
          <w:color w:val="7F0055"/>
          <w:kern w:val="0"/>
          <w:sz w:val="24"/>
          <w:szCs w:val="24"/>
        </w:rPr>
        <w:t>boolean</w:t>
      </w: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6A3E3E"/>
          <w:kern w:val="0"/>
          <w:sz w:val="24"/>
          <w:szCs w:val="24"/>
        </w:rPr>
        <w:t>fair</w:t>
      </w:r>
      <w:r w:rsidRPr="00D74DE3">
        <w:rPr>
          <w:rFonts w:ascii="Century Schoolbook" w:hAnsi="Century Schoolbook" w:cs="Century Schoolbook"/>
          <w:color w:val="000000"/>
          <w:kern w:val="0"/>
          <w:sz w:val="24"/>
          <w:szCs w:val="24"/>
        </w:rPr>
        <w:t>)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0000C0"/>
          <w:kern w:val="0"/>
          <w:sz w:val="24"/>
          <w:szCs w:val="24"/>
        </w:rPr>
        <w:t>sync</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color w:val="6A3E3E"/>
          <w:kern w:val="0"/>
          <w:sz w:val="24"/>
          <w:szCs w:val="24"/>
        </w:rPr>
        <w:t>fair</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FairSync()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NonfairSync();</w:t>
      </w:r>
      <w:r w:rsidRPr="00D74DE3">
        <w:rPr>
          <w:rFonts w:ascii="Century Schoolbook" w:hAnsi="Century Schoolbook" w:cs="Century Schoolbook"/>
          <w:color w:val="FF0000"/>
          <w:kern w:val="0"/>
          <w:sz w:val="24"/>
          <w:szCs w:val="24"/>
        </w:rPr>
        <w:t xml:space="preserve"> // </w:t>
      </w:r>
      <w:r w:rsidRPr="00D74DE3">
        <w:rPr>
          <w:rFonts w:ascii="Century Schoolbook" w:hAnsi="Century Schoolbook" w:cs="Century Schoolbook"/>
          <w:color w:val="FF0000"/>
          <w:kern w:val="0"/>
          <w:sz w:val="24"/>
          <w:szCs w:val="24"/>
        </w:rPr>
        <w:t>重载构造函数中采用可选的锁类型</w:t>
      </w:r>
      <w:r w:rsidRPr="00D74DE3">
        <w:rPr>
          <w:rFonts w:ascii="Century Schoolbook" w:hAnsi="Century Schoolbook" w:cs="Century Schoolbook" w:hint="eastAsia"/>
          <w:color w:val="FF0000"/>
          <w:kern w:val="0"/>
          <w:sz w:val="24"/>
          <w:szCs w:val="24"/>
        </w:rPr>
        <w:t>，</w:t>
      </w:r>
      <w:r w:rsidRPr="00D74DE3">
        <w:rPr>
          <w:rFonts w:ascii="Century Schoolbook" w:hAnsi="Century Schoolbook" w:cs="Century Schoolbook"/>
          <w:color w:val="FF0000"/>
          <w:kern w:val="0"/>
          <w:sz w:val="24"/>
          <w:szCs w:val="24"/>
        </w:rPr>
        <w:t>true</w:t>
      </w:r>
      <w:r w:rsidRPr="00D74DE3">
        <w:rPr>
          <w:rFonts w:ascii="Century Schoolbook" w:hAnsi="Century Schoolbook" w:cs="Century Schoolbook"/>
          <w:color w:val="FF0000"/>
          <w:kern w:val="0"/>
          <w:sz w:val="24"/>
          <w:szCs w:val="24"/>
        </w:rPr>
        <w:t>为公平锁</w:t>
      </w:r>
      <w:r w:rsidRPr="00D74DE3">
        <w:rPr>
          <w:rFonts w:ascii="Century Schoolbook" w:hAnsi="Century Schoolbook" w:cs="Century Schoolbook" w:hint="eastAsia"/>
          <w:color w:val="FF0000"/>
          <w:kern w:val="0"/>
          <w:sz w:val="24"/>
          <w:szCs w:val="24"/>
        </w:rPr>
        <w:t>，</w:t>
      </w:r>
      <w:r w:rsidRPr="00D74DE3">
        <w:rPr>
          <w:rFonts w:ascii="Century Schoolbook" w:hAnsi="Century Schoolbook" w:cs="Century Schoolbook"/>
          <w:color w:val="FF0000"/>
          <w:kern w:val="0"/>
          <w:sz w:val="24"/>
          <w:szCs w:val="24"/>
        </w:rPr>
        <w:t>false</w:t>
      </w:r>
      <w:r w:rsidRPr="00D74DE3">
        <w:rPr>
          <w:rFonts w:ascii="Century Schoolbook" w:hAnsi="Century Schoolbook" w:cs="Century Schoolbook"/>
          <w:color w:val="FF0000"/>
          <w:kern w:val="0"/>
          <w:sz w:val="24"/>
          <w:szCs w:val="24"/>
        </w:rPr>
        <w:t>为非公平锁</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p>
    <w:p w:rsidR="00D74DE3" w:rsidRDefault="00D74DE3" w:rsidP="007D35CF">
      <w:pPr>
        <w:rPr>
          <w:rFonts w:ascii="Century Schoolbook" w:hAnsi="Century Schoolbook"/>
        </w:rPr>
      </w:pPr>
    </w:p>
    <w:p w:rsidR="00481570" w:rsidRDefault="00481570" w:rsidP="007D35CF">
      <w:pPr>
        <w:rPr>
          <w:rFonts w:ascii="Century Schoolbook" w:hAnsi="Century Schoolbook"/>
        </w:rPr>
      </w:pPr>
    </w:p>
    <w:p w:rsidR="00A80E07" w:rsidRPr="002C0EB4" w:rsidRDefault="00A80E07" w:rsidP="002C0EB4">
      <w:pPr>
        <w:rPr>
          <w:rFonts w:ascii="Century Schoolbook" w:hAnsi="Century Schoolbook"/>
        </w:rPr>
      </w:pPr>
      <w:r>
        <w:rPr>
          <w:rFonts w:ascii="Century Schoolbook" w:hAnsi="Century Schoolbook"/>
        </w:rPr>
        <w:t>对于</w:t>
      </w:r>
      <w:r w:rsidRPr="00481570">
        <w:rPr>
          <w:rFonts w:ascii="Century Schoolbook" w:hAnsi="Century Schoolbook"/>
          <w:b/>
        </w:rPr>
        <w:t>NonfairSync</w:t>
      </w:r>
      <w:r>
        <w:rPr>
          <w:rFonts w:ascii="Century Schoolbook" w:hAnsi="Century Schoolbook"/>
        </w:rPr>
        <w:t>方法</w:t>
      </w:r>
      <w:r>
        <w:rPr>
          <w:rFonts w:ascii="Century Schoolbook" w:hAnsi="Century Schoolbook" w:hint="eastAsia"/>
        </w:rPr>
        <w:t>，</w:t>
      </w:r>
      <w:r w:rsidR="00481570">
        <w:rPr>
          <w:rFonts w:ascii="Century Schoolbook" w:hAnsi="Century Schoolbook"/>
        </w:rPr>
        <w:t>是一个静态的成员内部类</w:t>
      </w:r>
      <w:r w:rsidR="00481570">
        <w:rPr>
          <w:rFonts w:ascii="Century Schoolbook" w:hAnsi="Century Schoolbook" w:hint="eastAsia"/>
        </w:rPr>
        <w:t>，</w:t>
      </w:r>
      <w:r w:rsidR="00481570">
        <w:rPr>
          <w:rFonts w:ascii="Century Schoolbook" w:hAnsi="Century Schoolbook"/>
        </w:rPr>
        <w:t>使用</w:t>
      </w:r>
      <w:r w:rsidR="00481570">
        <w:rPr>
          <w:rFonts w:ascii="Century Schoolbook" w:hAnsi="Century Schoolbook"/>
        </w:rPr>
        <w:t>static</w:t>
      </w:r>
      <w:r w:rsidR="00481570">
        <w:rPr>
          <w:rFonts w:ascii="Century Schoolbook" w:hAnsi="Century Schoolbook"/>
        </w:rPr>
        <w:t>意味着随对象创建直接初始化到方法区中</w:t>
      </w:r>
      <w:r w:rsidR="002C0EB4">
        <w:rPr>
          <w:rFonts w:ascii="Century Schoolbook" w:hAnsi="Century Schoolbook" w:hint="eastAsia"/>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5FBF"/>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Sync object for non</w:t>
      </w:r>
      <w:r w:rsidRPr="00481570">
        <w:rPr>
          <w:rFonts w:ascii="Century Schoolbook" w:hAnsi="Century Schoolbook" w:cs="Century Schoolbook"/>
          <w:color w:val="7F7F9F"/>
          <w:kern w:val="0"/>
          <w:sz w:val="24"/>
          <w:szCs w:val="24"/>
        </w:rPr>
        <w:t>-</w:t>
      </w:r>
      <w:r w:rsidRPr="00481570">
        <w:rPr>
          <w:rFonts w:ascii="Century Schoolbook" w:hAnsi="Century Schoolbook" w:cs="Century Schoolbook"/>
          <w:color w:val="3F5FBF"/>
          <w:kern w:val="0"/>
          <w:sz w:val="24"/>
          <w:szCs w:val="24"/>
        </w:rPr>
        <w:t>fair locks</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static</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class</w:t>
      </w:r>
      <w:r w:rsidRPr="00481570">
        <w:rPr>
          <w:rFonts w:ascii="Century Schoolbook" w:hAnsi="Century Schoolbook" w:cs="Century Schoolbook"/>
          <w:color w:val="000000"/>
          <w:kern w:val="0"/>
          <w:sz w:val="24"/>
          <w:szCs w:val="24"/>
        </w:rPr>
        <w:t xml:space="preserve"> NonfairSync </w:t>
      </w:r>
      <w:r w:rsidRPr="00481570">
        <w:rPr>
          <w:rFonts w:ascii="Century Schoolbook" w:hAnsi="Century Schoolbook" w:cs="Century Schoolbook"/>
          <w:bCs/>
          <w:color w:val="7F0055"/>
          <w:kern w:val="0"/>
          <w:sz w:val="24"/>
          <w:szCs w:val="24"/>
        </w:rPr>
        <w:t>extends</w:t>
      </w:r>
      <w:r w:rsidRPr="00481570">
        <w:rPr>
          <w:rFonts w:ascii="Century Schoolbook" w:hAnsi="Century Schoolbook" w:cs="Century Schoolbook"/>
          <w:color w:val="000000"/>
          <w:kern w:val="0"/>
          <w:sz w:val="24"/>
          <w:szCs w:val="24"/>
        </w:rPr>
        <w:t xml:space="preserve"> Sync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lastRenderedPageBreak/>
        <w:t xml:space="preserve">        </w:t>
      </w:r>
      <w:r w:rsidRPr="00481570">
        <w:rPr>
          <w:rFonts w:ascii="Century Schoolbook" w:hAnsi="Century Schoolbook" w:cs="Century Schoolbook"/>
          <w:bCs/>
          <w:color w:val="7F0055"/>
          <w:kern w:val="0"/>
          <w:sz w:val="24"/>
          <w:szCs w:val="24"/>
        </w:rPr>
        <w:t>private</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static</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long</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C0"/>
          <w:kern w:val="0"/>
          <w:sz w:val="24"/>
          <w:szCs w:val="24"/>
        </w:rPr>
        <w:t>serialVersionUID</w:t>
      </w:r>
      <w:r w:rsidRPr="00481570">
        <w:rPr>
          <w:rFonts w:ascii="Century Schoolbook" w:hAnsi="Century Schoolbook" w:cs="Century Schoolbook"/>
          <w:color w:val="000000"/>
          <w:kern w:val="0"/>
          <w:sz w:val="24"/>
          <w:szCs w:val="24"/>
        </w:rPr>
        <w:t xml:space="preserve"> = 7316153563782823691L;</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5FBF"/>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Performs lock.</w:t>
      </w:r>
      <w:r w:rsidR="00481570">
        <w:rPr>
          <w:rFonts w:ascii="Century Schoolbook" w:hAnsi="Century Schoolbook" w:cs="Century Schoolbook"/>
          <w:color w:val="3F5FBF"/>
          <w:kern w:val="0"/>
          <w:sz w:val="24"/>
          <w:szCs w:val="24"/>
        </w:rPr>
        <w:t xml:space="preserve"> </w:t>
      </w:r>
      <w:r w:rsidRPr="00481570">
        <w:rPr>
          <w:rFonts w:ascii="Century Schoolbook" w:hAnsi="Century Schoolbook" w:cs="Century Schoolbook"/>
          <w:color w:val="3F5FBF"/>
          <w:kern w:val="0"/>
          <w:sz w:val="24"/>
          <w:szCs w:val="24"/>
        </w:rPr>
        <w:t>Try immediate barge, backing up to normal</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acquire on failure.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w:t>
      </w:r>
    </w:p>
    <w:p w:rsidR="00A80E07" w:rsidRDefault="00A80E07" w:rsidP="00A80E07">
      <w:pPr>
        <w:autoSpaceDE w:val="0"/>
        <w:autoSpaceDN w:val="0"/>
        <w:adjustRightInd w:val="0"/>
        <w:jc w:val="left"/>
        <w:rPr>
          <w:rFonts w:ascii="Century Schoolbook" w:hAnsi="Century Schoolbook" w:cs="Century Schoolbook"/>
          <w:color w:val="000000"/>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void</w:t>
      </w:r>
      <w:r w:rsidRPr="00481570">
        <w:rPr>
          <w:rFonts w:ascii="Century Schoolbook" w:hAnsi="Century Schoolbook" w:cs="Century Schoolbook"/>
          <w:color w:val="000000"/>
          <w:kern w:val="0"/>
          <w:sz w:val="24"/>
          <w:szCs w:val="24"/>
        </w:rPr>
        <w:t xml:space="preserve"> lock() {</w:t>
      </w:r>
    </w:p>
    <w:p w:rsidR="007403D6" w:rsidRPr="007403D6" w:rsidRDefault="007403D6" w:rsidP="00A80E0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 xml:space="preserve"> </w:t>
      </w:r>
      <w:r w:rsidRPr="007403D6">
        <w:rPr>
          <w:rFonts w:ascii="Century Schoolbook" w:hAnsi="Century Schoolbook" w:cs="Century Schoolbook"/>
          <w:color w:val="FF0000"/>
          <w:kern w:val="0"/>
          <w:sz w:val="24"/>
          <w:szCs w:val="24"/>
        </w:rPr>
        <w:t xml:space="preserve">// </w:t>
      </w:r>
      <w:r w:rsidRPr="007403D6">
        <w:rPr>
          <w:rFonts w:ascii="Century Schoolbook" w:hAnsi="Century Schoolbook" w:cs="Century Schoolbook"/>
          <w:color w:val="FF0000"/>
          <w:kern w:val="0"/>
          <w:sz w:val="24"/>
          <w:szCs w:val="24"/>
        </w:rPr>
        <w:t>此方法位于</w:t>
      </w:r>
      <w:r w:rsidRPr="007403D6">
        <w:rPr>
          <w:rFonts w:ascii="Century Schoolbook" w:hAnsi="Century Schoolbook" w:cs="Century Schoolbook" w:hint="eastAsia"/>
          <w:color w:val="FF0000"/>
          <w:kern w:val="0"/>
          <w:sz w:val="24"/>
          <w:szCs w:val="24"/>
        </w:rPr>
        <w:t>：</w:t>
      </w:r>
      <w:r w:rsidRPr="007403D6">
        <w:rPr>
          <w:rFonts w:ascii="Century Schoolbook" w:hAnsi="Century Schoolbook"/>
          <w:color w:val="FF0000"/>
          <w:sz w:val="24"/>
          <w:szCs w:val="24"/>
        </w:rPr>
        <w:t>public abstract class AbstractQueuedSynchronizer extends AbstractOwnableSynchronizer implements java.io.Serializable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if</w:t>
      </w:r>
      <w:r w:rsidRPr="00481570">
        <w:rPr>
          <w:rFonts w:ascii="Century Schoolbook" w:hAnsi="Century Schoolbook" w:cs="Century Schoolbook"/>
          <w:color w:val="000000"/>
          <w:kern w:val="0"/>
          <w:sz w:val="24"/>
          <w:szCs w:val="24"/>
        </w:rPr>
        <w:t xml:space="preserve"> (</w:t>
      </w:r>
      <w:r w:rsidRPr="00AF3DEF">
        <w:rPr>
          <w:rFonts w:ascii="Century Schoolbook" w:hAnsi="Century Schoolbook" w:cs="Century Schoolbook"/>
          <w:color w:val="00B050"/>
          <w:kern w:val="0"/>
          <w:sz w:val="24"/>
          <w:szCs w:val="24"/>
        </w:rPr>
        <w:t>compareAndSetState</w:t>
      </w:r>
      <w:r w:rsidRPr="00481570">
        <w:rPr>
          <w:rFonts w:ascii="Century Schoolbook" w:hAnsi="Century Schoolbook" w:cs="Century Schoolbook"/>
          <w:color w:val="000000"/>
          <w:kern w:val="0"/>
          <w:sz w:val="24"/>
          <w:szCs w:val="24"/>
        </w:rPr>
        <w:t>(0, 1))</w:t>
      </w:r>
      <w:r w:rsidR="007403D6">
        <w:rPr>
          <w:rFonts w:ascii="Century Schoolbook" w:hAnsi="Century Schoolbook" w:cs="Century Schoolbook"/>
          <w:color w:val="000000"/>
          <w:kern w:val="0"/>
          <w:sz w:val="24"/>
          <w:szCs w:val="24"/>
        </w:rPr>
        <w:tab/>
      </w:r>
      <w:r w:rsidR="007403D6">
        <w:rPr>
          <w:rFonts w:ascii="Century Schoolbook" w:hAnsi="Century Schoolbook" w:cs="Century Schoolbook"/>
          <w:color w:val="FF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setExclusiveOwnerThread(Thread.</w:t>
      </w:r>
      <w:r w:rsidRPr="00481570">
        <w:rPr>
          <w:rFonts w:ascii="Century Schoolbook" w:hAnsi="Century Schoolbook" w:cs="Century Schoolbook"/>
          <w:iCs/>
          <w:color w:val="000000"/>
          <w:kern w:val="0"/>
          <w:sz w:val="24"/>
          <w:szCs w:val="24"/>
        </w:rPr>
        <w:t>currentThread</w:t>
      </w:r>
      <w:r w:rsidRPr="00481570">
        <w:rPr>
          <w:rFonts w:ascii="Century Schoolbook" w:hAnsi="Century Schoolbook" w:cs="Century Schoolbook"/>
          <w:color w:val="000000"/>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else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acquire(1);</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protected</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boolean</w:t>
      </w:r>
      <w:r w:rsidRPr="00481570">
        <w:rPr>
          <w:rFonts w:ascii="Century Schoolbook" w:hAnsi="Century Schoolbook" w:cs="Century Schoolbook"/>
          <w:color w:val="000000"/>
          <w:kern w:val="0"/>
          <w:sz w:val="24"/>
          <w:szCs w:val="24"/>
        </w:rPr>
        <w:t xml:space="preserve"> tryAcquire(</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acquires</w:t>
      </w:r>
      <w:r w:rsidRPr="00481570">
        <w:rPr>
          <w:rFonts w:ascii="Century Schoolbook" w:hAnsi="Century Schoolbook" w:cs="Century Schoolbook"/>
          <w:color w:val="000000"/>
          <w:kern w:val="0"/>
          <w:sz w:val="24"/>
          <w:szCs w:val="24"/>
        </w:rPr>
        <w:t>)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return</w:t>
      </w:r>
      <w:r w:rsidRPr="00481570">
        <w:rPr>
          <w:rFonts w:ascii="Century Schoolbook" w:hAnsi="Century Schoolbook" w:cs="Century Schoolbook"/>
          <w:color w:val="000000"/>
          <w:kern w:val="0"/>
          <w:sz w:val="24"/>
          <w:szCs w:val="24"/>
        </w:rPr>
        <w:t xml:space="preserve"> nonfairTryAcquire(</w:t>
      </w:r>
      <w:r w:rsidRPr="00481570">
        <w:rPr>
          <w:rFonts w:ascii="Century Schoolbook" w:hAnsi="Century Schoolbook" w:cs="Century Schoolbook"/>
          <w:color w:val="6A3E3E"/>
          <w:kern w:val="0"/>
          <w:sz w:val="24"/>
          <w:szCs w:val="24"/>
        </w:rPr>
        <w:t>acquires</w:t>
      </w:r>
      <w:r w:rsidRPr="00481570">
        <w:rPr>
          <w:rFonts w:ascii="Century Schoolbook" w:hAnsi="Century Schoolbook" w:cs="Century Schoolbook"/>
          <w:color w:val="000000"/>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481570" w:rsidRDefault="001A13CB" w:rsidP="0048157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1A13CB" w:rsidRPr="00481570" w:rsidRDefault="001A13CB" w:rsidP="0048157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protected</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boolean</w:t>
      </w:r>
      <w:r w:rsidRPr="00481570">
        <w:rPr>
          <w:rFonts w:ascii="Century Schoolbook" w:hAnsi="Century Schoolbook" w:cs="Century Schoolbook"/>
          <w:color w:val="000000"/>
          <w:kern w:val="0"/>
          <w:sz w:val="24"/>
          <w:szCs w:val="24"/>
        </w:rPr>
        <w:t xml:space="preserve"> </w:t>
      </w:r>
      <w:r w:rsidRPr="00AF3DEF">
        <w:rPr>
          <w:rFonts w:ascii="Century Schoolbook" w:hAnsi="Century Schoolbook" w:cs="Century Schoolbook"/>
          <w:kern w:val="0"/>
          <w:sz w:val="24"/>
          <w:szCs w:val="24"/>
        </w:rPr>
        <w:t>compareAndSetState</w:t>
      </w:r>
      <w:r w:rsidRPr="00481570">
        <w:rPr>
          <w:rFonts w:ascii="Century Schoolbook" w:hAnsi="Century Schoolbook" w:cs="Century Schoolbook"/>
          <w:color w:val="000000"/>
          <w:kern w:val="0"/>
          <w:sz w:val="24"/>
          <w:szCs w:val="24"/>
        </w:rPr>
        <w:t>(</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expect</w:t>
      </w:r>
      <w:r w:rsidR="00AF3DEF">
        <w:rPr>
          <w:rFonts w:ascii="Century Schoolbook" w:hAnsi="Century Schoolbook" w:cs="Century Schoolbook"/>
          <w:color w:val="6A3E3E"/>
          <w:kern w:val="0"/>
          <w:sz w:val="24"/>
          <w:szCs w:val="24"/>
        </w:rPr>
        <w:t xml:space="preserve"> </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update</w:t>
      </w:r>
      <w:r w:rsidRPr="00481570">
        <w:rPr>
          <w:rFonts w:ascii="Century Schoolbook" w:hAnsi="Century Schoolbook" w:cs="Century Schoolbook"/>
          <w:color w:val="000000"/>
          <w:kern w:val="0"/>
          <w:sz w:val="24"/>
          <w:szCs w:val="24"/>
        </w:rPr>
        <w:t>) {</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7F5F"/>
          <w:kern w:val="0"/>
          <w:sz w:val="24"/>
          <w:szCs w:val="24"/>
        </w:rPr>
        <w:t>// See below for intrinsics setup to support this</w:t>
      </w:r>
      <w:r w:rsidR="001A13CB">
        <w:rPr>
          <w:rFonts w:ascii="Century Schoolbook" w:hAnsi="Century Schoolbook" w:cs="Century Schoolbook"/>
          <w:color w:val="3F7F5F"/>
          <w:kern w:val="0"/>
          <w:sz w:val="24"/>
          <w:szCs w:val="24"/>
        </w:rPr>
        <w:t xml:space="preserve">  </w:t>
      </w:r>
      <w:r w:rsidR="001A13CB">
        <w:rPr>
          <w:rFonts w:ascii="Century Schoolbook" w:hAnsi="Century Schoolbook" w:cs="Century Schoolbook" w:hint="eastAsia"/>
          <w:color w:val="3F7F5F"/>
          <w:kern w:val="0"/>
          <w:sz w:val="24"/>
          <w:szCs w:val="24"/>
        </w:rPr>
        <w:t>|</w:t>
      </w:r>
      <w:r w:rsidR="001A13CB">
        <w:rPr>
          <w:rFonts w:ascii="Century Schoolbook" w:hAnsi="Century Schoolbook" w:cs="Century Schoolbook"/>
          <w:color w:val="3F7F5F"/>
          <w:kern w:val="0"/>
          <w:sz w:val="24"/>
          <w:szCs w:val="24"/>
        </w:rPr>
        <w:t xml:space="preserve"> </w:t>
      </w:r>
      <w:r w:rsidR="001A13CB">
        <w:rPr>
          <w:rFonts w:ascii="Century Schoolbook" w:hAnsi="Century Schoolbook" w:cs="Century Schoolbook"/>
          <w:color w:val="3F7F5F"/>
          <w:kern w:val="0"/>
          <w:sz w:val="24"/>
          <w:szCs w:val="24"/>
        </w:rPr>
        <w:t>底层调用了</w:t>
      </w:r>
      <w:r w:rsidR="001A13CB">
        <w:rPr>
          <w:rFonts w:ascii="Century Schoolbook" w:hAnsi="Century Schoolbook" w:cs="Century Schoolbook"/>
          <w:color w:val="3F7F5F"/>
          <w:kern w:val="0"/>
          <w:sz w:val="24"/>
          <w:szCs w:val="24"/>
        </w:rPr>
        <w:t>Unsafe</w:t>
      </w:r>
      <w:r w:rsidR="001A13CB">
        <w:rPr>
          <w:rFonts w:ascii="Century Schoolbook" w:hAnsi="Century Schoolbook" w:cs="Century Schoolbook"/>
          <w:color w:val="3F7F5F"/>
          <w:kern w:val="0"/>
          <w:sz w:val="24"/>
          <w:szCs w:val="24"/>
        </w:rPr>
        <w:t>类的</w:t>
      </w:r>
      <w:r w:rsidR="001A13CB">
        <w:rPr>
          <w:rFonts w:ascii="Century Schoolbook" w:hAnsi="Century Schoolbook" w:cs="Century Schoolbook"/>
          <w:color w:val="3F7F5F"/>
          <w:kern w:val="0"/>
          <w:sz w:val="24"/>
          <w:szCs w:val="24"/>
        </w:rPr>
        <w:t>CAS</w:t>
      </w:r>
      <w:r w:rsidR="001A13CB">
        <w:rPr>
          <w:rFonts w:ascii="Century Schoolbook" w:hAnsi="Century Schoolbook" w:cs="Century Schoolbook"/>
          <w:color w:val="3F7F5F"/>
          <w:kern w:val="0"/>
          <w:sz w:val="24"/>
          <w:szCs w:val="24"/>
        </w:rPr>
        <w:t>方法</w:t>
      </w:r>
      <w:r w:rsidR="001A13CB">
        <w:rPr>
          <w:rFonts w:ascii="Century Schoolbook" w:hAnsi="Century Schoolbook" w:cs="Century Schoolbook"/>
          <w:color w:val="3F7F5F"/>
          <w:kern w:val="0"/>
          <w:sz w:val="24"/>
          <w:szCs w:val="24"/>
        </w:rPr>
        <w:t xml:space="preserve"> </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return</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00"/>
          <w:kern w:val="0"/>
          <w:sz w:val="24"/>
          <w:szCs w:val="24"/>
        </w:rPr>
        <w:t>unsafe</w:t>
      </w:r>
      <w:r w:rsidRPr="00481570">
        <w:rPr>
          <w:rFonts w:ascii="Century Schoolbook" w:hAnsi="Century Schoolbook" w:cs="Century Schoolbook"/>
          <w:color w:val="000000"/>
          <w:kern w:val="0"/>
          <w:sz w:val="24"/>
          <w:szCs w:val="24"/>
        </w:rPr>
        <w:t>.compareAndSwapInt(</w:t>
      </w:r>
      <w:r w:rsidRPr="00481570">
        <w:rPr>
          <w:rFonts w:ascii="Century Schoolbook" w:hAnsi="Century Schoolbook" w:cs="Century Schoolbook"/>
          <w:bCs/>
          <w:color w:val="7F0055"/>
          <w:kern w:val="0"/>
          <w:sz w:val="24"/>
          <w:szCs w:val="24"/>
        </w:rPr>
        <w:t>this</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C0"/>
          <w:kern w:val="0"/>
          <w:sz w:val="24"/>
          <w:szCs w:val="24"/>
        </w:rPr>
        <w:t>stateOffset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expect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update</w:t>
      </w:r>
      <w:r w:rsidRPr="00481570">
        <w:rPr>
          <w:rFonts w:ascii="Century Schoolbook" w:hAnsi="Century Schoolbook" w:cs="Century Schoolbook"/>
          <w:color w:val="000000"/>
          <w:kern w:val="0"/>
          <w:sz w:val="24"/>
          <w:szCs w:val="24"/>
        </w:rPr>
        <w:t>);</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D74DE3" w:rsidRDefault="00D74DE3" w:rsidP="007D35CF">
      <w:pPr>
        <w:rPr>
          <w:rFonts w:ascii="Century Schoolbook" w:hAnsi="Century Schoolbook"/>
        </w:rPr>
      </w:pPr>
    </w:p>
    <w:p w:rsidR="003938BD" w:rsidRPr="00E54EFF" w:rsidRDefault="007A5658" w:rsidP="00E54EFF">
      <w:pPr>
        <w:rPr>
          <w:rFonts w:ascii="Century Schoolbook" w:hAnsi="Century Schoolbook"/>
        </w:rPr>
      </w:pPr>
      <w:r>
        <w:rPr>
          <w:rFonts w:ascii="Century Schoolbook" w:hAnsi="Century Schoolbook"/>
        </w:rPr>
        <w:t>对于</w:t>
      </w:r>
      <w:r w:rsidRPr="004306D6">
        <w:rPr>
          <w:rFonts w:ascii="Century Schoolbook" w:hAnsi="Century Schoolbook" w:cs="Century Schoolbook"/>
          <w:b/>
          <w:color w:val="000000"/>
          <w:kern w:val="0"/>
          <w:sz w:val="24"/>
          <w:szCs w:val="24"/>
        </w:rPr>
        <w:t>FairSync</w:t>
      </w:r>
      <w:r>
        <w:rPr>
          <w:rFonts w:ascii="Century Schoolbook" w:hAnsi="Century Schoolbook" w:cs="Century Schoolbook"/>
          <w:color w:val="000000"/>
          <w:kern w:val="0"/>
          <w:sz w:val="24"/>
          <w:szCs w:val="24"/>
        </w:rPr>
        <w:t>方法</w:t>
      </w:r>
      <w:r>
        <w:rPr>
          <w:rFonts w:ascii="Century Schoolbook" w:hAnsi="Century Schoolbook" w:cs="Century Schoolbook" w:hint="eastAsia"/>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static</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class</w:t>
      </w:r>
      <w:r w:rsidRPr="003938BD">
        <w:rPr>
          <w:rFonts w:ascii="Century Schoolbook" w:hAnsi="Century Schoolbook" w:cs="Century Schoolbook"/>
          <w:color w:val="000000"/>
          <w:kern w:val="0"/>
          <w:sz w:val="24"/>
          <w:szCs w:val="24"/>
        </w:rPr>
        <w:t xml:space="preserve"> FairSync </w:t>
      </w:r>
      <w:r w:rsidRPr="003938BD">
        <w:rPr>
          <w:rFonts w:ascii="Century Schoolbook" w:hAnsi="Century Schoolbook" w:cs="Century Schoolbook"/>
          <w:bCs/>
          <w:color w:val="7F0055"/>
          <w:kern w:val="0"/>
          <w:sz w:val="24"/>
          <w:szCs w:val="24"/>
        </w:rPr>
        <w:t>extends</w:t>
      </w:r>
      <w:r w:rsidRPr="003938BD">
        <w:rPr>
          <w:rFonts w:ascii="Century Schoolbook" w:hAnsi="Century Schoolbook" w:cs="Century Schoolbook"/>
          <w:color w:val="000000"/>
          <w:kern w:val="0"/>
          <w:sz w:val="24"/>
          <w:szCs w:val="24"/>
        </w:rPr>
        <w:t xml:space="preserve"> Sync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private</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static</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long</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iCs/>
          <w:color w:val="0000C0"/>
          <w:kern w:val="0"/>
          <w:sz w:val="24"/>
          <w:szCs w:val="24"/>
        </w:rPr>
        <w:t>serialVersionUID</w:t>
      </w:r>
      <w:r w:rsidRPr="003938BD">
        <w:rPr>
          <w:rFonts w:ascii="Century Schoolbook" w:hAnsi="Century Schoolbook" w:cs="Century Schoolbook"/>
          <w:color w:val="000000"/>
          <w:kern w:val="0"/>
          <w:sz w:val="24"/>
          <w:szCs w:val="24"/>
        </w:rPr>
        <w:t xml:space="preserve"> = -3000897897090466540L;</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void</w:t>
      </w:r>
      <w:r w:rsidRPr="003938BD">
        <w:rPr>
          <w:rFonts w:ascii="Century Schoolbook" w:hAnsi="Century Schoolbook" w:cs="Century Schoolbook"/>
          <w:color w:val="000000"/>
          <w:kern w:val="0"/>
          <w:sz w:val="24"/>
          <w:szCs w:val="24"/>
        </w:rPr>
        <w:t xml:space="preserve"> lock() {</w:t>
      </w:r>
      <w:r w:rsidR="00EE595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acquire(1);</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3F5FBF"/>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 Fair version of tryAcquire.  Don't grant access unless</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 recursive call or no waiters or is first.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protected</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boolean</w:t>
      </w:r>
      <w:r w:rsidRPr="003938BD">
        <w:rPr>
          <w:rFonts w:ascii="Century Schoolbook" w:hAnsi="Century Schoolbook" w:cs="Century Schoolbook"/>
          <w:color w:val="000000"/>
          <w:kern w:val="0"/>
          <w:sz w:val="24"/>
          <w:szCs w:val="24"/>
        </w:rPr>
        <w:t xml:space="preserve"> tryAcquire(</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Thread </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 xml:space="preserve"> = Thread.</w:t>
      </w:r>
      <w:r w:rsidRPr="003938BD">
        <w:rPr>
          <w:rFonts w:ascii="Century Schoolbook" w:hAnsi="Century Schoolbook" w:cs="Century Schoolbook"/>
          <w:iCs/>
          <w:color w:val="000000"/>
          <w:kern w:val="0"/>
          <w:sz w:val="24"/>
          <w:szCs w:val="24"/>
        </w:rPr>
        <w:t>currentThread</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getState();</w:t>
      </w:r>
      <w:r w:rsidR="00D65AA3">
        <w:rPr>
          <w:rFonts w:ascii="Century Schoolbook" w:hAnsi="Century Schoolbook" w:cs="Century Schoolbook"/>
          <w:color w:val="000000"/>
          <w:kern w:val="0"/>
          <w:sz w:val="24"/>
          <w:szCs w:val="24"/>
        </w:rPr>
        <w:tab/>
      </w:r>
      <w:r w:rsidR="00D65AA3" w:rsidRPr="00D65AA3">
        <w:rPr>
          <w:rFonts w:ascii="Century Schoolbook" w:hAnsi="Century Schoolbook" w:cs="Century Schoolbook"/>
          <w:color w:val="FF0000"/>
          <w:kern w:val="0"/>
          <w:sz w:val="24"/>
          <w:szCs w:val="24"/>
        </w:rPr>
        <w:t>//</w:t>
      </w:r>
      <w:r w:rsidR="00D65AA3">
        <w:rPr>
          <w:rFonts w:ascii="Century Schoolbook" w:hAnsi="Century Schoolbook" w:cs="Century Schoolbook"/>
          <w:color w:val="FF0000"/>
          <w:kern w:val="0"/>
          <w:sz w:val="24"/>
          <w:szCs w:val="24"/>
        </w:rPr>
        <w:t xml:space="preserve"> </w:t>
      </w:r>
      <w:r w:rsidR="00D65AA3" w:rsidRPr="00D65AA3">
        <w:rPr>
          <w:rFonts w:ascii="Century Schoolbook" w:hAnsi="Century Schoolbook" w:cs="Century Schoolbook"/>
          <w:color w:val="FF0000"/>
          <w:kern w:val="0"/>
          <w:sz w:val="24"/>
          <w:szCs w:val="24"/>
        </w:rPr>
        <w:t>AbstractQueuedSynchronizer</w:t>
      </w:r>
      <w:r w:rsidR="00D65AA3">
        <w:rPr>
          <w:rFonts w:ascii="Century Schoolbook" w:hAnsi="Century Schoolbook" w:cs="Century Schoolbook"/>
          <w:color w:val="FF0000"/>
          <w:kern w:val="0"/>
          <w:sz w:val="24"/>
          <w:szCs w:val="24"/>
        </w:rPr>
        <w:t>.java</w:t>
      </w:r>
      <w:r w:rsidR="00D65AA3">
        <w:rPr>
          <w:rFonts w:ascii="Century Schoolbook" w:hAnsi="Century Schoolbook" w:cs="Century Schoolbook"/>
          <w:color w:val="FF0000"/>
          <w:kern w:val="0"/>
          <w:sz w:val="24"/>
          <w:szCs w:val="24"/>
        </w:rPr>
        <w:t>中的方法</w:t>
      </w:r>
      <w:r w:rsidR="00D65AA3">
        <w:rPr>
          <w:rFonts w:ascii="Century Schoolbook" w:hAnsi="Century Schoolbook" w:cs="Century Schoolbook" w:hint="eastAsia"/>
          <w:color w:val="FF0000"/>
          <w:kern w:val="0"/>
          <w:sz w:val="24"/>
          <w:szCs w:val="24"/>
        </w:rPr>
        <w:t>，</w:t>
      </w:r>
      <w:r w:rsidR="00D65AA3">
        <w:rPr>
          <w:rFonts w:ascii="Century Schoolbook" w:hAnsi="Century Schoolbook" w:cs="Century Schoolbook"/>
          <w:color w:val="FF0000"/>
          <w:kern w:val="0"/>
          <w:sz w:val="24"/>
          <w:szCs w:val="24"/>
        </w:rPr>
        <w:t>获取当前队列中线程的状态</w:t>
      </w:r>
      <w:r w:rsidR="00D65AA3" w:rsidRPr="00D65AA3">
        <w:rPr>
          <w:rFonts w:ascii="Century Schoolbook" w:hAnsi="Century Schoolbook" w:cs="Century Schoolbook"/>
          <w:color w:val="FF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0) {</w:t>
      </w:r>
      <w:r w:rsidR="001E1FDD">
        <w:rPr>
          <w:rFonts w:ascii="Century Schoolbook" w:hAnsi="Century Schoolbook" w:cs="Century Schoolbook"/>
          <w:color w:val="000000"/>
          <w:kern w:val="0"/>
          <w:sz w:val="24"/>
          <w:szCs w:val="24"/>
        </w:rPr>
        <w:t xml:space="preserve"> </w:t>
      </w:r>
    </w:p>
    <w:p w:rsidR="003938BD" w:rsidRPr="003938BD" w:rsidRDefault="003938BD" w:rsidP="00D65AA3">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(!hasQueuedPredecessors() &amp;&amp;</w:t>
      </w:r>
      <w:r w:rsidR="00D65AA3">
        <w:rPr>
          <w:rFonts w:ascii="Century Schoolbook" w:hAnsi="Century Schoolbook" w:cs="Century Schoolbook"/>
          <w:kern w:val="0"/>
          <w:sz w:val="24"/>
          <w:szCs w:val="24"/>
        </w:rPr>
        <w:t xml:space="preserve"> </w:t>
      </w:r>
      <w:r w:rsidRPr="003938BD">
        <w:rPr>
          <w:rFonts w:ascii="Century Schoolbook" w:hAnsi="Century Schoolbook" w:cs="Century Schoolbook"/>
          <w:color w:val="000000"/>
          <w:kern w:val="0"/>
          <w:sz w:val="24"/>
          <w:szCs w:val="24"/>
        </w:rPr>
        <w:t xml:space="preserve">compareAndSetState(0,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setExclusiveOwnerThread(</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w:t>
      </w:r>
      <w:r w:rsidR="001E1FDD">
        <w:rPr>
          <w:rFonts w:ascii="Century Schoolbook" w:hAnsi="Century Schoolbook" w:cs="Century Schoolbook"/>
          <w:color w:val="000000"/>
          <w:kern w:val="0"/>
          <w:sz w:val="24"/>
          <w:szCs w:val="24"/>
        </w:rPr>
        <w:t xml:space="preserve">  </w:t>
      </w:r>
      <w:r w:rsidR="001E1FDD" w:rsidRPr="00D65AA3">
        <w:rPr>
          <w:rFonts w:ascii="Century Schoolbook" w:hAnsi="Century Schoolbook" w:cs="Century Schoolbook"/>
          <w:color w:val="FF0000"/>
          <w:kern w:val="0"/>
          <w:sz w:val="24"/>
          <w:szCs w:val="24"/>
        </w:rPr>
        <w:t>//</w:t>
      </w:r>
      <w:r w:rsidR="001E1FDD">
        <w:rPr>
          <w:rFonts w:ascii="Century Schoolbook" w:hAnsi="Century Schoolbook" w:cs="Century Schoolbook"/>
          <w:color w:val="FF0000"/>
          <w:kern w:val="0"/>
          <w:sz w:val="24"/>
          <w:szCs w:val="24"/>
        </w:rPr>
        <w:t xml:space="preserve"> </w:t>
      </w:r>
      <w:r w:rsidR="001E1FDD">
        <w:rPr>
          <w:rFonts w:ascii="Century Schoolbook" w:hAnsi="Century Schoolbook" w:cs="Century Schoolbook"/>
          <w:color w:val="FF0000"/>
          <w:kern w:val="0"/>
          <w:sz w:val="24"/>
          <w:szCs w:val="24"/>
        </w:rPr>
        <w:t>锁准备交给当前线程</w:t>
      </w:r>
      <w:r w:rsidR="001E1FDD">
        <w:rPr>
          <w:rFonts w:ascii="Century Schoolbook" w:hAnsi="Century Schoolbook" w:cs="Century Schoolbook" w:hint="eastAsia"/>
          <w:color w:val="FF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true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else</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 xml:space="preserve"> == getExclusiveOwnerThread())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 xml:space="preserve"> =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 xml:space="preserve"> &lt; 0)</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throw</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new</w:t>
      </w:r>
      <w:r w:rsidRPr="003938BD">
        <w:rPr>
          <w:rFonts w:ascii="Century Schoolbook" w:hAnsi="Century Schoolbook" w:cs="Century Schoolbook"/>
          <w:color w:val="000000"/>
          <w:kern w:val="0"/>
          <w:sz w:val="24"/>
          <w:szCs w:val="24"/>
        </w:rPr>
        <w:t xml:space="preserve"> Error(</w:t>
      </w:r>
      <w:r w:rsidRPr="003938BD">
        <w:rPr>
          <w:rFonts w:ascii="Century Schoolbook" w:hAnsi="Century Schoolbook" w:cs="Century Schoolbook"/>
          <w:color w:val="2A00FF"/>
          <w:kern w:val="0"/>
          <w:sz w:val="24"/>
          <w:szCs w:val="24"/>
        </w:rPr>
        <w:t>"Maximum lock count exceeded"</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setState(</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true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false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D74DE3" w:rsidRPr="00602C78" w:rsidRDefault="003938BD" w:rsidP="00602C78">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EC5D09" w:rsidRDefault="00EC5D09" w:rsidP="00446083">
      <w:pPr>
        <w:pStyle w:val="Tip3"/>
      </w:pPr>
      <w:r w:rsidRPr="00EC5D09">
        <w:rPr>
          <w:rFonts w:hint="eastAsia"/>
        </w:rPr>
        <w:t>可重入锁</w:t>
      </w:r>
      <w:r w:rsidR="00CF417C">
        <w:rPr>
          <w:rFonts w:hint="eastAsia"/>
        </w:rPr>
        <w:t>(</w:t>
      </w:r>
      <w:r w:rsidR="00CF417C">
        <w:rPr>
          <w:rFonts w:hint="eastAsia"/>
        </w:rPr>
        <w:t>又叫</w:t>
      </w:r>
      <w:r w:rsidR="00CF417C" w:rsidRPr="00EC5D09">
        <w:rPr>
          <w:rFonts w:hint="eastAsia"/>
        </w:rPr>
        <w:t>递归锁</w:t>
      </w:r>
      <w:r w:rsidR="00CF417C">
        <w:t>)</w:t>
      </w:r>
      <w:r w:rsidR="00446083">
        <w:rPr>
          <w:rFonts w:hint="eastAsia"/>
        </w:rPr>
        <w:t xml:space="preserve"> </w:t>
      </w:r>
    </w:p>
    <w:p w:rsidR="002F3065" w:rsidRDefault="002F3065" w:rsidP="002F3065">
      <w:pPr>
        <w:pStyle w:val="Tip4"/>
      </w:pPr>
      <w:r>
        <w:rPr>
          <w:rFonts w:ascii="宋体" w:eastAsia="宋体" w:hAnsi="宋体" w:cs="宋体" w:hint="eastAsia"/>
        </w:rPr>
        <w:t xml:space="preserve">概念描述 </w:t>
      </w:r>
    </w:p>
    <w:p w:rsidR="00EC5D09" w:rsidRDefault="00E8179F" w:rsidP="002F3065">
      <w:pPr>
        <w:ind w:firstLine="420"/>
        <w:rPr>
          <w:rFonts w:ascii="Century Schoolbook" w:hAnsi="Century Schoolbook"/>
        </w:rPr>
      </w:pPr>
      <w:r>
        <w:rPr>
          <w:rFonts w:ascii="Century Schoolbook" w:hAnsi="Century Schoolbook"/>
        </w:rPr>
        <w:t>指的是同一个线程外层函数获得锁之后</w:t>
      </w:r>
      <w:r>
        <w:rPr>
          <w:rFonts w:ascii="Century Schoolbook" w:hAnsi="Century Schoolbook" w:hint="eastAsia"/>
        </w:rPr>
        <w:t>，</w:t>
      </w:r>
      <w:r>
        <w:rPr>
          <w:rFonts w:ascii="Century Schoolbook" w:hAnsi="Century Schoolbook"/>
        </w:rPr>
        <w:t>内层递归函数</w:t>
      </w:r>
      <w:r>
        <w:rPr>
          <w:rFonts w:ascii="Century Schoolbook" w:hAnsi="Century Schoolbook" w:hint="eastAsia"/>
        </w:rPr>
        <w:t>（或其他被调用的加锁方法）仍然能获取</w:t>
      </w:r>
      <w:r w:rsidR="00787A56">
        <w:rPr>
          <w:rFonts w:ascii="Century Schoolbook" w:hAnsi="Century Schoolbook" w:hint="eastAsia"/>
        </w:rPr>
        <w:t>该</w:t>
      </w:r>
      <w:r>
        <w:rPr>
          <w:rFonts w:ascii="Century Schoolbook" w:hAnsi="Century Schoolbook" w:hint="eastAsia"/>
        </w:rPr>
        <w:t>锁的代码</w:t>
      </w:r>
      <w:r w:rsidR="00D57E03">
        <w:rPr>
          <w:rFonts w:ascii="Century Schoolbook" w:hAnsi="Century Schoolbook" w:hint="eastAsia"/>
        </w:rPr>
        <w:t>，也就是说：</w:t>
      </w:r>
      <w:r w:rsidR="00D57E03" w:rsidRPr="00745327">
        <w:rPr>
          <w:rFonts w:ascii="Century Schoolbook" w:hAnsi="Century Schoolbook" w:hint="eastAsia"/>
          <w:color w:val="FF0000"/>
        </w:rPr>
        <w:t>线程可以进入任何一个他已经拥有的锁，所同步着的代码块</w:t>
      </w:r>
      <w:r w:rsidR="00D57E03">
        <w:rPr>
          <w:rFonts w:ascii="Century Schoolbook" w:hAnsi="Century Schoolbook" w:hint="eastAsia"/>
        </w:rPr>
        <w:t>。</w:t>
      </w:r>
      <w:r w:rsidR="00602C78">
        <w:rPr>
          <w:rFonts w:ascii="Century Schoolbook" w:hAnsi="Century Schoolbook"/>
        </w:rPr>
        <w:t>简单来说</w:t>
      </w:r>
      <w:r w:rsidR="00602C78">
        <w:rPr>
          <w:rFonts w:ascii="Century Schoolbook" w:hAnsi="Century Schoolbook" w:hint="eastAsia"/>
        </w:rPr>
        <w:t>：</w:t>
      </w:r>
      <w:r w:rsidR="00602C78">
        <w:rPr>
          <w:rFonts w:ascii="Century Schoolbook" w:hAnsi="Century Schoolbook"/>
        </w:rPr>
        <w:t>主人回家开了第一道门</w:t>
      </w:r>
      <w:r w:rsidR="00602C78">
        <w:rPr>
          <w:rFonts w:ascii="Century Schoolbook" w:hAnsi="Century Schoolbook" w:hint="eastAsia"/>
        </w:rPr>
        <w:t>，</w:t>
      </w:r>
      <w:r w:rsidR="00602C78">
        <w:rPr>
          <w:rFonts w:ascii="Century Schoolbook" w:hAnsi="Century Schoolbook"/>
        </w:rPr>
        <w:t>房间里的其他门都可以打开</w:t>
      </w:r>
      <w:r w:rsidR="00602C78">
        <w:rPr>
          <w:rFonts w:ascii="Century Schoolbook" w:hAnsi="Century Schoolbook" w:hint="eastAsia"/>
        </w:rPr>
        <w:t>；因为默认情况下谁家房间内的门都不会锁着。</w:t>
      </w:r>
      <w:r w:rsidR="00A47E88">
        <w:rPr>
          <w:rFonts w:ascii="Century Schoolbook" w:hAnsi="Century Schoolbook" w:hint="eastAsia"/>
        </w:rPr>
        <w:t xml:space="preserve"> </w:t>
      </w:r>
    </w:p>
    <w:p w:rsidR="00943C34" w:rsidRDefault="00A47E88" w:rsidP="007D35CF">
      <w:pPr>
        <w:rPr>
          <w:rFonts w:ascii="Century Schoolbook" w:hAnsi="Century Schoolbook"/>
        </w:rPr>
      </w:pPr>
      <w:r w:rsidRPr="00A47E88">
        <w:rPr>
          <w:rFonts w:ascii="Century Schoolbook" w:hAnsi="Century Schoolbook" w:hint="eastAsia"/>
          <w:b/>
        </w:rPr>
        <w:t>典型</w:t>
      </w:r>
      <w:r>
        <w:rPr>
          <w:rFonts w:ascii="Century Schoolbook" w:hAnsi="Century Schoolbook" w:hint="eastAsia"/>
        </w:rPr>
        <w:t>：</w:t>
      </w:r>
    </w:p>
    <w:p w:rsidR="00602C78" w:rsidRDefault="00A47E88" w:rsidP="007D35CF">
      <w:pPr>
        <w:rPr>
          <w:rFonts w:ascii="Century Schoolbook" w:hAnsi="Century Schoolbook"/>
        </w:rPr>
      </w:pPr>
      <w:r>
        <w:rPr>
          <w:rFonts w:ascii="Century Schoolbook" w:hAnsi="Century Schoolbook"/>
        </w:rPr>
        <w:tab/>
      </w:r>
      <w:r w:rsidRPr="00745327">
        <w:rPr>
          <w:rFonts w:ascii="Century Schoolbook" w:hAnsi="Century Schoolbook" w:hint="eastAsia"/>
        </w:rPr>
        <w:t>ReentrantLock</w:t>
      </w:r>
      <w:r w:rsidR="00BF3975">
        <w:rPr>
          <w:rFonts w:ascii="Century Schoolbook" w:hAnsi="Century Schoolbook"/>
        </w:rPr>
        <w:t xml:space="preserve"> </w:t>
      </w:r>
      <w:r w:rsidRPr="00745327">
        <w:rPr>
          <w:rFonts w:ascii="Century Schoolbook" w:hAnsi="Century Schoolbook" w:hint="eastAsia"/>
        </w:rPr>
        <w:t>/</w:t>
      </w:r>
      <w:r w:rsidR="00BF3975">
        <w:rPr>
          <w:rFonts w:ascii="Century Schoolbook" w:hAnsi="Century Schoolbook"/>
        </w:rPr>
        <w:t xml:space="preserve"> </w:t>
      </w:r>
      <w:r w:rsidRPr="00745327">
        <w:rPr>
          <w:rFonts w:ascii="Century Schoolbook" w:hAnsi="Century Schoolbook" w:hint="eastAsia"/>
        </w:rPr>
        <w:t>synchronized</w:t>
      </w:r>
      <w:r w:rsidRPr="00745327">
        <w:rPr>
          <w:rFonts w:ascii="Century Schoolbook" w:hAnsi="Century Schoolbook" w:hint="eastAsia"/>
        </w:rPr>
        <w:t>就是一个典型的可重入锁</w:t>
      </w:r>
      <w:r>
        <w:rPr>
          <w:rFonts w:ascii="Century Schoolbook" w:hAnsi="Century Schoolbook" w:hint="eastAsia"/>
        </w:rPr>
        <w:t>。</w:t>
      </w:r>
    </w:p>
    <w:p w:rsidR="00602C78" w:rsidRDefault="00A47E88" w:rsidP="007D35CF">
      <w:pPr>
        <w:rPr>
          <w:rFonts w:ascii="Century Schoolbook" w:hAnsi="Century Schoolbook"/>
        </w:rPr>
      </w:pPr>
      <w:r w:rsidRPr="00A47E88">
        <w:rPr>
          <w:rFonts w:ascii="Century Schoolbook" w:hAnsi="Century Schoolbook"/>
          <w:b/>
        </w:rPr>
        <w:t>作用</w:t>
      </w:r>
      <w:r>
        <w:rPr>
          <w:rFonts w:ascii="Century Schoolbook" w:hAnsi="Century Schoolbook" w:hint="eastAsia"/>
        </w:rPr>
        <w:t>：</w:t>
      </w:r>
    </w:p>
    <w:p w:rsidR="00602C78" w:rsidRDefault="00A47E88" w:rsidP="007D35CF">
      <w:pPr>
        <w:rPr>
          <w:rFonts w:ascii="Century Schoolbook" w:hAnsi="Century Schoolbook"/>
        </w:rPr>
      </w:pPr>
      <w:r>
        <w:rPr>
          <w:rFonts w:ascii="Century Schoolbook" w:hAnsi="Century Schoolbook"/>
        </w:rPr>
        <w:tab/>
      </w:r>
      <w:r w:rsidRPr="00D05CFE">
        <w:rPr>
          <w:rFonts w:ascii="Century Schoolbook" w:hAnsi="Century Schoolbook" w:hint="eastAsia"/>
        </w:rPr>
        <w:t>可重入锁最大的作用就是避免死锁</w:t>
      </w:r>
      <w:r w:rsidR="00F36498">
        <w:rPr>
          <w:rFonts w:ascii="Century Schoolbook" w:hAnsi="Century Schoolbook" w:hint="eastAsia"/>
        </w:rPr>
        <w:t>。</w:t>
      </w:r>
    </w:p>
    <w:p w:rsidR="00BF3975" w:rsidRPr="00BF3975" w:rsidRDefault="002F3065" w:rsidP="00BF3975">
      <w:pPr>
        <w:pStyle w:val="Tip4"/>
      </w:pPr>
      <w:r w:rsidRPr="00745327">
        <w:rPr>
          <w:rFonts w:hint="eastAsia"/>
        </w:rPr>
        <w:t>synchronized</w:t>
      </w:r>
      <w:r>
        <w:rPr>
          <w:rFonts w:ascii="宋体" w:eastAsia="宋体" w:hAnsi="宋体" w:cs="宋体" w:hint="eastAsia"/>
        </w:rPr>
        <w:t>代码示例</w:t>
      </w:r>
      <w:r>
        <w:rPr>
          <w:rFonts w:hint="eastAsia"/>
        </w:rPr>
        <w:t xml:space="preserve">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class</w:t>
      </w:r>
      <w:r w:rsidRPr="00BF3975">
        <w:rPr>
          <w:rFonts w:ascii="Century Schoolbook" w:hAnsi="Century Schoolbook" w:cs="Century Schoolbook"/>
          <w:color w:val="000000"/>
          <w:kern w:val="0"/>
          <w:sz w:val="24"/>
          <w:szCs w:val="24"/>
        </w:rPr>
        <w:t xml:space="preserve"> SynchronizedDemo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synchronized</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void</w:t>
      </w:r>
      <w:r w:rsidRPr="00BF3975">
        <w:rPr>
          <w:rFonts w:ascii="Century Schoolbook" w:hAnsi="Century Schoolbook" w:cs="Century Schoolbook"/>
          <w:color w:val="000000"/>
          <w:kern w:val="0"/>
          <w:sz w:val="24"/>
          <w:szCs w:val="24"/>
        </w:rPr>
        <w:t xml:space="preserve"> sendSms(){</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System.</w:t>
      </w:r>
      <w:r w:rsidRPr="00BF3975">
        <w:rPr>
          <w:rFonts w:ascii="Century Schoolbook" w:hAnsi="Century Schoolbook" w:cs="Century Schoolbook"/>
          <w:bCs/>
          <w:iCs/>
          <w:color w:val="0000C0"/>
          <w:kern w:val="0"/>
          <w:sz w:val="24"/>
          <w:szCs w:val="24"/>
        </w:rPr>
        <w:t>out</w:t>
      </w:r>
      <w:r w:rsidRPr="00BF3975">
        <w:rPr>
          <w:rFonts w:ascii="Century Schoolbook" w:hAnsi="Century Schoolbook" w:cs="Century Schoolbook"/>
          <w:color w:val="000000"/>
          <w:kern w:val="0"/>
          <w:sz w:val="24"/>
          <w:szCs w:val="24"/>
        </w:rPr>
        <w:t>.println(Thread.</w:t>
      </w:r>
      <w:r w:rsidRPr="00BF3975">
        <w:rPr>
          <w:rFonts w:ascii="Century Schoolbook" w:hAnsi="Century Schoolbook" w:cs="Century Schoolbook"/>
          <w:iCs/>
          <w:color w:val="000000"/>
          <w:kern w:val="0"/>
          <w:sz w:val="24"/>
          <w:szCs w:val="24"/>
        </w:rPr>
        <w:t>currentThread</w:t>
      </w:r>
      <w:r w:rsidRPr="00BF3975">
        <w:rPr>
          <w:rFonts w:ascii="Century Schoolbook" w:hAnsi="Century Schoolbook" w:cs="Century Schoolbook"/>
          <w:color w:val="000000"/>
          <w:kern w:val="0"/>
          <w:sz w:val="24"/>
          <w:szCs w:val="24"/>
        </w:rPr>
        <w:t xml:space="preserve">().getName() + </w:t>
      </w:r>
      <w:r w:rsidRPr="00BF3975">
        <w:rPr>
          <w:rFonts w:ascii="Century Schoolbook" w:hAnsi="Century Schoolbook" w:cs="Century Schoolbook"/>
          <w:color w:val="2A00FF"/>
          <w:kern w:val="0"/>
          <w:sz w:val="24"/>
          <w:szCs w:val="24"/>
        </w:rPr>
        <w:t xml:space="preserve">"  </w:t>
      </w:r>
      <w:r w:rsidRPr="00BF3975">
        <w:rPr>
          <w:rFonts w:ascii="Century Schoolbook" w:hAnsi="Century Schoolbook" w:cs="Century Schoolbook"/>
          <w:color w:val="2A00FF"/>
          <w:kern w:val="0"/>
          <w:sz w:val="24"/>
          <w:szCs w:val="24"/>
        </w:rPr>
        <w:t>发送短信完成</w:t>
      </w:r>
      <w:r w:rsidRPr="00BF3975">
        <w:rPr>
          <w:rFonts w:ascii="Century Schoolbook" w:hAnsi="Century Schoolbook" w:cs="Century Schoolbook"/>
          <w:color w:val="2A00FF"/>
          <w:kern w:val="0"/>
          <w:sz w:val="24"/>
          <w:szCs w:val="24"/>
        </w:rPr>
        <w:t>"</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FF0000"/>
          <w:kern w:val="0"/>
          <w:sz w:val="24"/>
          <w:szCs w:val="24"/>
        </w:rPr>
        <w:t>sendEmail</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synchronized</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void</w:t>
      </w:r>
      <w:r w:rsidRPr="00BF3975">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FF0000"/>
          <w:kern w:val="0"/>
          <w:sz w:val="24"/>
          <w:szCs w:val="24"/>
        </w:rPr>
        <w:t>sendEmail</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System.</w:t>
      </w:r>
      <w:r w:rsidRPr="00BF3975">
        <w:rPr>
          <w:rFonts w:ascii="Century Schoolbook" w:hAnsi="Century Schoolbook" w:cs="Century Schoolbook"/>
          <w:bCs/>
          <w:iCs/>
          <w:color w:val="0000C0"/>
          <w:kern w:val="0"/>
          <w:sz w:val="24"/>
          <w:szCs w:val="24"/>
        </w:rPr>
        <w:t>out</w:t>
      </w:r>
      <w:r w:rsidRPr="00BF3975">
        <w:rPr>
          <w:rFonts w:ascii="Century Schoolbook" w:hAnsi="Century Schoolbook" w:cs="Century Schoolbook"/>
          <w:color w:val="000000"/>
          <w:kern w:val="0"/>
          <w:sz w:val="24"/>
          <w:szCs w:val="24"/>
        </w:rPr>
        <w:t>.println(Thread.</w:t>
      </w:r>
      <w:r w:rsidRPr="00BF3975">
        <w:rPr>
          <w:rFonts w:ascii="Century Schoolbook" w:hAnsi="Century Schoolbook" w:cs="Century Schoolbook"/>
          <w:iCs/>
          <w:color w:val="000000"/>
          <w:kern w:val="0"/>
          <w:sz w:val="24"/>
          <w:szCs w:val="24"/>
        </w:rPr>
        <w:t>currentThread</w:t>
      </w:r>
      <w:r w:rsidRPr="00BF3975">
        <w:rPr>
          <w:rFonts w:ascii="Century Schoolbook" w:hAnsi="Century Schoolbook" w:cs="Century Schoolbook"/>
          <w:color w:val="000000"/>
          <w:kern w:val="0"/>
          <w:sz w:val="24"/>
          <w:szCs w:val="24"/>
        </w:rPr>
        <w:t xml:space="preserve">().getName() + </w:t>
      </w:r>
      <w:r w:rsidRPr="00BF3975">
        <w:rPr>
          <w:rFonts w:ascii="Century Schoolbook" w:hAnsi="Century Schoolbook" w:cs="Century Schoolbook"/>
          <w:color w:val="2A00FF"/>
          <w:kern w:val="0"/>
          <w:sz w:val="24"/>
          <w:szCs w:val="24"/>
        </w:rPr>
        <w:t xml:space="preserve">"  </w:t>
      </w:r>
      <w:r w:rsidRPr="00BF3975">
        <w:rPr>
          <w:rFonts w:ascii="Century Schoolbook" w:hAnsi="Century Schoolbook" w:cs="Century Schoolbook"/>
          <w:color w:val="2A00FF"/>
          <w:kern w:val="0"/>
          <w:sz w:val="24"/>
          <w:szCs w:val="24"/>
        </w:rPr>
        <w:t>邮件发送完成</w:t>
      </w:r>
      <w:r w:rsidRPr="00BF3975">
        <w:rPr>
          <w:rFonts w:ascii="Century Schoolbook" w:hAnsi="Century Schoolbook" w:cs="Century Schoolbook"/>
          <w:color w:val="2A00FF"/>
          <w:kern w:val="0"/>
          <w:sz w:val="24"/>
          <w:szCs w:val="24"/>
        </w:rPr>
        <w:t>"</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p>
    <w:p w:rsidR="0068394C" w:rsidRDefault="00BF3975" w:rsidP="00163CAA">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class</w:t>
      </w:r>
      <w:r w:rsidRPr="00163CAA">
        <w:rPr>
          <w:rFonts w:ascii="Century Schoolbook" w:hAnsi="Century Schoolbook" w:cs="Century Schoolbook"/>
          <w:color w:val="000000"/>
          <w:kern w:val="0"/>
          <w:sz w:val="24"/>
          <w:szCs w:val="24"/>
        </w:rPr>
        <w:t xml:space="preserve"> TestDemo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static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main(String[] </w:t>
      </w:r>
      <w:r w:rsidRPr="00163CAA">
        <w:rPr>
          <w:rFonts w:ascii="Century Schoolbook" w:hAnsi="Century Schoolbook" w:cs="Century Schoolbook"/>
          <w:color w:val="6A3E3E"/>
          <w:kern w:val="0"/>
          <w:sz w:val="24"/>
          <w:szCs w:val="24"/>
        </w:rPr>
        <w:t>args</w:t>
      </w:r>
      <w:r w:rsidRPr="00163CAA">
        <w:rPr>
          <w:rFonts w:ascii="Century Schoolbook" w:hAnsi="Century Schoolbook" w:cs="Century Schoolbook"/>
          <w:color w:val="000000"/>
          <w:kern w:val="0"/>
          <w:sz w:val="24"/>
          <w:szCs w:val="24"/>
        </w:rPr>
        <w:t>)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SynchronizedDemo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 =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SynchronizedDemo();</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Thread(() -&gt; {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.sendSms(); } , </w:t>
      </w:r>
      <w:r w:rsidRPr="00163CAA">
        <w:rPr>
          <w:rFonts w:ascii="Century Schoolbook" w:hAnsi="Century Schoolbook" w:cs="Century Schoolbook"/>
          <w:color w:val="2A00FF"/>
          <w:kern w:val="0"/>
          <w:sz w:val="24"/>
          <w:szCs w:val="24"/>
        </w:rPr>
        <w:t>"T1"</w:t>
      </w:r>
      <w:r w:rsidRPr="00163CAA">
        <w:rPr>
          <w:rFonts w:ascii="Century Schoolbook" w:hAnsi="Century Schoolbook" w:cs="Century Schoolbook"/>
          <w:color w:val="000000"/>
          <w:kern w:val="0"/>
          <w:sz w:val="24"/>
          <w:szCs w:val="24"/>
        </w:rPr>
        <w:t>).start();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Thread(() -&gt; {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.sendSms(); } , </w:t>
      </w:r>
      <w:r w:rsidRPr="00163CAA">
        <w:rPr>
          <w:rFonts w:ascii="Century Schoolbook" w:hAnsi="Century Schoolbook" w:cs="Century Schoolbook"/>
          <w:color w:val="2A00FF"/>
          <w:kern w:val="0"/>
          <w:sz w:val="24"/>
          <w:szCs w:val="24"/>
        </w:rPr>
        <w:t>"T2"</w:t>
      </w:r>
      <w:r w:rsidRPr="00163CAA">
        <w:rPr>
          <w:rFonts w:ascii="Century Schoolbook" w:hAnsi="Century Schoolbook" w:cs="Century Schoolbook"/>
          <w:color w:val="000000"/>
          <w:kern w:val="0"/>
          <w:sz w:val="24"/>
          <w:szCs w:val="24"/>
        </w:rPr>
        <w:t>).start();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p>
    <w:p w:rsidR="00602C78" w:rsidRDefault="00BF3975" w:rsidP="007D35CF">
      <w:pPr>
        <w:rPr>
          <w:rFonts w:ascii="Century Schoolbook" w:hAnsi="Century Schoolbook"/>
        </w:rPr>
      </w:pPr>
      <w:r>
        <w:rPr>
          <w:noProof/>
        </w:rPr>
        <w:lastRenderedPageBreak/>
        <w:drawing>
          <wp:inline distT="0" distB="0" distL="0" distR="0" wp14:anchorId="56A37C39" wp14:editId="7C7AEE5B">
            <wp:extent cx="3781425" cy="10287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1425" cy="1028700"/>
                    </a:xfrm>
                    <a:prstGeom prst="rect">
                      <a:avLst/>
                    </a:prstGeom>
                  </pic:spPr>
                </pic:pic>
              </a:graphicData>
            </a:graphic>
          </wp:inline>
        </w:drawing>
      </w:r>
    </w:p>
    <w:p w:rsidR="00163CAA" w:rsidRPr="00163CAA" w:rsidRDefault="002F3065" w:rsidP="00163CAA">
      <w:pPr>
        <w:pStyle w:val="Tip4"/>
      </w:pPr>
      <w:r w:rsidRPr="00745327">
        <w:rPr>
          <w:rFonts w:hint="eastAsia"/>
        </w:rPr>
        <w:t>ReentrantLock</w:t>
      </w:r>
      <w:r>
        <w:rPr>
          <w:rFonts w:ascii="宋体" w:eastAsia="宋体" w:hAnsi="宋体" w:cs="宋体" w:hint="eastAsia"/>
        </w:rPr>
        <w:t>代码示例</w:t>
      </w:r>
      <w:r>
        <w:rPr>
          <w:rFonts w:hint="eastAsia"/>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class</w:t>
      </w:r>
      <w:r w:rsidRPr="00163CAA">
        <w:rPr>
          <w:rFonts w:ascii="Century Schoolbook" w:hAnsi="Century Schoolbook" w:cs="Century Schoolbook"/>
          <w:color w:val="000000"/>
          <w:kern w:val="0"/>
          <w:sz w:val="24"/>
          <w:szCs w:val="24"/>
        </w:rPr>
        <w:t xml:space="preserve"> ReentrantLockDemo </w:t>
      </w:r>
      <w:r w:rsidRPr="00163CAA">
        <w:rPr>
          <w:rFonts w:ascii="Century Schoolbook" w:hAnsi="Century Schoolbook" w:cs="Century Schoolbook"/>
          <w:bCs/>
          <w:color w:val="7F0055"/>
          <w:kern w:val="0"/>
          <w:sz w:val="24"/>
          <w:szCs w:val="24"/>
        </w:rPr>
        <w:t>implements</w:t>
      </w:r>
      <w:r w:rsidRPr="00163CAA">
        <w:rPr>
          <w:rFonts w:ascii="Century Schoolbook" w:hAnsi="Century Schoolbook" w:cs="Century Schoolbook"/>
          <w:color w:val="000000"/>
          <w:kern w:val="0"/>
          <w:sz w:val="24"/>
          <w:szCs w:val="24"/>
        </w:rPr>
        <w:t xml:space="preserve"> Runnable{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Lock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 xml:space="preserve"> =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ReentrantLock();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run()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sendSms();</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sendSms(){</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try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System.</w:t>
      </w:r>
      <w:r w:rsidRPr="00163CAA">
        <w:rPr>
          <w:rFonts w:ascii="Century Schoolbook" w:hAnsi="Century Schoolbook" w:cs="Century Schoolbook"/>
          <w:bCs/>
          <w:iCs/>
          <w:color w:val="0000C0"/>
          <w:kern w:val="0"/>
          <w:sz w:val="24"/>
          <w:szCs w:val="24"/>
        </w:rPr>
        <w:t>out</w:t>
      </w:r>
      <w:r w:rsidRPr="00163CAA">
        <w:rPr>
          <w:rFonts w:ascii="Century Schoolbook" w:hAnsi="Century Schoolbook" w:cs="Century Schoolbook"/>
          <w:color w:val="000000"/>
          <w:kern w:val="0"/>
          <w:sz w:val="24"/>
          <w:szCs w:val="24"/>
        </w:rPr>
        <w:t>.println(Thread.</w:t>
      </w:r>
      <w:r w:rsidRPr="00163CAA">
        <w:rPr>
          <w:rFonts w:ascii="Century Schoolbook" w:hAnsi="Century Schoolbook" w:cs="Century Schoolbook"/>
          <w:iCs/>
          <w:color w:val="000000"/>
          <w:kern w:val="0"/>
          <w:sz w:val="24"/>
          <w:szCs w:val="24"/>
        </w:rPr>
        <w:t>currentThread</w:t>
      </w:r>
      <w:r w:rsidRPr="00163CAA">
        <w:rPr>
          <w:rFonts w:ascii="Century Schoolbook" w:hAnsi="Century Schoolbook" w:cs="Century Schoolbook"/>
          <w:color w:val="000000"/>
          <w:kern w:val="0"/>
          <w:sz w:val="24"/>
          <w:szCs w:val="24"/>
        </w:rPr>
        <w:t xml:space="preserve">().getName() + </w:t>
      </w:r>
      <w:r w:rsidRPr="00163CAA">
        <w:rPr>
          <w:rFonts w:ascii="Century Schoolbook" w:hAnsi="Century Schoolbook" w:cs="Century Schoolbook"/>
          <w:color w:val="2A00FF"/>
          <w:kern w:val="0"/>
          <w:sz w:val="24"/>
          <w:szCs w:val="24"/>
        </w:rPr>
        <w:t xml:space="preserve">"  </w:t>
      </w:r>
      <w:r w:rsidRPr="00163CAA">
        <w:rPr>
          <w:rFonts w:ascii="Century Schoolbook" w:hAnsi="Century Schoolbook" w:cs="Century Schoolbook"/>
          <w:color w:val="2A00FF"/>
          <w:kern w:val="0"/>
          <w:sz w:val="24"/>
          <w:szCs w:val="24"/>
        </w:rPr>
        <w:t>发送短信完成</w:t>
      </w:r>
      <w:r w:rsidRPr="00163CAA">
        <w:rPr>
          <w:rFonts w:ascii="Century Schoolbook" w:hAnsi="Century Schoolbook" w:cs="Century Schoolbook"/>
          <w:color w:val="2A00FF"/>
          <w:kern w:val="0"/>
          <w:sz w:val="24"/>
          <w:szCs w:val="24"/>
        </w:rPr>
        <w:t>"</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this</w:t>
      </w:r>
      <w:r w:rsidRPr="00163CAA">
        <w:rPr>
          <w:rFonts w:ascii="Century Schoolbook" w:hAnsi="Century Schoolbook" w:cs="Century Schoolbook"/>
          <w:color w:val="000000"/>
          <w:kern w:val="0"/>
          <w:sz w:val="24"/>
          <w:szCs w:val="24"/>
        </w:rPr>
        <w:t>.sendEmail();</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catch</w:t>
      </w:r>
      <w:r w:rsidRPr="00163CAA">
        <w:rPr>
          <w:rFonts w:ascii="Century Schoolbook" w:hAnsi="Century Schoolbook" w:cs="Century Schoolbook"/>
          <w:color w:val="000000"/>
          <w:kern w:val="0"/>
          <w:sz w:val="24"/>
          <w:szCs w:val="24"/>
        </w:rPr>
        <w:t xml:space="preserve"> (Exception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.printStackTrace();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finally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.unlock();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sendEmail(){</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try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3F7F5F"/>
          <w:kern w:val="0"/>
          <w:sz w:val="24"/>
          <w:szCs w:val="24"/>
        </w:rPr>
        <w:t xml:space="preserve">// </w:t>
      </w:r>
      <w:r w:rsidRPr="00163CAA">
        <w:rPr>
          <w:rFonts w:ascii="Century Schoolbook" w:hAnsi="Century Schoolbook" w:cs="Century Schoolbook"/>
          <w:color w:val="3F7F5F"/>
          <w:kern w:val="0"/>
          <w:sz w:val="24"/>
          <w:szCs w:val="24"/>
        </w:rPr>
        <w:t>线程可以进入任何一个他已经拥有锁，所同步着的代码块</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System.</w:t>
      </w:r>
      <w:r w:rsidRPr="00163CAA">
        <w:rPr>
          <w:rFonts w:ascii="Century Schoolbook" w:hAnsi="Century Schoolbook" w:cs="Century Schoolbook"/>
          <w:bCs/>
          <w:iCs/>
          <w:color w:val="0000C0"/>
          <w:kern w:val="0"/>
          <w:sz w:val="24"/>
          <w:szCs w:val="24"/>
        </w:rPr>
        <w:t>out</w:t>
      </w:r>
      <w:r w:rsidRPr="00163CAA">
        <w:rPr>
          <w:rFonts w:ascii="Century Schoolbook" w:hAnsi="Century Schoolbook" w:cs="Century Schoolbook"/>
          <w:color w:val="000000"/>
          <w:kern w:val="0"/>
          <w:sz w:val="24"/>
          <w:szCs w:val="24"/>
        </w:rPr>
        <w:t>.println(Thread.</w:t>
      </w:r>
      <w:r w:rsidRPr="00163CAA">
        <w:rPr>
          <w:rFonts w:ascii="Century Schoolbook" w:hAnsi="Century Schoolbook" w:cs="Century Schoolbook"/>
          <w:iCs/>
          <w:color w:val="000000"/>
          <w:kern w:val="0"/>
          <w:sz w:val="24"/>
          <w:szCs w:val="24"/>
        </w:rPr>
        <w:t>currentThread</w:t>
      </w:r>
      <w:r w:rsidRPr="00163CAA">
        <w:rPr>
          <w:rFonts w:ascii="Century Schoolbook" w:hAnsi="Century Schoolbook" w:cs="Century Schoolbook"/>
          <w:color w:val="000000"/>
          <w:kern w:val="0"/>
          <w:sz w:val="24"/>
          <w:szCs w:val="24"/>
        </w:rPr>
        <w:t xml:space="preserve">().getName() + </w:t>
      </w:r>
      <w:r w:rsidRPr="00163CAA">
        <w:rPr>
          <w:rFonts w:ascii="Century Schoolbook" w:hAnsi="Century Schoolbook" w:cs="Century Schoolbook"/>
          <w:color w:val="2A00FF"/>
          <w:kern w:val="0"/>
          <w:sz w:val="24"/>
          <w:szCs w:val="24"/>
        </w:rPr>
        <w:t xml:space="preserve">"  </w:t>
      </w:r>
      <w:r w:rsidRPr="00163CAA">
        <w:rPr>
          <w:rFonts w:ascii="Century Schoolbook" w:hAnsi="Century Schoolbook" w:cs="Century Schoolbook"/>
          <w:color w:val="2A00FF"/>
          <w:kern w:val="0"/>
          <w:sz w:val="24"/>
          <w:szCs w:val="24"/>
        </w:rPr>
        <w:t>邮件发送完成</w:t>
      </w:r>
      <w:r w:rsidRPr="00163CAA">
        <w:rPr>
          <w:rFonts w:ascii="Century Schoolbook" w:hAnsi="Century Schoolbook" w:cs="Century Schoolbook"/>
          <w:color w:val="2A00FF"/>
          <w:kern w:val="0"/>
          <w:sz w:val="24"/>
          <w:szCs w:val="24"/>
        </w:rPr>
        <w:t>"</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catch</w:t>
      </w:r>
      <w:r w:rsidRPr="00163CAA">
        <w:rPr>
          <w:rFonts w:ascii="Century Schoolbook" w:hAnsi="Century Schoolbook" w:cs="Century Schoolbook"/>
          <w:color w:val="000000"/>
          <w:kern w:val="0"/>
          <w:sz w:val="24"/>
          <w:szCs w:val="24"/>
        </w:rPr>
        <w:t xml:space="preserve"> (Exception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.printStackTrace();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finally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.unlock();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bCs/>
          <w:color w:val="7F0055"/>
          <w:kern w:val="0"/>
          <w:sz w:val="24"/>
          <w:szCs w:val="24"/>
        </w:rPr>
        <w:t>public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class</w:t>
      </w:r>
      <w:r w:rsidRPr="00461C40">
        <w:rPr>
          <w:rFonts w:ascii="Century Schoolbook" w:hAnsi="Century Schoolbook" w:cs="Century Schoolbook"/>
          <w:color w:val="000000"/>
          <w:kern w:val="0"/>
          <w:sz w:val="24"/>
          <w:szCs w:val="24"/>
        </w:rPr>
        <w:t xml:space="preserve"> TestDemo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000000"/>
          <w:kern w:val="0"/>
          <w:sz w:val="24"/>
          <w:szCs w:val="24"/>
        </w:rPr>
        <w:tab/>
      </w:r>
      <w:r w:rsidRPr="00461C40">
        <w:rPr>
          <w:rFonts w:ascii="Century Schoolbook" w:hAnsi="Century Schoolbook" w:cs="Century Schoolbook"/>
          <w:bCs/>
          <w:color w:val="7F0055"/>
          <w:kern w:val="0"/>
          <w:sz w:val="24"/>
          <w:szCs w:val="24"/>
        </w:rPr>
        <w:t>public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static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void</w:t>
      </w:r>
      <w:r w:rsidRPr="00461C40">
        <w:rPr>
          <w:rFonts w:ascii="Century Schoolbook" w:hAnsi="Century Schoolbook" w:cs="Century Schoolbook"/>
          <w:color w:val="000000"/>
          <w:kern w:val="0"/>
          <w:sz w:val="24"/>
          <w:szCs w:val="24"/>
        </w:rPr>
        <w:t xml:space="preserve"> main(String[] </w:t>
      </w:r>
      <w:r w:rsidRPr="00461C40">
        <w:rPr>
          <w:rFonts w:ascii="Century Schoolbook" w:hAnsi="Century Schoolbook" w:cs="Century Schoolbook"/>
          <w:color w:val="6A3E3E"/>
          <w:kern w:val="0"/>
          <w:sz w:val="24"/>
          <w:szCs w:val="24"/>
        </w:rPr>
        <w:t>args</w:t>
      </w:r>
      <w:r w:rsidRPr="00461C40">
        <w:rPr>
          <w:rFonts w:ascii="Century Schoolbook" w:hAnsi="Century Schoolbook" w:cs="Century Schoolbook"/>
          <w:color w:val="000000"/>
          <w:kern w:val="0"/>
          <w:sz w:val="24"/>
          <w:szCs w:val="24"/>
        </w:rPr>
        <w:t>)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ReentrantLockDemo </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ReentrantLockDemo();</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Thread </w:t>
      </w:r>
      <w:r w:rsidRPr="00461C40">
        <w:rPr>
          <w:rFonts w:ascii="Century Schoolbook" w:hAnsi="Century Schoolbook" w:cs="Century Schoolbook"/>
          <w:color w:val="6A3E3E"/>
          <w:kern w:val="0"/>
          <w:sz w:val="24"/>
          <w:szCs w:val="24"/>
        </w:rPr>
        <w:t>thread3</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Thread(</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2A00FF"/>
          <w:kern w:val="0"/>
          <w:sz w:val="24"/>
          <w:szCs w:val="24"/>
        </w:rPr>
        <w:t>"T3"</w:t>
      </w:r>
      <w:r w:rsidRPr="00461C40">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Thread </w:t>
      </w:r>
      <w:r w:rsidRPr="00461C40">
        <w:rPr>
          <w:rFonts w:ascii="Century Schoolbook" w:hAnsi="Century Schoolbook" w:cs="Century Schoolbook"/>
          <w:color w:val="6A3E3E"/>
          <w:kern w:val="0"/>
          <w:sz w:val="24"/>
          <w:szCs w:val="24"/>
        </w:rPr>
        <w:t>thread4</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Thread(</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2A00FF"/>
          <w:kern w:val="0"/>
          <w:sz w:val="24"/>
          <w:szCs w:val="24"/>
        </w:rPr>
        <w:t>"T4"</w:t>
      </w:r>
      <w:r w:rsidRPr="00461C40">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6A3E3E"/>
          <w:kern w:val="0"/>
          <w:sz w:val="24"/>
          <w:szCs w:val="24"/>
        </w:rPr>
        <w:t>thread3</w:t>
      </w:r>
      <w:r w:rsidRPr="00461C40">
        <w:rPr>
          <w:rFonts w:ascii="Century Schoolbook" w:hAnsi="Century Schoolbook" w:cs="Century Schoolbook"/>
          <w:color w:val="000000"/>
          <w:kern w:val="0"/>
          <w:sz w:val="24"/>
          <w:szCs w:val="24"/>
        </w:rPr>
        <w:t>.start();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6A3E3E"/>
          <w:kern w:val="0"/>
          <w:sz w:val="24"/>
          <w:szCs w:val="24"/>
        </w:rPr>
        <w:t>thread4</w:t>
      </w:r>
      <w:r w:rsidRPr="00461C40">
        <w:rPr>
          <w:rFonts w:ascii="Century Schoolbook" w:hAnsi="Century Schoolbook" w:cs="Century Schoolbook"/>
          <w:color w:val="000000"/>
          <w:kern w:val="0"/>
          <w:sz w:val="24"/>
          <w:szCs w:val="24"/>
        </w:rPr>
        <w:t>.start();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w:t>
      </w:r>
    </w:p>
    <w:p w:rsidR="0068394C" w:rsidRDefault="00461C40" w:rsidP="007D35CF">
      <w:pPr>
        <w:rPr>
          <w:rFonts w:ascii="Century Schoolbook" w:hAnsi="Century Schoolbook"/>
        </w:rPr>
      </w:pPr>
      <w:r>
        <w:rPr>
          <w:noProof/>
        </w:rPr>
        <w:drawing>
          <wp:inline distT="0" distB="0" distL="0" distR="0" wp14:anchorId="7FAA0C24" wp14:editId="64F05240">
            <wp:extent cx="3505200" cy="1257300"/>
            <wp:effectExtent l="0" t="0" r="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05200" cy="1257300"/>
                    </a:xfrm>
                    <a:prstGeom prst="rect">
                      <a:avLst/>
                    </a:prstGeom>
                  </pic:spPr>
                </pic:pic>
              </a:graphicData>
            </a:graphic>
          </wp:inline>
        </w:drawing>
      </w:r>
    </w:p>
    <w:p w:rsidR="00602C78" w:rsidRDefault="00602C78" w:rsidP="007D35CF">
      <w:pPr>
        <w:rPr>
          <w:rFonts w:ascii="Century Schoolbook" w:hAnsi="Century Schoolbook"/>
        </w:rPr>
      </w:pPr>
    </w:p>
    <w:p w:rsidR="002F3065" w:rsidRDefault="002F3065" w:rsidP="007C0468">
      <w:pPr>
        <w:pStyle w:val="Tip4"/>
      </w:pPr>
      <w:r w:rsidRPr="00745327">
        <w:rPr>
          <w:rFonts w:hint="eastAsia"/>
        </w:rPr>
        <w:t>ReentrantLock</w:t>
      </w:r>
      <w:r w:rsidR="00AB353E">
        <w:rPr>
          <w:rFonts w:hint="eastAsia"/>
        </w:rPr>
        <w:t xml:space="preserve"> </w:t>
      </w:r>
      <w:r>
        <w:rPr>
          <w:rFonts w:hint="eastAsia"/>
        </w:rPr>
        <w:t>2</w:t>
      </w:r>
      <w:r w:rsidR="00AB353E">
        <w:rPr>
          <w:rFonts w:ascii="宋体" w:eastAsia="宋体" w:hAnsi="宋体" w:cs="宋体" w:hint="eastAsia"/>
        </w:rPr>
        <w:t>层锁</w:t>
      </w:r>
      <w:r>
        <w:rPr>
          <w:rFonts w:ascii="宋体" w:eastAsia="宋体" w:hAnsi="宋体" w:cs="宋体" w:hint="eastAsia"/>
        </w:rPr>
        <w:t>解一次</w:t>
      </w:r>
      <w:r>
        <w:rPr>
          <w:rFonts w:hint="eastAsia"/>
        </w:rPr>
        <w:t xml:space="preserve"> </w:t>
      </w:r>
    </w:p>
    <w:p w:rsidR="002F3065" w:rsidRPr="00602C78" w:rsidRDefault="007C0468" w:rsidP="007D35CF">
      <w:pPr>
        <w:rPr>
          <w:rFonts w:ascii="Century Schoolbook" w:hAnsi="Century Schoolbook"/>
        </w:rPr>
      </w:pPr>
      <w:r>
        <w:rPr>
          <w:noProof/>
        </w:rPr>
        <w:drawing>
          <wp:inline distT="0" distB="0" distL="0" distR="0" wp14:anchorId="7CF2105A" wp14:editId="7CFB1DB7">
            <wp:extent cx="6381750" cy="3571875"/>
            <wp:effectExtent l="0" t="0" r="0" b="9525"/>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81750" cy="3571875"/>
                    </a:xfrm>
                    <a:prstGeom prst="rect">
                      <a:avLst/>
                    </a:prstGeom>
                  </pic:spPr>
                </pic:pic>
              </a:graphicData>
            </a:graphic>
          </wp:inline>
        </w:drawing>
      </w:r>
    </w:p>
    <w:p w:rsidR="00943C34" w:rsidRDefault="007C0468" w:rsidP="007D35CF">
      <w:pPr>
        <w:rPr>
          <w:rFonts w:ascii="Century Schoolbook" w:hAnsi="Century Schoolbook"/>
        </w:rPr>
      </w:pPr>
      <w:r>
        <w:rPr>
          <w:noProof/>
        </w:rPr>
        <w:drawing>
          <wp:inline distT="0" distB="0" distL="0" distR="0" wp14:anchorId="150983EF" wp14:editId="798747B9">
            <wp:extent cx="4210050" cy="1143000"/>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0050" cy="1143000"/>
                    </a:xfrm>
                    <a:prstGeom prst="rect">
                      <a:avLst/>
                    </a:prstGeom>
                  </pic:spPr>
                </pic:pic>
              </a:graphicData>
            </a:graphic>
          </wp:inline>
        </w:drawing>
      </w:r>
    </w:p>
    <w:p w:rsidR="00EC5D09" w:rsidRDefault="00EC5D09" w:rsidP="007D35CF">
      <w:pPr>
        <w:rPr>
          <w:rFonts w:ascii="Century Schoolbook" w:hAnsi="Century Schoolbook"/>
        </w:rPr>
      </w:pPr>
    </w:p>
    <w:p w:rsidR="007C0468" w:rsidRDefault="00C10E91" w:rsidP="007D35CF">
      <w:pPr>
        <w:rPr>
          <w:rFonts w:ascii="Century Schoolbook" w:hAnsi="Century Schoolbook"/>
        </w:rPr>
      </w:pPr>
      <w:r>
        <w:rPr>
          <w:rFonts w:ascii="Century Schoolbook" w:hAnsi="Century Schoolbook"/>
        </w:rPr>
        <w:t>这种情况比较特殊</w:t>
      </w:r>
      <w:r>
        <w:rPr>
          <w:rFonts w:ascii="Century Schoolbook" w:hAnsi="Century Schoolbook" w:hint="eastAsia"/>
        </w:rPr>
        <w:t>，</w:t>
      </w:r>
      <w:r>
        <w:rPr>
          <w:rFonts w:ascii="Century Schoolbook" w:hAnsi="Century Schoolbook"/>
        </w:rPr>
        <w:t>从运行表现上可以看到</w:t>
      </w:r>
      <w:r>
        <w:rPr>
          <w:rFonts w:ascii="Century Schoolbook" w:hAnsi="Century Schoolbook" w:hint="eastAsia"/>
        </w:rPr>
        <w:t>，</w:t>
      </w:r>
      <w:r>
        <w:rPr>
          <w:rFonts w:ascii="Century Schoolbook" w:hAnsi="Century Schoolbook"/>
        </w:rPr>
        <w:t>T4</w:t>
      </w:r>
      <w:r>
        <w:rPr>
          <w:rFonts w:ascii="Century Schoolbook" w:hAnsi="Century Schoolbook"/>
        </w:rPr>
        <w:t>线程并没有打印</w:t>
      </w:r>
      <w:r>
        <w:rPr>
          <w:rFonts w:ascii="Century Schoolbook" w:hAnsi="Century Schoolbook" w:hint="eastAsia"/>
        </w:rPr>
        <w:t>，</w:t>
      </w:r>
      <w:r>
        <w:rPr>
          <w:rFonts w:ascii="Century Schoolbook" w:hAnsi="Century Schoolbook"/>
        </w:rPr>
        <w:t>这是因为</w:t>
      </w:r>
      <w:r>
        <w:rPr>
          <w:rFonts w:ascii="Century Schoolbook" w:hAnsi="Century Schoolbook"/>
        </w:rPr>
        <w:t>T</w:t>
      </w:r>
      <w:r>
        <w:rPr>
          <w:rFonts w:ascii="Century Schoolbook" w:hAnsi="Century Schoolbook" w:hint="eastAsia"/>
        </w:rPr>
        <w:t>3</w:t>
      </w:r>
      <w:r>
        <w:rPr>
          <w:rFonts w:ascii="Century Schoolbook" w:hAnsi="Century Schoolbook" w:hint="eastAsia"/>
        </w:rPr>
        <w:t>线程还在等待。如果我们加锁</w:t>
      </w:r>
      <w:r>
        <w:rPr>
          <w:rFonts w:ascii="Century Schoolbook" w:hAnsi="Century Schoolbook" w:hint="eastAsia"/>
        </w:rPr>
        <w:t>2</w:t>
      </w:r>
      <w:r>
        <w:rPr>
          <w:rFonts w:ascii="Century Schoolbook" w:hAnsi="Century Schoolbook" w:hint="eastAsia"/>
        </w:rPr>
        <w:t>次，解锁也是</w:t>
      </w:r>
      <w:r>
        <w:rPr>
          <w:rFonts w:ascii="Century Schoolbook" w:hAnsi="Century Schoolbook" w:hint="eastAsia"/>
        </w:rPr>
        <w:t>2</w:t>
      </w:r>
      <w:r>
        <w:rPr>
          <w:rFonts w:ascii="Century Schoolbook" w:hAnsi="Century Schoolbook" w:hint="eastAsia"/>
        </w:rPr>
        <w:t>次，那么这种情况就不会发生。</w:t>
      </w: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C0468">
      <w:pPr>
        <w:pageBreakBefore/>
        <w:rPr>
          <w:rFonts w:ascii="Century Schoolbook" w:hAnsi="Century Schoolbook"/>
        </w:rPr>
      </w:pPr>
    </w:p>
    <w:p w:rsidR="008078D6" w:rsidRDefault="00EC5D09" w:rsidP="00446083">
      <w:pPr>
        <w:pStyle w:val="Tip3"/>
      </w:pPr>
      <w:r w:rsidRPr="00EC5D09">
        <w:rPr>
          <w:rFonts w:hint="eastAsia"/>
        </w:rPr>
        <w:t>自旋锁</w:t>
      </w:r>
      <w:r w:rsidR="003E2D94">
        <w:rPr>
          <w:rFonts w:hint="eastAsia"/>
        </w:rPr>
        <w:t xml:space="preserve"> -</w:t>
      </w:r>
      <w:r w:rsidR="003E2D94">
        <w:t xml:space="preserve"> SpinLock</w:t>
      </w:r>
      <w:r w:rsidR="00446083">
        <w:rPr>
          <w:rFonts w:hint="eastAsia"/>
        </w:rPr>
        <w:t xml:space="preserve"> </w:t>
      </w:r>
    </w:p>
    <w:p w:rsidR="00BA01DC" w:rsidRDefault="00BA01DC" w:rsidP="00BA01DC">
      <w:pPr>
        <w:pStyle w:val="Tip4"/>
      </w:pPr>
      <w:r>
        <w:rPr>
          <w:rFonts w:ascii="宋体" w:eastAsia="宋体" w:hAnsi="宋体" w:cs="宋体" w:hint="eastAsia"/>
        </w:rPr>
        <w:t>定义：</w:t>
      </w:r>
    </w:p>
    <w:p w:rsidR="008078D6" w:rsidRDefault="003E2D94" w:rsidP="00BA01DC">
      <w:pPr>
        <w:ind w:firstLine="420"/>
        <w:rPr>
          <w:rFonts w:ascii="Century Schoolbook" w:hAnsi="Century Schoolbook"/>
        </w:rPr>
      </w:pPr>
      <w:r>
        <w:rPr>
          <w:rFonts w:ascii="Century Schoolbook" w:hAnsi="Century Schoolbook"/>
        </w:rPr>
        <w:t>是指尝试获取锁的线程不会立即阻塞</w:t>
      </w:r>
      <w:r>
        <w:rPr>
          <w:rFonts w:ascii="Century Schoolbook" w:hAnsi="Century Schoolbook" w:hint="eastAsia"/>
        </w:rPr>
        <w:t>（</w:t>
      </w:r>
      <w:r>
        <w:rPr>
          <w:rFonts w:ascii="Century Schoolbook" w:hAnsi="Century Schoolbook"/>
        </w:rPr>
        <w:t>自旋的对立面即</w:t>
      </w:r>
      <w:r>
        <w:rPr>
          <w:rFonts w:ascii="Century Schoolbook" w:hAnsi="Century Schoolbook" w:hint="eastAsia"/>
        </w:rPr>
        <w:t>：</w:t>
      </w:r>
      <w:r>
        <w:rPr>
          <w:rFonts w:ascii="Century Schoolbook" w:hAnsi="Century Schoolbook"/>
        </w:rPr>
        <w:t>阻塞</w:t>
      </w:r>
      <w:r>
        <w:rPr>
          <w:rFonts w:ascii="Century Schoolbook" w:hAnsi="Century Schoolbook" w:hint="eastAsia"/>
        </w:rPr>
        <w:t>），而是</w:t>
      </w:r>
      <w:r w:rsidRPr="003E2D94">
        <w:rPr>
          <w:rFonts w:ascii="Century Schoolbook" w:hAnsi="Century Schoolbook" w:hint="eastAsia"/>
          <w:color w:val="FF0000"/>
        </w:rPr>
        <w:t>采用循环的方式去尝试获取锁</w:t>
      </w:r>
      <w:r>
        <w:rPr>
          <w:rFonts w:ascii="Century Schoolbook" w:hAnsi="Century Schoolbook" w:hint="eastAsia"/>
        </w:rPr>
        <w:t>；这样的好处是减少线程上下文切换的消耗，缺点是循环会消耗</w:t>
      </w:r>
      <w:r>
        <w:rPr>
          <w:rFonts w:ascii="Century Schoolbook" w:hAnsi="Century Schoolbook" w:hint="eastAsia"/>
        </w:rPr>
        <w:t>CPU</w:t>
      </w:r>
      <w:r>
        <w:rPr>
          <w:rFonts w:ascii="Century Schoolbook" w:hAnsi="Century Schoolbook" w:hint="eastAsia"/>
        </w:rPr>
        <w:t>。</w:t>
      </w:r>
      <w:r w:rsidR="00B83EB0">
        <w:rPr>
          <w:rFonts w:ascii="Century Schoolbook" w:hAnsi="Century Schoolbook" w:hint="eastAsia"/>
        </w:rPr>
        <w:t>最常见的实现是</w:t>
      </w:r>
      <w:r w:rsidR="00B83EB0">
        <w:rPr>
          <w:rFonts w:ascii="Century Schoolbook" w:hAnsi="Century Schoolbook" w:hint="eastAsia"/>
        </w:rPr>
        <w:t>AtomicInteger</w:t>
      </w:r>
      <w:r w:rsidR="00B83EB0">
        <w:rPr>
          <w:rFonts w:ascii="Century Schoolbook" w:hAnsi="Century Schoolbook" w:hint="eastAsia"/>
        </w:rPr>
        <w:t>类中的一个方法：</w:t>
      </w:r>
      <w:r w:rsidR="00B83EB0">
        <w:rPr>
          <w:rFonts w:ascii="Century Schoolbook" w:hAnsi="Century Schoolbook" w:hint="eastAsia"/>
        </w:rPr>
        <w:t>get</w:t>
      </w:r>
      <w:r w:rsidR="00B83EB0">
        <w:rPr>
          <w:rFonts w:ascii="Century Schoolbook" w:hAnsi="Century Schoolbook"/>
        </w:rPr>
        <w:t>AndIncrement</w:t>
      </w:r>
      <w:r w:rsidR="00B83EB0">
        <w:rPr>
          <w:rFonts w:ascii="Century Schoolbook" w:hAnsi="Century Schoolbook"/>
        </w:rPr>
        <w:t>方法</w:t>
      </w:r>
      <w:r w:rsidR="00B83EB0">
        <w:rPr>
          <w:rFonts w:ascii="Century Schoolbook" w:hAnsi="Century Schoolbook" w:hint="eastAsia"/>
        </w:rPr>
        <w:t>。</w:t>
      </w:r>
    </w:p>
    <w:p w:rsidR="00B83EB0" w:rsidRDefault="00C04789" w:rsidP="007D35CF">
      <w:pPr>
        <w:rPr>
          <w:rFonts w:ascii="Century Schoolbook" w:hAnsi="Century Schoolbook"/>
        </w:rPr>
      </w:pPr>
      <w:r>
        <w:rPr>
          <w:noProof/>
        </w:rPr>
        <w:drawing>
          <wp:inline distT="0" distB="0" distL="0" distR="0" wp14:anchorId="0FDA6ECA" wp14:editId="560C391C">
            <wp:extent cx="6829425" cy="4352925"/>
            <wp:effectExtent l="0" t="0" r="9525" b="9525"/>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29425" cy="4352925"/>
                    </a:xfrm>
                    <a:prstGeom prst="rect">
                      <a:avLst/>
                    </a:prstGeom>
                  </pic:spPr>
                </pic:pic>
              </a:graphicData>
            </a:graphic>
          </wp:inline>
        </w:drawing>
      </w:r>
    </w:p>
    <w:p w:rsidR="00C04789" w:rsidRDefault="00C04789" w:rsidP="007D35CF">
      <w:pPr>
        <w:rPr>
          <w:rFonts w:ascii="Century Schoolbook" w:hAnsi="Century Schoolbook"/>
        </w:rPr>
      </w:pPr>
    </w:p>
    <w:p w:rsidR="00BA01DC" w:rsidRPr="000E76D1" w:rsidRDefault="00BA01DC" w:rsidP="000E76D1">
      <w:pPr>
        <w:pStyle w:val="Tip4"/>
      </w:pPr>
      <w:r>
        <w:rPr>
          <w:rFonts w:ascii="宋体" w:eastAsia="宋体" w:hAnsi="宋体" w:cs="宋体" w:hint="eastAsia"/>
        </w:rPr>
        <w:t>实现一个自旋锁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bCs/>
          <w:color w:val="7F0055"/>
          <w:kern w:val="0"/>
          <w:sz w:val="24"/>
          <w:szCs w:val="24"/>
        </w:rPr>
        <w:t>import</w:t>
      </w:r>
      <w:r w:rsidRPr="00BA01DC">
        <w:rPr>
          <w:rFonts w:ascii="Century Schoolbook" w:hAnsi="Century Schoolbook" w:cs="Century Schoolbook"/>
          <w:color w:val="000000"/>
          <w:kern w:val="0"/>
          <w:sz w:val="24"/>
          <w:szCs w:val="24"/>
        </w:rPr>
        <w:t xml:space="preserve"> java.util.concurrent.atomic.AtomicReference;</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@description</w:t>
      </w:r>
      <w:r w:rsidRPr="00BA01DC">
        <w:rPr>
          <w:rFonts w:ascii="Century Schoolbook" w:hAnsi="Century Schoolbook" w:cs="Century Schoolbook"/>
          <w:color w:val="3F5FBF"/>
          <w:kern w:val="0"/>
          <w:sz w:val="24"/>
          <w:szCs w:val="24"/>
        </w:rPr>
        <w:t xml:space="preserve">: </w:t>
      </w:r>
      <w:r w:rsidRPr="00BA01DC">
        <w:rPr>
          <w:rFonts w:ascii="Century Schoolbook" w:hAnsi="Century Schoolbook" w:cs="Century Schoolbook"/>
          <w:color w:val="3F5FBF"/>
          <w:kern w:val="0"/>
          <w:sz w:val="24"/>
          <w:szCs w:val="24"/>
        </w:rPr>
        <w:t>手写一个自旋锁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@author</w:t>
      </w:r>
      <w:r w:rsidRPr="00BA01DC">
        <w:rPr>
          <w:rFonts w:ascii="Century Schoolbook" w:hAnsi="Century Schoolbook" w:cs="Century Schoolbook"/>
          <w:color w:val="3F5FBF"/>
          <w:kern w:val="0"/>
          <w:sz w:val="24"/>
          <w:szCs w:val="24"/>
        </w:rPr>
        <w:t xml:space="preserve"> Yangcl</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@home</w:t>
      </w:r>
      <w:r w:rsidRPr="00BA01DC">
        <w:rPr>
          <w:rFonts w:ascii="Century Schoolbook" w:hAnsi="Century Schoolbook" w:cs="Century Schoolbook"/>
          <w:color w:val="3F5FBF"/>
          <w:kern w:val="0"/>
          <w:sz w:val="24"/>
          <w:szCs w:val="24"/>
        </w:rPr>
        <w:t xml:space="preserve"> https://github.com/PowerYangcl</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@date</w:t>
      </w:r>
      <w:r w:rsidRPr="00BA01DC">
        <w:rPr>
          <w:rFonts w:ascii="Century Schoolbook" w:hAnsi="Century Schoolbook" w:cs="Century Schoolbook"/>
          <w:color w:val="3F5FBF"/>
          <w:kern w:val="0"/>
          <w:sz w:val="24"/>
          <w:szCs w:val="24"/>
        </w:rPr>
        <w:t xml:space="preserve"> 2020</w:t>
      </w:r>
      <w:r w:rsidRPr="00BA01DC">
        <w:rPr>
          <w:rFonts w:ascii="Century Schoolbook" w:hAnsi="Century Schoolbook" w:cs="Century Schoolbook"/>
          <w:color w:val="3F5FBF"/>
          <w:kern w:val="0"/>
          <w:sz w:val="24"/>
          <w:szCs w:val="24"/>
        </w:rPr>
        <w:t>年</w:t>
      </w:r>
      <w:r w:rsidRPr="00BA01DC">
        <w:rPr>
          <w:rFonts w:ascii="Century Schoolbook" w:hAnsi="Century Schoolbook" w:cs="Century Schoolbook"/>
          <w:color w:val="3F5FBF"/>
          <w:kern w:val="0"/>
          <w:sz w:val="24"/>
          <w:szCs w:val="24"/>
        </w:rPr>
        <w:t>3</w:t>
      </w:r>
      <w:r w:rsidRPr="00BA01DC">
        <w:rPr>
          <w:rFonts w:ascii="Century Schoolbook" w:hAnsi="Century Schoolbook" w:cs="Century Schoolbook"/>
          <w:color w:val="3F5FBF"/>
          <w:kern w:val="0"/>
          <w:sz w:val="24"/>
          <w:szCs w:val="24"/>
        </w:rPr>
        <w:t>月</w:t>
      </w:r>
      <w:r w:rsidRPr="00BA01DC">
        <w:rPr>
          <w:rFonts w:ascii="Century Schoolbook" w:hAnsi="Century Schoolbook" w:cs="Century Schoolbook"/>
          <w:color w:val="3F5FBF"/>
          <w:kern w:val="0"/>
          <w:sz w:val="24"/>
          <w:szCs w:val="24"/>
        </w:rPr>
        <w:t>16</w:t>
      </w:r>
      <w:r w:rsidRPr="00BA01DC">
        <w:rPr>
          <w:rFonts w:ascii="Century Schoolbook" w:hAnsi="Century Schoolbook" w:cs="Century Schoolbook"/>
          <w:color w:val="3F5FBF"/>
          <w:kern w:val="0"/>
          <w:sz w:val="24"/>
          <w:szCs w:val="24"/>
        </w:rPr>
        <w:t>日</w:t>
      </w:r>
      <w:r w:rsidRPr="00BA01DC">
        <w:rPr>
          <w:rFonts w:ascii="Century Schoolbook" w:hAnsi="Century Schoolbook" w:cs="Century Schoolbook"/>
          <w:color w:val="3F5FBF"/>
          <w:kern w:val="0"/>
          <w:sz w:val="24"/>
          <w:szCs w:val="24"/>
        </w:rPr>
        <w:t xml:space="preserve"> </w:t>
      </w:r>
      <w:r w:rsidRPr="00BA01DC">
        <w:rPr>
          <w:rFonts w:ascii="Century Schoolbook" w:hAnsi="Century Schoolbook" w:cs="Century Schoolbook"/>
          <w:color w:val="3F5FBF"/>
          <w:kern w:val="0"/>
          <w:sz w:val="24"/>
          <w:szCs w:val="24"/>
        </w:rPr>
        <w:t>下午</w:t>
      </w:r>
      <w:r w:rsidRPr="00BA01DC">
        <w:rPr>
          <w:rFonts w:ascii="Century Schoolbook" w:hAnsi="Century Schoolbook" w:cs="Century Schoolbook"/>
          <w:color w:val="3F5FBF"/>
          <w:kern w:val="0"/>
          <w:sz w:val="24"/>
          <w:szCs w:val="24"/>
        </w:rPr>
        <w:t xml:space="preserve">3:14:13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@version</w:t>
      </w:r>
      <w:r w:rsidRPr="00BA01DC">
        <w:rPr>
          <w:rFonts w:ascii="Century Schoolbook" w:hAnsi="Century Schoolbook" w:cs="Century Schoolbook"/>
          <w:color w:val="3F5FBF"/>
          <w:kern w:val="0"/>
          <w:sz w:val="24"/>
          <w:szCs w:val="24"/>
        </w:rPr>
        <w:t xml:space="preserve"> 1.0.0.1</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class</w:t>
      </w:r>
      <w:r w:rsidRPr="00BA01DC">
        <w:rPr>
          <w:rFonts w:ascii="Century Schoolbook" w:hAnsi="Century Schoolbook" w:cs="Century Schoolbook"/>
          <w:color w:val="000000"/>
          <w:kern w:val="0"/>
          <w:sz w:val="24"/>
          <w:szCs w:val="24"/>
        </w:rPr>
        <w:t xml:space="preserve"> SpinLock {</w:t>
      </w:r>
    </w:p>
    <w:p w:rsidR="00BA01DC" w:rsidRDefault="00BA01DC" w:rsidP="00BA01DC">
      <w:pPr>
        <w:autoSpaceDE w:val="0"/>
        <w:autoSpaceDN w:val="0"/>
        <w:adjustRightInd w:val="0"/>
        <w:jc w:val="left"/>
        <w:rPr>
          <w:rFonts w:ascii="Century Schoolbook" w:hAnsi="Century Schoolbook" w:cs="Century Schoolbook"/>
          <w:color w:val="000000"/>
          <w:kern w:val="0"/>
          <w:sz w:val="24"/>
          <w:szCs w:val="24"/>
        </w:rPr>
      </w:pPr>
      <w:r w:rsidRPr="00BA01DC">
        <w:rPr>
          <w:rFonts w:ascii="Century Schoolbook" w:hAnsi="Century Schoolbook" w:cs="Century Schoolbook"/>
          <w:color w:val="000000"/>
          <w:kern w:val="0"/>
          <w:sz w:val="24"/>
          <w:szCs w:val="24"/>
        </w:rPr>
        <w:tab/>
        <w:t xml:space="preserve">AtomicReference&lt;Thread&gt; </w:t>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bCs/>
          <w:color w:val="7F0055"/>
          <w:kern w:val="0"/>
          <w:sz w:val="24"/>
          <w:szCs w:val="24"/>
        </w:rPr>
        <w:t>new</w:t>
      </w:r>
      <w:r w:rsidRPr="00BA01DC">
        <w:rPr>
          <w:rFonts w:ascii="Century Schoolbook" w:hAnsi="Century Schoolbook" w:cs="Century Schoolbook"/>
          <w:color w:val="000000"/>
          <w:kern w:val="0"/>
          <w:sz w:val="24"/>
          <w:szCs w:val="24"/>
        </w:rPr>
        <w:t xml:space="preserve"> AtomicReference&lt;Thread&gt;();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void</w:t>
      </w:r>
      <w:r w:rsidRPr="00BA01DC">
        <w:rPr>
          <w:rFonts w:ascii="Century Schoolbook" w:hAnsi="Century Schoolbook" w:cs="Century Schoolbook"/>
          <w:color w:val="000000"/>
          <w:kern w:val="0"/>
          <w:sz w:val="24"/>
          <w:szCs w:val="24"/>
        </w:rPr>
        <w:t xml:space="preserve"> lock()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 xml:space="preserve">Thread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System.</w:t>
      </w:r>
      <w:r w:rsidRPr="00BA01DC">
        <w:rPr>
          <w:rFonts w:ascii="Century Schoolbook" w:hAnsi="Century Schoolbook" w:cs="Century Schoolbook"/>
          <w:bCs/>
          <w:iCs/>
          <w:color w:val="0000C0"/>
          <w:kern w:val="0"/>
          <w:sz w:val="24"/>
          <w:szCs w:val="24"/>
        </w:rPr>
        <w:t>out</w:t>
      </w:r>
      <w:r w:rsidRPr="00BA01DC">
        <w:rPr>
          <w:rFonts w:ascii="Century Schoolbook" w:hAnsi="Century Schoolbook" w:cs="Century Schoolbook"/>
          <w:color w:val="000000"/>
          <w:kern w:val="0"/>
          <w:sz w:val="24"/>
          <w:szCs w:val="24"/>
        </w:rPr>
        <w:t>.println(Thread.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 xml:space="preserve">().getName() + </w:t>
      </w:r>
      <w:r w:rsidRPr="00BA01DC">
        <w:rPr>
          <w:rFonts w:ascii="Century Schoolbook" w:hAnsi="Century Schoolbook" w:cs="Century Schoolbook"/>
          <w:color w:val="2A00FF"/>
          <w:kern w:val="0"/>
          <w:sz w:val="24"/>
          <w:szCs w:val="24"/>
        </w:rPr>
        <w:t xml:space="preserve">"  </w:t>
      </w:r>
      <w:r w:rsidRPr="00BA01DC">
        <w:rPr>
          <w:rFonts w:ascii="Century Schoolbook" w:hAnsi="Century Schoolbook" w:cs="Century Schoolbook"/>
          <w:color w:val="2A00FF"/>
          <w:kern w:val="0"/>
          <w:sz w:val="24"/>
          <w:szCs w:val="24"/>
        </w:rPr>
        <w:t>尝试获取锁</w:t>
      </w:r>
      <w:r w:rsidRPr="00BA01DC">
        <w:rPr>
          <w:rFonts w:ascii="Century Schoolbook" w:hAnsi="Century Schoolbook" w:cs="Century Schoolbook"/>
          <w:color w:val="2A00FF"/>
          <w:kern w:val="0"/>
          <w:sz w:val="24"/>
          <w:szCs w:val="24"/>
        </w:rPr>
        <w:t>"</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while</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.compareAndSet(</w:t>
      </w:r>
      <w:r w:rsidRPr="00BA01DC">
        <w:rPr>
          <w:rFonts w:ascii="Century Schoolbook" w:hAnsi="Century Schoolbook" w:cs="Century Schoolbook"/>
          <w:bCs/>
          <w:color w:val="7F0055"/>
          <w:kern w:val="0"/>
          <w:sz w:val="24"/>
          <w:szCs w:val="24"/>
        </w:rPr>
        <w:t>null</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  </w:t>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期望值是空，那么则设置成自己为当前线程，否则现在已经有其他线程了</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开始自旋等待</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w:t>
      </w:r>
    </w:p>
    <w:p w:rsidR="00BA01DC" w:rsidRDefault="00BA01DC" w:rsidP="00BA01DC">
      <w:pPr>
        <w:autoSpaceDE w:val="0"/>
        <w:autoSpaceDN w:val="0"/>
        <w:adjustRightInd w:val="0"/>
        <w:jc w:val="left"/>
        <w:rPr>
          <w:rFonts w:ascii="Century Schoolbook" w:hAnsi="Century Schoolbook" w:cs="Century Schoolbook"/>
          <w:color w:val="000000"/>
          <w:kern w:val="0"/>
          <w:sz w:val="24"/>
          <w:szCs w:val="24"/>
        </w:rPr>
      </w:pPr>
      <w:r w:rsidRPr="00BA01DC">
        <w:rPr>
          <w:rFonts w:ascii="Century Schoolbook" w:hAnsi="Century Schoolbook" w:cs="Century Schoolbook"/>
          <w:color w:val="000000"/>
          <w:kern w:val="0"/>
          <w:sz w:val="24"/>
          <w:szCs w:val="24"/>
        </w:rPr>
        <w:tab/>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void</w:t>
      </w:r>
      <w:r w:rsidRPr="00BA01DC">
        <w:rPr>
          <w:rFonts w:ascii="Century Schoolbook" w:hAnsi="Century Schoolbook" w:cs="Century Schoolbook"/>
          <w:color w:val="000000"/>
          <w:kern w:val="0"/>
          <w:sz w:val="24"/>
          <w:szCs w:val="24"/>
        </w:rPr>
        <w:t xml:space="preserve"> unlock()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 xml:space="preserve">Thread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.compareAndSet(</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bCs/>
          <w:color w:val="7F0055"/>
          <w:kern w:val="0"/>
          <w:sz w:val="24"/>
          <w:szCs w:val="24"/>
        </w:rPr>
        <w:t>null</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如果当前锁用完了，那么置空让其他线程获取锁。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System.</w:t>
      </w:r>
      <w:r w:rsidRPr="00BA01DC">
        <w:rPr>
          <w:rFonts w:ascii="Century Schoolbook" w:hAnsi="Century Schoolbook" w:cs="Century Schoolbook"/>
          <w:bCs/>
          <w:iCs/>
          <w:color w:val="0000C0"/>
          <w:kern w:val="0"/>
          <w:sz w:val="24"/>
          <w:szCs w:val="24"/>
        </w:rPr>
        <w:t>out</w:t>
      </w:r>
      <w:r w:rsidRPr="00BA01DC">
        <w:rPr>
          <w:rFonts w:ascii="Century Schoolbook" w:hAnsi="Century Schoolbook" w:cs="Century Schoolbook"/>
          <w:color w:val="000000"/>
          <w:kern w:val="0"/>
          <w:sz w:val="24"/>
          <w:szCs w:val="24"/>
        </w:rPr>
        <w:t>.println(Thread.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 xml:space="preserve">().getName() + </w:t>
      </w:r>
      <w:r w:rsidRPr="00BA01DC">
        <w:rPr>
          <w:rFonts w:ascii="Century Schoolbook" w:hAnsi="Century Schoolbook" w:cs="Century Schoolbook"/>
          <w:color w:val="2A00FF"/>
          <w:kern w:val="0"/>
          <w:sz w:val="24"/>
          <w:szCs w:val="24"/>
        </w:rPr>
        <w:t xml:space="preserve">"  </w:t>
      </w:r>
      <w:r w:rsidRPr="00BA01DC">
        <w:rPr>
          <w:rFonts w:ascii="Century Schoolbook" w:hAnsi="Century Schoolbook" w:cs="Century Schoolbook"/>
          <w:color w:val="2A00FF"/>
          <w:kern w:val="0"/>
          <w:sz w:val="24"/>
          <w:szCs w:val="24"/>
        </w:rPr>
        <w:t>开始释放锁</w:t>
      </w:r>
      <w:r w:rsidRPr="00BA01DC">
        <w:rPr>
          <w:rFonts w:ascii="Century Schoolbook" w:hAnsi="Century Schoolbook" w:cs="Century Schoolbook"/>
          <w:color w:val="2A00FF"/>
          <w:kern w:val="0"/>
          <w:sz w:val="24"/>
          <w:szCs w:val="24"/>
        </w:rPr>
        <w:t>"</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bCs/>
          <w:color w:val="7F0055"/>
          <w:kern w:val="0"/>
          <w:sz w:val="24"/>
          <w:szCs w:val="24"/>
        </w:rPr>
        <w:t>public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class</w:t>
      </w:r>
      <w:r w:rsidRPr="00076F2B">
        <w:rPr>
          <w:rFonts w:ascii="Century Schoolbook" w:hAnsi="Century Schoolbook" w:cs="Century Schoolbook"/>
          <w:color w:val="000000"/>
          <w:kern w:val="0"/>
          <w:sz w:val="24"/>
          <w:szCs w:val="24"/>
        </w:rPr>
        <w:t xml:space="preserve"> SpinDemo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public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static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void</w:t>
      </w:r>
      <w:r w:rsidRPr="00076F2B">
        <w:rPr>
          <w:rFonts w:ascii="Century Schoolbook" w:hAnsi="Century Schoolbook" w:cs="Century Schoolbook"/>
          <w:color w:val="000000"/>
          <w:kern w:val="0"/>
          <w:sz w:val="24"/>
          <w:szCs w:val="24"/>
        </w:rPr>
        <w:t xml:space="preserve"> main(String[] </w:t>
      </w:r>
      <w:r w:rsidRPr="00076F2B">
        <w:rPr>
          <w:rFonts w:ascii="Century Schoolbook" w:hAnsi="Century Schoolbook" w:cs="Century Schoolbook"/>
          <w:color w:val="6A3E3E"/>
          <w:kern w:val="0"/>
          <w:sz w:val="24"/>
          <w:szCs w:val="24"/>
        </w:rPr>
        <w:t>args</w:t>
      </w:r>
      <w:r w:rsidRPr="00076F2B">
        <w:rPr>
          <w:rFonts w:ascii="Century Schoolbook" w:hAnsi="Century Schoolbook" w:cs="Century Schoolbook"/>
          <w:color w:val="000000"/>
          <w:kern w:val="0"/>
          <w:sz w:val="24"/>
          <w:szCs w:val="24"/>
        </w:rPr>
        <w:t>)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SpinLock </w:t>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 xml:space="preserve"> = </w:t>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SpinLock();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Thread(() -&gt;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try</w:t>
      </w:r>
      <w:r w:rsidRPr="00076F2B">
        <w:rPr>
          <w:rFonts w:ascii="Century Schoolbook" w:hAnsi="Century Schoolbook" w:cs="Century Schoolbook"/>
          <w:color w:val="000000"/>
          <w:kern w:val="0"/>
          <w:sz w:val="24"/>
          <w:szCs w:val="24"/>
        </w:rPr>
        <w:t xml:space="preserve"> {TimeUnit.</w:t>
      </w:r>
      <w:r w:rsidRPr="00076F2B">
        <w:rPr>
          <w:rFonts w:ascii="Century Schoolbook" w:hAnsi="Century Schoolbook" w:cs="Century Schoolbook"/>
          <w:bCs/>
          <w:iCs/>
          <w:color w:val="0000C0"/>
          <w:kern w:val="0"/>
          <w:sz w:val="24"/>
          <w:szCs w:val="24"/>
        </w:rPr>
        <w:t>SECONDS</w:t>
      </w:r>
      <w:r w:rsidRPr="00076F2B">
        <w:rPr>
          <w:rFonts w:ascii="Century Schoolbook" w:hAnsi="Century Schoolbook" w:cs="Century Schoolbook"/>
          <w:color w:val="000000"/>
          <w:kern w:val="0"/>
          <w:sz w:val="24"/>
          <w:szCs w:val="24"/>
        </w:rPr>
        <w:t xml:space="preserve">.sleep(5);} </w:t>
      </w:r>
      <w:r w:rsidRPr="00076F2B">
        <w:rPr>
          <w:rFonts w:ascii="Century Schoolbook" w:hAnsi="Century Schoolbook" w:cs="Century Schoolbook"/>
          <w:bCs/>
          <w:color w:val="7F0055"/>
          <w:kern w:val="0"/>
          <w:sz w:val="24"/>
          <w:szCs w:val="24"/>
        </w:rPr>
        <w:t>catch</w:t>
      </w:r>
      <w:r w:rsidRPr="00076F2B">
        <w:rPr>
          <w:rFonts w:ascii="Century Schoolbook" w:hAnsi="Century Schoolbook" w:cs="Century Schoolbook"/>
          <w:color w:val="000000"/>
          <w:kern w:val="0"/>
          <w:sz w:val="24"/>
          <w:szCs w:val="24"/>
        </w:rPr>
        <w:t xml:space="preserve"> (InterruptedException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xml:space="preserve">.printStackTrace();} </w:t>
      </w:r>
      <w:r w:rsidRPr="00076F2B">
        <w:rPr>
          <w:rFonts w:ascii="Century Schoolbook" w:hAnsi="Century Schoolbook" w:cs="Century Schoolbook"/>
          <w:color w:val="3F7F5F"/>
          <w:kern w:val="0"/>
          <w:sz w:val="24"/>
          <w:szCs w:val="24"/>
        </w:rPr>
        <w:t xml:space="preserve">// </w:t>
      </w:r>
      <w:r w:rsidRPr="00076F2B">
        <w:rPr>
          <w:rFonts w:ascii="Century Schoolbook" w:hAnsi="Century Schoolbook" w:cs="Century Schoolbook"/>
          <w:color w:val="3F7F5F"/>
          <w:kern w:val="0"/>
          <w:sz w:val="24"/>
          <w:szCs w:val="24"/>
        </w:rPr>
        <w:t>当前锁占用</w:t>
      </w:r>
      <w:r w:rsidRPr="00076F2B">
        <w:rPr>
          <w:rFonts w:ascii="Century Schoolbook" w:hAnsi="Century Schoolbook" w:cs="Century Schoolbook"/>
          <w:color w:val="3F7F5F"/>
          <w:kern w:val="0"/>
          <w:sz w:val="24"/>
          <w:szCs w:val="24"/>
        </w:rPr>
        <w:t>5</w:t>
      </w:r>
      <w:r w:rsidRPr="00076F2B">
        <w:rPr>
          <w:rFonts w:ascii="Century Schoolbook" w:hAnsi="Century Schoolbook" w:cs="Century Schoolbook"/>
          <w:color w:val="3F7F5F"/>
          <w:kern w:val="0"/>
          <w:sz w:val="24"/>
          <w:szCs w:val="24"/>
        </w:rPr>
        <w:t>秒，模拟该线程执行任务</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.unlock();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 , </w:t>
      </w:r>
      <w:r w:rsidRPr="00076F2B">
        <w:rPr>
          <w:rFonts w:ascii="Century Schoolbook" w:hAnsi="Century Schoolbook" w:cs="Century Schoolbook"/>
          <w:color w:val="2A00FF"/>
          <w:kern w:val="0"/>
          <w:sz w:val="24"/>
          <w:szCs w:val="24"/>
        </w:rPr>
        <w:t>"T1"</w:t>
      </w:r>
      <w:r w:rsidRPr="00076F2B">
        <w:rPr>
          <w:rFonts w:ascii="Century Schoolbook" w:hAnsi="Century Schoolbook" w:cs="Century Schoolbook"/>
          <w:color w:val="000000"/>
          <w:kern w:val="0"/>
          <w:sz w:val="24"/>
          <w:szCs w:val="24"/>
        </w:rPr>
        <w:t>).start();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try</w:t>
      </w:r>
      <w:r w:rsidRPr="00076F2B">
        <w:rPr>
          <w:rFonts w:ascii="Century Schoolbook" w:hAnsi="Century Schoolbook" w:cs="Century Schoolbook"/>
          <w:color w:val="000000"/>
          <w:kern w:val="0"/>
          <w:sz w:val="24"/>
          <w:szCs w:val="24"/>
        </w:rPr>
        <w:t xml:space="preserve"> {TimeUnit.</w:t>
      </w:r>
      <w:r w:rsidRPr="00076F2B">
        <w:rPr>
          <w:rFonts w:ascii="Century Schoolbook" w:hAnsi="Century Schoolbook" w:cs="Century Schoolbook"/>
          <w:bCs/>
          <w:iCs/>
          <w:color w:val="0000C0"/>
          <w:kern w:val="0"/>
          <w:sz w:val="24"/>
          <w:szCs w:val="24"/>
        </w:rPr>
        <w:t>SECONDS</w:t>
      </w:r>
      <w:r w:rsidRPr="00076F2B">
        <w:rPr>
          <w:rFonts w:ascii="Century Schoolbook" w:hAnsi="Century Schoolbook" w:cs="Century Schoolbook"/>
          <w:color w:val="000000"/>
          <w:kern w:val="0"/>
          <w:sz w:val="24"/>
          <w:szCs w:val="24"/>
        </w:rPr>
        <w:t xml:space="preserve">.sleep(2);} </w:t>
      </w:r>
      <w:r w:rsidRPr="00076F2B">
        <w:rPr>
          <w:rFonts w:ascii="Century Schoolbook" w:hAnsi="Century Schoolbook" w:cs="Century Schoolbook"/>
          <w:bCs/>
          <w:color w:val="7F0055"/>
          <w:kern w:val="0"/>
          <w:sz w:val="24"/>
          <w:szCs w:val="24"/>
        </w:rPr>
        <w:t>catch</w:t>
      </w:r>
      <w:r w:rsidRPr="00076F2B">
        <w:rPr>
          <w:rFonts w:ascii="Century Schoolbook" w:hAnsi="Century Schoolbook" w:cs="Century Schoolbook"/>
          <w:color w:val="000000"/>
          <w:kern w:val="0"/>
          <w:sz w:val="24"/>
          <w:szCs w:val="24"/>
        </w:rPr>
        <w:t xml:space="preserve"> (InterruptedException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.printStackTrace();}</w:t>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3F7F5F"/>
          <w:kern w:val="0"/>
          <w:sz w:val="24"/>
          <w:szCs w:val="24"/>
        </w:rPr>
        <w:t xml:space="preserve">// </w:t>
      </w:r>
      <w:r w:rsidRPr="00076F2B">
        <w:rPr>
          <w:rFonts w:ascii="Century Schoolbook" w:hAnsi="Century Schoolbook" w:cs="Century Schoolbook"/>
          <w:color w:val="3F7F5F"/>
          <w:kern w:val="0"/>
          <w:sz w:val="24"/>
          <w:szCs w:val="24"/>
        </w:rPr>
        <w:t>暂停</w:t>
      </w:r>
      <w:r w:rsidRPr="00076F2B">
        <w:rPr>
          <w:rFonts w:ascii="Century Schoolbook" w:hAnsi="Century Schoolbook" w:cs="Century Schoolbook"/>
          <w:color w:val="3F7F5F"/>
          <w:kern w:val="0"/>
          <w:sz w:val="24"/>
          <w:szCs w:val="24"/>
        </w:rPr>
        <w:t>main</w:t>
      </w:r>
      <w:r w:rsidRPr="00076F2B">
        <w:rPr>
          <w:rFonts w:ascii="Century Schoolbook" w:hAnsi="Century Schoolbook" w:cs="Century Schoolbook"/>
          <w:color w:val="3F7F5F"/>
          <w:kern w:val="0"/>
          <w:sz w:val="24"/>
          <w:szCs w:val="24"/>
        </w:rPr>
        <w:t>线程</w:t>
      </w:r>
      <w:r w:rsidRPr="00076F2B">
        <w:rPr>
          <w:rFonts w:ascii="Century Schoolbook" w:hAnsi="Century Schoolbook" w:cs="Century Schoolbook"/>
          <w:color w:val="3F7F5F"/>
          <w:kern w:val="0"/>
          <w:sz w:val="24"/>
          <w:szCs w:val="24"/>
        </w:rPr>
        <w:t>2</w:t>
      </w:r>
      <w:r w:rsidRPr="00076F2B">
        <w:rPr>
          <w:rFonts w:ascii="Century Schoolbook" w:hAnsi="Century Schoolbook" w:cs="Century Schoolbook"/>
          <w:color w:val="3F7F5F"/>
          <w:kern w:val="0"/>
          <w:sz w:val="24"/>
          <w:szCs w:val="24"/>
        </w:rPr>
        <w:t>秒，确保最先执行线程</w:t>
      </w:r>
      <w:r w:rsidRPr="00076F2B">
        <w:rPr>
          <w:rFonts w:ascii="Century Schoolbook" w:hAnsi="Century Schoolbook" w:cs="Century Schoolbook"/>
          <w:color w:val="3F7F5F"/>
          <w:kern w:val="0"/>
          <w:sz w:val="24"/>
          <w:szCs w:val="24"/>
        </w:rPr>
        <w:t>T1</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Thread(() -&gt; {</w:t>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.unlock();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 , </w:t>
      </w:r>
      <w:r w:rsidRPr="00076F2B">
        <w:rPr>
          <w:rFonts w:ascii="Century Schoolbook" w:hAnsi="Century Schoolbook" w:cs="Century Schoolbook"/>
          <w:color w:val="2A00FF"/>
          <w:kern w:val="0"/>
          <w:sz w:val="24"/>
          <w:szCs w:val="24"/>
        </w:rPr>
        <w:t>"T2"</w:t>
      </w:r>
      <w:r w:rsidRPr="00076F2B">
        <w:rPr>
          <w:rFonts w:ascii="Century Schoolbook" w:hAnsi="Century Schoolbook" w:cs="Century Schoolbook"/>
          <w:color w:val="000000"/>
          <w:kern w:val="0"/>
          <w:sz w:val="24"/>
          <w:szCs w:val="24"/>
        </w:rPr>
        <w:t>).start();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w:t>
      </w:r>
    </w:p>
    <w:p w:rsidR="00470453" w:rsidRDefault="000E76D1" w:rsidP="007D35CF">
      <w:pPr>
        <w:rPr>
          <w:rFonts w:ascii="Century Schoolbook" w:hAnsi="Century Schoolbook"/>
        </w:rPr>
      </w:pPr>
      <w:r>
        <w:rPr>
          <w:noProof/>
        </w:rPr>
        <w:drawing>
          <wp:inline distT="0" distB="0" distL="0" distR="0" wp14:anchorId="239F31E0" wp14:editId="7145BBF8">
            <wp:extent cx="4781550" cy="981075"/>
            <wp:effectExtent l="0" t="0" r="0" b="9525"/>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81550" cy="981075"/>
                    </a:xfrm>
                    <a:prstGeom prst="rect">
                      <a:avLst/>
                    </a:prstGeom>
                  </pic:spPr>
                </pic:pic>
              </a:graphicData>
            </a:graphic>
          </wp:inline>
        </w:drawing>
      </w:r>
    </w:p>
    <w:p w:rsidR="008078D6" w:rsidRDefault="008078D6" w:rsidP="007D35CF">
      <w:pPr>
        <w:rPr>
          <w:rFonts w:ascii="Century Schoolbook" w:hAnsi="Century Schoolbook"/>
        </w:rPr>
      </w:pPr>
    </w:p>
    <w:p w:rsidR="008078D6" w:rsidRDefault="00C53596" w:rsidP="007D35CF">
      <w:pPr>
        <w:rPr>
          <w:rFonts w:ascii="Century Schoolbook" w:hAnsi="Century Schoolbook"/>
        </w:rPr>
      </w:pPr>
      <w:r w:rsidRPr="00C53596">
        <w:rPr>
          <w:rFonts w:ascii="Century Schoolbook" w:hAnsi="Century Schoolbook"/>
        </w:rPr>
        <w:t>https://www.cnblogs.com/twoheads/p/10148598.html</w:t>
      </w:r>
      <w:r w:rsidR="00C04789">
        <w:rPr>
          <w:rFonts w:ascii="Century Schoolbook" w:hAnsi="Century Schoolbook"/>
        </w:rPr>
        <w:t xml:space="preserve">  </w:t>
      </w: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B65F79" w:rsidRDefault="002500D4" w:rsidP="00A11E13">
      <w:pPr>
        <w:pStyle w:val="Tip3"/>
      </w:pPr>
      <w:r>
        <w:lastRenderedPageBreak/>
        <w:t>独占</w:t>
      </w:r>
      <w:r w:rsidR="00B65F79">
        <w:t>锁</w:t>
      </w:r>
      <w:r w:rsidR="00B65F79">
        <w:rPr>
          <w:rFonts w:hint="eastAsia"/>
        </w:rPr>
        <w:t>(</w:t>
      </w:r>
      <w:r w:rsidR="00B65F79">
        <w:rPr>
          <w:rFonts w:hint="eastAsia"/>
        </w:rPr>
        <w:t>写锁</w:t>
      </w:r>
      <w:r w:rsidR="00B65F79">
        <w:t>)</w:t>
      </w:r>
      <w:r w:rsidR="00B65F79">
        <w:rPr>
          <w:rFonts w:hint="eastAsia"/>
        </w:rPr>
        <w:t xml:space="preserve"> VS</w:t>
      </w:r>
      <w:r w:rsidR="00B65F79">
        <w:t xml:space="preserve"> </w:t>
      </w:r>
      <w:r w:rsidR="00B65F79">
        <w:t>共享锁</w:t>
      </w:r>
      <w:r w:rsidR="00B65F79">
        <w:rPr>
          <w:rFonts w:hint="eastAsia"/>
        </w:rPr>
        <w:t>(</w:t>
      </w:r>
      <w:r w:rsidR="00B65F79">
        <w:t>读锁</w:t>
      </w:r>
      <w:r w:rsidR="00B65F79">
        <w:t>)</w:t>
      </w:r>
      <w:r w:rsidR="00B65F79">
        <w:rPr>
          <w:rFonts w:hint="eastAsia"/>
        </w:rPr>
        <w:t xml:space="preserve"> VS</w:t>
      </w:r>
      <w:r w:rsidR="00B65F79">
        <w:t xml:space="preserve"> </w:t>
      </w:r>
      <w:r w:rsidR="00B65F79">
        <w:t>互斥锁</w:t>
      </w:r>
      <w:r w:rsidR="00B65F79">
        <w:rPr>
          <w:rFonts w:hint="eastAsia"/>
        </w:rPr>
        <w:t xml:space="preserve"> </w:t>
      </w:r>
    </w:p>
    <w:p w:rsidR="00B031B6" w:rsidRDefault="00B031B6" w:rsidP="007D35CF">
      <w:pPr>
        <w:rPr>
          <w:rFonts w:ascii="Century Schoolbook" w:hAnsi="Century Schoolbook"/>
        </w:rPr>
      </w:pPr>
      <w:r w:rsidRPr="00D523AA">
        <w:rPr>
          <w:rFonts w:ascii="Century Schoolbook" w:hAnsi="Century Schoolbook"/>
          <w:b/>
        </w:rPr>
        <w:t>独占锁</w:t>
      </w:r>
      <w:r>
        <w:rPr>
          <w:rFonts w:ascii="Century Schoolbook" w:hAnsi="Century Schoolbook" w:hint="eastAsia"/>
        </w:rPr>
        <w:t>：</w:t>
      </w:r>
      <w:r>
        <w:rPr>
          <w:rFonts w:ascii="Century Schoolbook" w:hAnsi="Century Schoolbook"/>
        </w:rPr>
        <w:t>指该锁一次只能被一个线程所持有</w:t>
      </w:r>
      <w:r>
        <w:rPr>
          <w:rFonts w:ascii="Century Schoolbook" w:hAnsi="Century Schoolbook" w:hint="eastAsia"/>
        </w:rPr>
        <w:t>。</w:t>
      </w:r>
      <w:r>
        <w:rPr>
          <w:rFonts w:ascii="Century Schoolbook" w:hAnsi="Century Schoolbook"/>
        </w:rPr>
        <w:t>ReentrantLock</w:t>
      </w:r>
      <w:r>
        <w:rPr>
          <w:rFonts w:ascii="Century Schoolbook" w:hAnsi="Century Schoolbook"/>
        </w:rPr>
        <w:t>和</w:t>
      </w:r>
      <w:r>
        <w:rPr>
          <w:rFonts w:ascii="Century Schoolbook" w:hAnsi="Century Schoolbook"/>
        </w:rPr>
        <w:t>Synchronized</w:t>
      </w:r>
      <w:r>
        <w:rPr>
          <w:rFonts w:ascii="Century Schoolbook" w:hAnsi="Century Schoolbook"/>
        </w:rPr>
        <w:t>都是独占锁</w:t>
      </w:r>
      <w:r>
        <w:rPr>
          <w:rFonts w:ascii="Century Schoolbook" w:hAnsi="Century Schoolbook" w:hint="eastAsia"/>
        </w:rPr>
        <w:t>。</w:t>
      </w:r>
    </w:p>
    <w:p w:rsidR="00B031B6" w:rsidRDefault="00D523AA" w:rsidP="007D35CF">
      <w:pPr>
        <w:rPr>
          <w:rFonts w:ascii="Century Schoolbook" w:hAnsi="Century Schoolbook"/>
        </w:rPr>
      </w:pPr>
      <w:r w:rsidRPr="00D523AA">
        <w:rPr>
          <w:rFonts w:ascii="Century Schoolbook" w:hAnsi="Century Schoolbook"/>
          <w:b/>
        </w:rPr>
        <w:t>共享锁</w:t>
      </w:r>
      <w:r>
        <w:rPr>
          <w:rFonts w:ascii="Century Schoolbook" w:hAnsi="Century Schoolbook" w:hint="eastAsia"/>
        </w:rPr>
        <w:t>：</w:t>
      </w:r>
      <w:r>
        <w:rPr>
          <w:rFonts w:ascii="Century Schoolbook" w:hAnsi="Century Schoolbook"/>
        </w:rPr>
        <w:t>指该锁可被多个线程所持有</w:t>
      </w:r>
      <w:r>
        <w:rPr>
          <w:rFonts w:ascii="Century Schoolbook" w:hAnsi="Century Schoolbook" w:hint="eastAsia"/>
        </w:rPr>
        <w:t>。</w:t>
      </w:r>
    </w:p>
    <w:p w:rsidR="00B65F79" w:rsidRDefault="00B65F79" w:rsidP="00454558">
      <w:pPr>
        <w:pStyle w:val="Tip4"/>
      </w:pPr>
      <w:r w:rsidRPr="00B65F79">
        <w:rPr>
          <w:rFonts w:ascii="宋体" w:eastAsia="宋体" w:hAnsi="宋体" w:cs="宋体" w:hint="eastAsia"/>
        </w:rPr>
        <w:t>读写锁</w:t>
      </w:r>
      <w:r w:rsidR="00AF0CC7">
        <w:rPr>
          <w:rFonts w:ascii="宋体" w:eastAsia="宋体" w:hAnsi="宋体" w:cs="宋体" w:hint="eastAsia"/>
        </w:rPr>
        <w:t>：</w:t>
      </w:r>
      <w:r w:rsidR="00AF0CC7" w:rsidRPr="00AF0CC7">
        <w:rPr>
          <w:rFonts w:ascii="宋体" w:eastAsia="宋体" w:hAnsi="宋体" w:cs="宋体" w:hint="eastAsia"/>
        </w:rPr>
        <w:t>独占锁</w:t>
      </w:r>
      <w:r w:rsidR="00AF0CC7">
        <w:rPr>
          <w:rFonts w:hint="eastAsia"/>
        </w:rPr>
        <w:t>+</w:t>
      </w:r>
      <w:r w:rsidR="00AF0CC7" w:rsidRPr="00AF0CC7">
        <w:rPr>
          <w:rFonts w:ascii="宋体" w:eastAsia="宋体" w:hAnsi="宋体" w:cs="宋体" w:hint="eastAsia"/>
        </w:rPr>
        <w:t>共享锁</w:t>
      </w:r>
      <w:r w:rsidR="00AF0CC7">
        <w:rPr>
          <w:rFonts w:hint="eastAsia"/>
        </w:rPr>
        <w:t xml:space="preserve"> </w:t>
      </w:r>
    </w:p>
    <w:p w:rsidR="00B65F79" w:rsidRDefault="001C75DD" w:rsidP="004F1B2B">
      <w:pPr>
        <w:ind w:firstLine="420"/>
        <w:rPr>
          <w:rFonts w:ascii="Century Schoolbook" w:hAnsi="Century Schoolbook"/>
        </w:rPr>
      </w:pPr>
      <w:r>
        <w:rPr>
          <w:rFonts w:ascii="Century Schoolbook" w:hAnsi="Century Schoolbook"/>
        </w:rPr>
        <w:t>既要保持数据一致性</w:t>
      </w:r>
      <w:r>
        <w:rPr>
          <w:rFonts w:ascii="Century Schoolbook" w:hAnsi="Century Schoolbook" w:hint="eastAsia"/>
        </w:rPr>
        <w:t>，</w:t>
      </w:r>
      <w:r>
        <w:rPr>
          <w:rFonts w:ascii="Century Schoolbook" w:hAnsi="Century Schoolbook"/>
        </w:rPr>
        <w:t>也要保持并发性</w:t>
      </w:r>
      <w:r w:rsidR="00C21965">
        <w:rPr>
          <w:rFonts w:ascii="Century Schoolbook" w:hAnsi="Century Schoolbook" w:hint="eastAsia"/>
        </w:rPr>
        <w:t>；读写锁适合于对数据结构的</w:t>
      </w:r>
      <w:r w:rsidR="00C21965" w:rsidRPr="00E01160">
        <w:rPr>
          <w:rFonts w:ascii="Century Schoolbook" w:hAnsi="Century Schoolbook" w:hint="eastAsia"/>
          <w:color w:val="FF0000"/>
        </w:rPr>
        <w:t>读次数比写次数多得多</w:t>
      </w:r>
      <w:r w:rsidR="00C21965">
        <w:rPr>
          <w:rFonts w:ascii="Century Schoolbook" w:hAnsi="Century Schoolbook" w:hint="eastAsia"/>
        </w:rPr>
        <w:t>的情况</w:t>
      </w:r>
      <w:r>
        <w:rPr>
          <w:rFonts w:ascii="Century Schoolbook" w:hAnsi="Century Schoolbook" w:hint="eastAsia"/>
        </w:rPr>
        <w:t>。</w:t>
      </w:r>
      <w:r>
        <w:rPr>
          <w:rFonts w:ascii="Century Schoolbook" w:hAnsi="Century Schoolbook"/>
        </w:rPr>
        <w:t>读写锁通常</w:t>
      </w:r>
      <w:r w:rsidR="000977F7" w:rsidRPr="000977F7">
        <w:rPr>
          <w:rFonts w:ascii="Century Schoolbook" w:hAnsi="Century Schoolbook" w:hint="eastAsia"/>
        </w:rPr>
        <w:t>一次只有一个线程可以占有写模式的读写锁，但是多个线程可以同时占有读模式的读写锁（允许多个线程读但只允许一个线程写）</w:t>
      </w:r>
    </w:p>
    <w:p w:rsidR="00B65F79" w:rsidRDefault="00C21965" w:rsidP="007D35CF">
      <w:pPr>
        <w:rPr>
          <w:rFonts w:ascii="Century Schoolbook" w:hAnsi="Century Schoolbook"/>
        </w:rPr>
      </w:pPr>
      <w:r w:rsidRPr="00C21965">
        <w:rPr>
          <w:rFonts w:ascii="Century Schoolbook" w:hAnsi="Century Schoolbook" w:hint="eastAsia"/>
          <w:b/>
        </w:rPr>
        <w:t>读写锁的特点</w:t>
      </w:r>
      <w:r>
        <w:rPr>
          <w:rFonts w:ascii="Century Schoolbook" w:hAnsi="Century Schoolbook" w:hint="eastAsia"/>
        </w:rPr>
        <w:t>：</w:t>
      </w:r>
    </w:p>
    <w:p w:rsidR="00B65F79" w:rsidRP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如果有其它线程读数据，则允许其它线程执行读操作，但不允许写操作。</w:t>
      </w:r>
    </w:p>
    <w:p w:rsid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如果有其它线程写数据，则其它线程都不允许读、写操作。</w:t>
      </w:r>
    </w:p>
    <w:p w:rsid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如果某线程申请了读锁，其它线程可以再申请读锁，但不能申请写锁</w:t>
      </w:r>
      <w:r>
        <w:rPr>
          <w:rFonts w:ascii="Century Schoolbook" w:hAnsi="Century Schoolbook" w:hint="eastAsia"/>
        </w:rPr>
        <w:t>。</w:t>
      </w:r>
    </w:p>
    <w:p w:rsidR="00B65F79" w:rsidRPr="00D1261E" w:rsidRDefault="00C21965" w:rsidP="007D35CF">
      <w:pPr>
        <w:pStyle w:val="a6"/>
        <w:numPr>
          <w:ilvl w:val="0"/>
          <w:numId w:val="18"/>
        </w:numPr>
        <w:ind w:firstLineChars="0"/>
        <w:rPr>
          <w:rFonts w:ascii="Century Schoolbook" w:hAnsi="Century Schoolbook"/>
        </w:rPr>
      </w:pPr>
      <w:r w:rsidRPr="00C21965">
        <w:rPr>
          <w:rFonts w:ascii="Century Schoolbook" w:hAnsi="Century Schoolbook" w:hint="eastAsia"/>
        </w:rPr>
        <w:t>如果某线程申请了写锁，其它线程不能申请读锁，也不能申请写锁</w:t>
      </w:r>
      <w:r>
        <w:rPr>
          <w:rFonts w:ascii="Century Schoolbook" w:hAnsi="Century Schoolbook" w:hint="eastAsia"/>
        </w:rPr>
        <w:t>。</w:t>
      </w:r>
    </w:p>
    <w:p w:rsidR="00853B3A" w:rsidRDefault="00D523AA" w:rsidP="007D35CF">
      <w:pPr>
        <w:rPr>
          <w:rFonts w:ascii="Century Schoolbook" w:hAnsi="Century Schoolbook"/>
        </w:rPr>
      </w:pPr>
      <w:r>
        <w:rPr>
          <w:rFonts w:ascii="Century Schoolbook" w:hAnsi="Century Schoolbook"/>
        </w:rPr>
        <w:t>ReentrantReadWriteLock</w:t>
      </w:r>
      <w:r>
        <w:rPr>
          <w:rFonts w:ascii="Century Schoolbook" w:hAnsi="Century Schoolbook" w:hint="eastAsia"/>
        </w:rPr>
        <w:t>，</w:t>
      </w:r>
      <w:r>
        <w:rPr>
          <w:rFonts w:ascii="Century Schoolbook" w:hAnsi="Century Schoolbook"/>
        </w:rPr>
        <w:t>读锁是共享锁</w:t>
      </w:r>
      <w:r>
        <w:rPr>
          <w:rFonts w:ascii="Century Schoolbook" w:hAnsi="Century Schoolbook" w:hint="eastAsia"/>
        </w:rPr>
        <w:t>，</w:t>
      </w:r>
      <w:r>
        <w:rPr>
          <w:rFonts w:ascii="Century Schoolbook" w:hAnsi="Century Schoolbook"/>
        </w:rPr>
        <w:t>写锁是独占锁</w:t>
      </w:r>
      <w:r>
        <w:rPr>
          <w:rFonts w:ascii="Century Schoolbook" w:hAnsi="Century Schoolbook" w:hint="eastAsia"/>
        </w:rPr>
        <w:t>。其读的共享锁可保证并发读是非常高效的；读写、写读和写写的过程是互斥的</w:t>
      </w:r>
      <w:r w:rsidR="004D7380">
        <w:rPr>
          <w:rFonts w:ascii="Century Schoolbook" w:hAnsi="Century Schoolbook" w:hint="eastAsia"/>
        </w:rPr>
        <w:t>，只有读读能够共存。</w:t>
      </w:r>
    </w:p>
    <w:p w:rsidR="00E01160" w:rsidRPr="00E01160" w:rsidRDefault="00E01160" w:rsidP="00E01160">
      <w:pPr>
        <w:pStyle w:val="Tip4"/>
      </w:pPr>
      <w:r w:rsidRPr="00E01160">
        <w:rPr>
          <w:rFonts w:ascii="宋体" w:eastAsia="宋体" w:hAnsi="宋体" w:cs="宋体" w:hint="eastAsia"/>
        </w:rPr>
        <w:t>利用</w:t>
      </w:r>
      <w:r w:rsidRPr="00E01160">
        <w:rPr>
          <w:rFonts w:hint="eastAsia"/>
        </w:rPr>
        <w:t>Java</w:t>
      </w:r>
      <w:r w:rsidRPr="00E01160">
        <w:rPr>
          <w:rFonts w:ascii="宋体" w:eastAsia="宋体" w:hAnsi="宋体" w:cs="宋体" w:hint="eastAsia"/>
        </w:rPr>
        <w:t>的读写锁实现缓存的设计</w:t>
      </w:r>
      <w:r w:rsidR="00103EF2">
        <w:rPr>
          <w:rFonts w:hint="eastAsia"/>
        </w:rPr>
        <w:t>【</w:t>
      </w:r>
      <w:r w:rsidR="00103EF2" w:rsidRPr="009E1F10">
        <w:rPr>
          <w:rFonts w:hint="eastAsia"/>
          <w:color w:val="FFC000"/>
        </w:rPr>
        <w:t>实际运用</w:t>
      </w:r>
      <w:r w:rsidR="00103EF2">
        <w:rPr>
          <w:rFonts w:hint="eastAsia"/>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java.util.HashMap;</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java.util.Map;</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java.util.concurrent.TimeUnit;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java.util.concurrent.locks.ReentrantReadWriteLock;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class</w:t>
      </w:r>
      <w:r w:rsidRPr="00E01160">
        <w:rPr>
          <w:rFonts w:ascii="Century Schoolbook" w:hAnsi="Century Schoolbook" w:cs="Century Schoolbook"/>
          <w:color w:val="000000"/>
          <w:kern w:val="0"/>
          <w:sz w:val="24"/>
          <w:szCs w:val="24"/>
        </w:rPr>
        <w:t xml:space="preserve"> BaseCache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private</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volatile</w:t>
      </w:r>
      <w:r w:rsidRPr="00E01160">
        <w:rPr>
          <w:rFonts w:ascii="Century Schoolbook" w:hAnsi="Century Schoolbook" w:cs="Century Schoolbook"/>
          <w:color w:val="000000"/>
          <w:kern w:val="0"/>
          <w:sz w:val="24"/>
          <w:szCs w:val="24"/>
        </w:rPr>
        <w:t xml:space="preserve"> Map&lt;String , Object&gt;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new</w:t>
      </w:r>
      <w:r w:rsidRPr="00E01160">
        <w:rPr>
          <w:rFonts w:ascii="Century Schoolbook" w:hAnsi="Century Schoolbook" w:cs="Century Schoolbook"/>
          <w:color w:val="000000"/>
          <w:kern w:val="0"/>
          <w:sz w:val="24"/>
          <w:szCs w:val="24"/>
        </w:rPr>
        <w:t xml:space="preserve"> HashMap&lt;&gt;();</w:t>
      </w:r>
    </w:p>
    <w:p w:rsidR="00E01160" w:rsidRDefault="00E01160" w:rsidP="00A11E13">
      <w:pPr>
        <w:autoSpaceDE w:val="0"/>
        <w:autoSpaceDN w:val="0"/>
        <w:adjustRightInd w:val="0"/>
        <w:ind w:firstLine="480"/>
        <w:jc w:val="left"/>
        <w:rPr>
          <w:rFonts w:ascii="Century Schoolbook" w:hAnsi="Century Schoolbook" w:cs="Century Schoolbook"/>
          <w:color w:val="000000"/>
          <w:kern w:val="0"/>
          <w:sz w:val="24"/>
          <w:szCs w:val="24"/>
        </w:rPr>
      </w:pPr>
      <w:r w:rsidRPr="00E01160">
        <w:rPr>
          <w:rFonts w:ascii="Century Schoolbook" w:hAnsi="Century Schoolbook" w:cs="Century Schoolbook"/>
          <w:bCs/>
          <w:color w:val="7F0055"/>
          <w:kern w:val="0"/>
          <w:sz w:val="24"/>
          <w:szCs w:val="24"/>
        </w:rPr>
        <w:t>private</w:t>
      </w:r>
      <w:r w:rsidRPr="00E01160">
        <w:rPr>
          <w:rFonts w:ascii="Century Schoolbook" w:hAnsi="Century Schoolbook" w:cs="Century Schoolbook"/>
          <w:color w:val="000000"/>
          <w:kern w:val="0"/>
          <w:sz w:val="24"/>
          <w:szCs w:val="24"/>
        </w:rPr>
        <w:t xml:space="preserve">  ReentrantReadWriteLock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new</w:t>
      </w:r>
      <w:r w:rsidRPr="00E01160">
        <w:rPr>
          <w:rFonts w:ascii="Century Schoolbook" w:hAnsi="Century Schoolbook" w:cs="Century Schoolbook"/>
          <w:color w:val="000000"/>
          <w:kern w:val="0"/>
          <w:sz w:val="24"/>
          <w:szCs w:val="24"/>
        </w:rPr>
        <w:t xml:space="preserve"> ReentrantReadWriteLock();</w:t>
      </w:r>
    </w:p>
    <w:p w:rsidR="00A11E13" w:rsidRPr="00E01160" w:rsidRDefault="00A11E13" w:rsidP="00A11E13">
      <w:pPr>
        <w:autoSpaceDE w:val="0"/>
        <w:autoSpaceDN w:val="0"/>
        <w:adjustRightInd w:val="0"/>
        <w:ind w:firstLine="480"/>
        <w:jc w:val="left"/>
        <w:rPr>
          <w:rFonts w:ascii="Century Schoolbook" w:hAnsi="Century Schoolbook" w:cs="Century Schoolbook"/>
          <w:kern w:val="0"/>
          <w:sz w:val="24"/>
          <w:szCs w:val="24"/>
        </w:rPr>
      </w:pP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put(String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Object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.writeLock().lock();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正在写入：</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{TimeUnit.</w:t>
      </w:r>
      <w:r w:rsidRPr="00E01160">
        <w:rPr>
          <w:rFonts w:ascii="Century Schoolbook" w:hAnsi="Century Schoolbook" w:cs="Century Schoolbook"/>
          <w:bCs/>
          <w:iCs/>
          <w:color w:val="0000C0"/>
          <w:kern w:val="0"/>
          <w:sz w:val="24"/>
          <w:szCs w:val="24"/>
        </w:rPr>
        <w:t>SECONDS</w:t>
      </w:r>
      <w:r w:rsidRPr="00E01160">
        <w:rPr>
          <w:rFonts w:ascii="Century Schoolbook" w:hAnsi="Century Schoolbook" w:cs="Century Schoolbook"/>
          <w:color w:val="000000"/>
          <w:kern w:val="0"/>
          <w:sz w:val="24"/>
          <w:szCs w:val="24"/>
        </w:rPr>
        <w:t xml:space="preserve">.sleep(2);}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(InterruptedException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.put(</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写入完成：</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finally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.writeLock().unlock();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Default="00E01160" w:rsidP="009E6B2C">
      <w:pPr>
        <w:autoSpaceDE w:val="0"/>
        <w:autoSpaceDN w:val="0"/>
        <w:adjustRightInd w:val="0"/>
        <w:ind w:firstLine="480"/>
        <w:jc w:val="left"/>
        <w:rPr>
          <w:rFonts w:ascii="Century Schoolbook" w:hAnsi="Century Schoolbook" w:cs="Century Schoolbook"/>
          <w:color w:val="000000"/>
          <w:kern w:val="0"/>
          <w:sz w:val="24"/>
          <w:szCs w:val="24"/>
        </w:rPr>
      </w:pPr>
      <w:r w:rsidRPr="00E01160">
        <w:rPr>
          <w:rFonts w:ascii="Century Schoolbook" w:hAnsi="Century Schoolbook" w:cs="Century Schoolbook"/>
          <w:color w:val="000000"/>
          <w:kern w:val="0"/>
          <w:sz w:val="24"/>
          <w:szCs w:val="24"/>
        </w:rPr>
        <w:t>}</w:t>
      </w:r>
    </w:p>
    <w:p w:rsidR="009E6B2C" w:rsidRPr="00E01160" w:rsidRDefault="009E6B2C" w:rsidP="009E6B2C">
      <w:pPr>
        <w:autoSpaceDE w:val="0"/>
        <w:autoSpaceDN w:val="0"/>
        <w:adjustRightInd w:val="0"/>
        <w:ind w:firstLine="480"/>
        <w:jc w:val="left"/>
        <w:rPr>
          <w:rFonts w:ascii="Century Schoolbook" w:hAnsi="Century Schoolbook" w:cs="Century Schoolbook"/>
          <w:kern w:val="0"/>
          <w:sz w:val="24"/>
          <w:szCs w:val="24"/>
        </w:rPr>
      </w:pP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Object get(String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r w:rsidR="009E0F2A">
        <w:rPr>
          <w:rFonts w:ascii="Century Schoolbook" w:hAnsi="Century Schoolbook" w:cs="Century Schoolbook"/>
          <w:color w:val="000000"/>
          <w:kern w:val="0"/>
          <w:sz w:val="24"/>
          <w:szCs w:val="24"/>
        </w:rPr>
        <w:t xml:space="preserve">    </w:t>
      </w:r>
      <w:r w:rsidR="009E0F2A" w:rsidRPr="00E01160">
        <w:rPr>
          <w:rFonts w:ascii="Century Schoolbook" w:hAnsi="Century Schoolbook" w:cs="Century Schoolbook"/>
          <w:color w:val="3F7F5F"/>
          <w:kern w:val="0"/>
          <w:sz w:val="24"/>
          <w:szCs w:val="24"/>
        </w:rPr>
        <w:t>//</w:t>
      </w:r>
      <w:r w:rsidR="009E0F2A">
        <w:rPr>
          <w:rFonts w:ascii="Century Schoolbook" w:hAnsi="Century Schoolbook" w:cs="Century Schoolbook"/>
          <w:color w:val="3F7F5F"/>
          <w:kern w:val="0"/>
          <w:sz w:val="24"/>
          <w:szCs w:val="24"/>
        </w:rPr>
        <w:t xml:space="preserve"> </w:t>
      </w:r>
      <w:r w:rsidR="009E0F2A">
        <w:rPr>
          <w:rFonts w:ascii="Century Schoolbook" w:hAnsi="Century Schoolbook" w:cs="Century Schoolbook"/>
          <w:color w:val="3F7F5F"/>
          <w:kern w:val="0"/>
          <w:sz w:val="24"/>
          <w:szCs w:val="24"/>
        </w:rPr>
        <w:t>获取缓存中的值</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Object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null</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.readLock().lock();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.get(</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读取完成：</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return</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finally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.readLock().unlock();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return</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remove(String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r w:rsidR="00A11E13" w:rsidRPr="00A11E13">
        <w:rPr>
          <w:rFonts w:ascii="Century Schoolbook" w:hAnsi="Century Schoolbook" w:cs="Century Schoolbook"/>
          <w:color w:val="000000"/>
          <w:kern w:val="0"/>
          <w:sz w:val="24"/>
          <w:szCs w:val="24"/>
        </w:rPr>
        <w:t xml:space="preserve"> </w:t>
      </w:r>
      <w:r w:rsidR="00A11E13" w:rsidRPr="00E01160">
        <w:rPr>
          <w:rFonts w:ascii="Century Schoolbook" w:hAnsi="Century Schoolbook" w:cs="Century Schoolbook"/>
          <w:color w:val="000000"/>
          <w:kern w:val="0"/>
          <w:sz w:val="24"/>
          <w:szCs w:val="24"/>
        </w:rPr>
        <w:t>}</w:t>
      </w:r>
      <w:r w:rsidR="00A11E13">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3F7F5F"/>
          <w:kern w:val="0"/>
          <w:sz w:val="24"/>
          <w:szCs w:val="24"/>
        </w:rPr>
        <w:t xml:space="preserve">// </w:t>
      </w:r>
      <w:r w:rsidRPr="00E01160">
        <w:rPr>
          <w:rFonts w:ascii="Century Schoolbook" w:hAnsi="Century Schoolbook" w:cs="Century Schoolbook"/>
          <w:bCs/>
          <w:color w:val="7F9FBF"/>
          <w:kern w:val="0"/>
          <w:sz w:val="24"/>
          <w:szCs w:val="24"/>
        </w:rPr>
        <w:t>TODO</w:t>
      </w:r>
      <w:r w:rsidRPr="00E01160">
        <w:rPr>
          <w:rFonts w:ascii="Century Schoolbook" w:hAnsi="Century Schoolbook" w:cs="Century Schoolbook"/>
          <w:color w:val="3F7F5F"/>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clearAll(){</w:t>
      </w:r>
      <w:r w:rsidR="00A11E13" w:rsidRPr="00E01160">
        <w:rPr>
          <w:rFonts w:ascii="Century Schoolbook" w:hAnsi="Century Schoolbook" w:cs="Century Schoolbook"/>
          <w:color w:val="000000"/>
          <w:kern w:val="0"/>
          <w:sz w:val="24"/>
          <w:szCs w:val="24"/>
        </w:rPr>
        <w:t>}</w:t>
      </w:r>
      <w:r w:rsidRPr="00E01160">
        <w:rPr>
          <w:rFonts w:ascii="Century Schoolbook" w:hAnsi="Century Schoolbook" w:cs="Century Schoolbook"/>
          <w:color w:val="000000"/>
          <w:kern w:val="0"/>
          <w:sz w:val="24"/>
          <w:szCs w:val="24"/>
        </w:rPr>
        <w:tab/>
      </w:r>
      <w:r w:rsidRPr="00E01160">
        <w:rPr>
          <w:rFonts w:ascii="Century Schoolbook" w:hAnsi="Century Schoolbook" w:cs="Century Schoolbook"/>
          <w:color w:val="000000"/>
          <w:kern w:val="0"/>
          <w:sz w:val="24"/>
          <w:szCs w:val="24"/>
        </w:rPr>
        <w:tab/>
      </w:r>
      <w:r w:rsidRPr="00E01160">
        <w:rPr>
          <w:rFonts w:ascii="Century Schoolbook" w:hAnsi="Century Schoolbook" w:cs="Century Schoolbook"/>
          <w:color w:val="3F7F5F"/>
          <w:kern w:val="0"/>
          <w:sz w:val="24"/>
          <w:szCs w:val="24"/>
        </w:rPr>
        <w:t xml:space="preserve">// </w:t>
      </w:r>
      <w:r w:rsidRPr="00E01160">
        <w:rPr>
          <w:rFonts w:ascii="Century Schoolbook" w:hAnsi="Century Schoolbook" w:cs="Century Schoolbook"/>
          <w:bCs/>
          <w:color w:val="7F9FBF"/>
          <w:kern w:val="0"/>
          <w:sz w:val="24"/>
          <w:szCs w:val="24"/>
        </w:rPr>
        <w:t>TODO</w:t>
      </w:r>
      <w:r w:rsidRPr="00E01160">
        <w:rPr>
          <w:rFonts w:ascii="Century Schoolbook" w:hAnsi="Century Schoolbook" w:cs="Century Schoolbook"/>
          <w:color w:val="3F7F5F"/>
          <w:kern w:val="0"/>
          <w:sz w:val="24"/>
          <w:szCs w:val="24"/>
        </w:rPr>
        <w:t xml:space="preserve"> </w:t>
      </w:r>
    </w:p>
    <w:p w:rsidR="009E0F2A" w:rsidRDefault="00E01160" w:rsidP="009E0F2A">
      <w:pPr>
        <w:autoSpaceDE w:val="0"/>
        <w:autoSpaceDN w:val="0"/>
        <w:adjustRightInd w:val="0"/>
        <w:jc w:val="left"/>
        <w:rPr>
          <w:rFonts w:ascii="Century Schoolbook" w:hAnsi="Century Schoolbook" w:cs="Century Schoolbook"/>
          <w:color w:val="000000"/>
          <w:kern w:val="0"/>
          <w:sz w:val="24"/>
          <w:szCs w:val="24"/>
        </w:rPr>
      </w:pPr>
      <w:r w:rsidRPr="00E01160">
        <w:rPr>
          <w:rFonts w:ascii="Century Schoolbook" w:hAnsi="Century Schoolbook" w:cs="Century Schoolbook"/>
          <w:color w:val="000000"/>
          <w:kern w:val="0"/>
          <w:sz w:val="24"/>
          <w:szCs w:val="24"/>
        </w:rPr>
        <w:t>}</w:t>
      </w:r>
    </w:p>
    <w:p w:rsidR="00A11E13" w:rsidRDefault="00A11E13" w:rsidP="009E0F2A">
      <w:pPr>
        <w:autoSpaceDE w:val="0"/>
        <w:autoSpaceDN w:val="0"/>
        <w:adjustRightInd w:val="0"/>
        <w:jc w:val="left"/>
        <w:rPr>
          <w:rFonts w:ascii="Century Schoolbook" w:hAnsi="Century Schoolbook" w:cs="Century Schoolbook"/>
          <w:kern w:val="0"/>
          <w:sz w:val="24"/>
          <w:szCs w:val="24"/>
        </w:rPr>
      </w:pP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bCs/>
          <w:color w:val="7F0055"/>
          <w:kern w:val="0"/>
          <w:sz w:val="24"/>
          <w:szCs w:val="24"/>
        </w:rPr>
        <w:t>public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class</w:t>
      </w:r>
      <w:r w:rsidRPr="009E0F2A">
        <w:rPr>
          <w:rFonts w:ascii="Century Schoolbook" w:hAnsi="Century Schoolbook" w:cs="Century Schoolbook"/>
          <w:color w:val="000000"/>
          <w:kern w:val="0"/>
          <w:sz w:val="24"/>
          <w:szCs w:val="24"/>
        </w:rPr>
        <w:t xml:space="preserve"> ReadWriteLock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public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static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void</w:t>
      </w:r>
      <w:r w:rsidRPr="009E0F2A">
        <w:rPr>
          <w:rFonts w:ascii="Century Schoolbook" w:hAnsi="Century Schoolbook" w:cs="Century Schoolbook"/>
          <w:color w:val="000000"/>
          <w:kern w:val="0"/>
          <w:sz w:val="24"/>
          <w:szCs w:val="24"/>
        </w:rPr>
        <w:t xml:space="preserve"> main(String[] </w:t>
      </w:r>
      <w:r w:rsidRPr="009E0F2A">
        <w:rPr>
          <w:rFonts w:ascii="Century Schoolbook" w:hAnsi="Century Schoolbook" w:cs="Century Schoolbook"/>
          <w:color w:val="6A3E3E"/>
          <w:kern w:val="0"/>
          <w:sz w:val="24"/>
          <w:szCs w:val="24"/>
        </w:rPr>
        <w:t>args</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00FC0C6C">
        <w:rPr>
          <w:rFonts w:ascii="Century Schoolbook" w:hAnsi="Century Schoolbook" w:cs="Century Schoolbook" w:hint="eastAsia"/>
          <w:color w:val="000000"/>
          <w:kern w:val="0"/>
          <w:sz w:val="24"/>
          <w:szCs w:val="24"/>
        </w:rPr>
        <w:t>B</w:t>
      </w:r>
      <w:r w:rsidR="00FC0C6C">
        <w:rPr>
          <w:rFonts w:ascii="Century Schoolbook" w:hAnsi="Century Schoolbook" w:cs="Century Schoolbook"/>
          <w:color w:val="000000"/>
          <w:kern w:val="0"/>
          <w:sz w:val="24"/>
          <w:szCs w:val="24"/>
        </w:rPr>
        <w:t>ase</w:t>
      </w:r>
      <w:r w:rsidRPr="009E0F2A">
        <w:rPr>
          <w:rFonts w:ascii="Century Schoolbook" w:hAnsi="Century Schoolbook" w:cs="Century Schoolbook"/>
          <w:color w:val="000000"/>
          <w:kern w:val="0"/>
          <w:sz w:val="24"/>
          <w:szCs w:val="24"/>
        </w:rPr>
        <w:t xml:space="preserve">Cache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w:t>
      </w:r>
      <w:r w:rsidR="00FC0C6C">
        <w:rPr>
          <w:rFonts w:ascii="Century Schoolbook" w:hAnsi="Century Schoolbook" w:cs="Century Schoolbook"/>
          <w:color w:val="000000"/>
          <w:kern w:val="0"/>
          <w:sz w:val="24"/>
          <w:szCs w:val="24"/>
        </w:rPr>
        <w:t>Base</w:t>
      </w:r>
      <w:r w:rsidRPr="009E0F2A">
        <w:rPr>
          <w:rFonts w:ascii="Century Schoolbook" w:hAnsi="Century Schoolbook" w:cs="Century Schoolbook"/>
          <w:color w:val="000000"/>
          <w:kern w:val="0"/>
          <w:sz w:val="24"/>
          <w:szCs w:val="24"/>
        </w:rPr>
        <w:t>Cache();</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for</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1;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&lt;= 5;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final</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Thread(() -&gt; {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.put(</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2A00FF"/>
          <w:kern w:val="0"/>
          <w:sz w:val="24"/>
          <w:szCs w:val="24"/>
        </w:rPr>
        <w: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 String.</w:t>
      </w:r>
      <w:r w:rsidRPr="009E0F2A">
        <w:rPr>
          <w:rFonts w:ascii="Century Schoolbook" w:hAnsi="Century Schoolbook" w:cs="Century Schoolbook"/>
          <w:iCs/>
          <w:color w:val="000000"/>
          <w:kern w:val="0"/>
          <w:sz w:val="24"/>
          <w:szCs w:val="24"/>
        </w:rPr>
        <w:t>valueOf</w:t>
      </w:r>
      <w:r w:rsidRPr="009E0F2A">
        <w:rPr>
          <w:rFonts w:ascii="Century Schoolbook" w:hAnsi="Century Schoolbook" w:cs="Century Schoolbook"/>
          <w:color w:val="000000"/>
          <w:kern w:val="0"/>
          <w:sz w:val="24"/>
          <w:szCs w:val="24"/>
        </w:rPr>
        <w:t>(</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)).start();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for</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6;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&lt;= 10;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- 5;</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Thread(() -&gt; {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.get(</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2A00FF"/>
          <w:kern w:val="0"/>
          <w:sz w:val="24"/>
          <w:szCs w:val="24"/>
        </w:rPr>
        <w:t>""</w:t>
      </w:r>
      <w:r w:rsidRPr="009E0F2A">
        <w:rPr>
          <w:rFonts w:ascii="Century Schoolbook" w:hAnsi="Century Schoolbook" w:cs="Century Schoolbook"/>
          <w:color w:val="000000"/>
          <w:kern w:val="0"/>
          <w:sz w:val="24"/>
          <w:szCs w:val="24"/>
        </w:rPr>
        <w:t>); }, String.</w:t>
      </w:r>
      <w:r w:rsidRPr="009E0F2A">
        <w:rPr>
          <w:rFonts w:ascii="Century Schoolbook" w:hAnsi="Century Schoolbook" w:cs="Century Schoolbook"/>
          <w:iCs/>
          <w:color w:val="000000"/>
          <w:kern w:val="0"/>
          <w:sz w:val="24"/>
          <w:szCs w:val="24"/>
        </w:rPr>
        <w:t>valueOf</w:t>
      </w:r>
      <w:r w:rsidRPr="009E0F2A">
        <w:rPr>
          <w:rFonts w:ascii="Century Schoolbook" w:hAnsi="Century Schoolbook" w:cs="Century Schoolbook"/>
          <w:color w:val="000000"/>
          <w:kern w:val="0"/>
          <w:sz w:val="24"/>
          <w:szCs w:val="24"/>
        </w:rPr>
        <w:t>(</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)).start();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DB4A31"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w:t>
      </w:r>
    </w:p>
    <w:p w:rsidR="00E01160" w:rsidRDefault="00375D7F" w:rsidP="007D35CF">
      <w:pPr>
        <w:rPr>
          <w:rFonts w:ascii="Century Schoolbook" w:hAnsi="Century Schoolbook"/>
        </w:rPr>
      </w:pPr>
      <w:r>
        <w:rPr>
          <w:rFonts w:ascii="Century Schoolbook" w:hAnsi="Century Schoolbook" w:hint="eastAsia"/>
        </w:rPr>
        <w:t>加锁前：</w:t>
      </w:r>
      <w:r w:rsidR="00E01160">
        <w:rPr>
          <w:noProof/>
        </w:rPr>
        <w:drawing>
          <wp:inline distT="0" distB="0" distL="0" distR="0" wp14:anchorId="3D03D296" wp14:editId="56B29424">
            <wp:extent cx="2714625" cy="3324225"/>
            <wp:effectExtent l="0" t="0" r="9525" b="9525"/>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14625" cy="3324225"/>
                    </a:xfrm>
                    <a:prstGeom prst="rect">
                      <a:avLst/>
                    </a:prstGeom>
                  </pic:spPr>
                </pic:pic>
              </a:graphicData>
            </a:graphic>
          </wp:inline>
        </w:drawing>
      </w:r>
      <w:r>
        <w:rPr>
          <w:rFonts w:ascii="Century Schoolbook" w:hAnsi="Century Schoolbook" w:hint="eastAsia"/>
        </w:rPr>
        <w:t xml:space="preserve"> </w:t>
      </w:r>
      <w:r>
        <w:rPr>
          <w:rFonts w:ascii="Century Schoolbook" w:hAnsi="Century Schoolbook"/>
        </w:rPr>
        <w:t xml:space="preserve">     </w:t>
      </w:r>
      <w:r>
        <w:rPr>
          <w:rFonts w:ascii="Century Schoolbook" w:hAnsi="Century Schoolbook"/>
        </w:rPr>
        <w:t>加锁后</w:t>
      </w:r>
      <w:r w:rsidR="00BB22DE">
        <w:rPr>
          <w:rFonts w:ascii="Century Schoolbook" w:hAnsi="Century Schoolbook" w:hint="eastAsia"/>
        </w:rPr>
        <w:t>写入操作被严格控</w:t>
      </w:r>
      <w:r>
        <w:rPr>
          <w:rFonts w:ascii="Century Schoolbook" w:hAnsi="Century Schoolbook" w:hint="eastAsia"/>
        </w:rPr>
        <w:t>：</w:t>
      </w:r>
      <w:r w:rsidR="00E01160">
        <w:rPr>
          <w:noProof/>
        </w:rPr>
        <w:drawing>
          <wp:inline distT="0" distB="0" distL="0" distR="0" wp14:anchorId="4EE11FAF" wp14:editId="2D895AE9">
            <wp:extent cx="2724150" cy="3314700"/>
            <wp:effectExtent l="0" t="0" r="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24150" cy="3314700"/>
                    </a:xfrm>
                    <a:prstGeom prst="rect">
                      <a:avLst/>
                    </a:prstGeom>
                  </pic:spPr>
                </pic:pic>
              </a:graphicData>
            </a:graphic>
          </wp:inline>
        </w:drawing>
      </w:r>
    </w:p>
    <w:p w:rsidR="00E01160" w:rsidRDefault="00E01160" w:rsidP="00DB4A31">
      <w:pPr>
        <w:pageBreakBefore/>
        <w:rPr>
          <w:rFonts w:ascii="Century Schoolbook" w:hAnsi="Century Schoolbook"/>
        </w:rPr>
      </w:pPr>
    </w:p>
    <w:p w:rsidR="00E01160" w:rsidRDefault="0002089D" w:rsidP="00DB4A31">
      <w:pPr>
        <w:pStyle w:val="Tip2"/>
      </w:pPr>
      <w:r w:rsidRPr="0002089D">
        <w:t>CountDownLatch</w:t>
      </w:r>
      <w:r>
        <w:t xml:space="preserve"> </w:t>
      </w:r>
      <w:r w:rsidRPr="0002089D">
        <w:t>/</w:t>
      </w:r>
      <w:r>
        <w:t xml:space="preserve"> </w:t>
      </w:r>
      <w:r w:rsidRPr="0002089D">
        <w:t>CyclicBarrier</w:t>
      </w:r>
      <w:r>
        <w:t xml:space="preserve"> </w:t>
      </w:r>
      <w:r w:rsidRPr="0002089D">
        <w:t>/</w:t>
      </w:r>
      <w:r>
        <w:t xml:space="preserve"> </w:t>
      </w:r>
      <w:r w:rsidRPr="0002089D">
        <w:t>Semaphore</w:t>
      </w:r>
      <w:r>
        <w:t xml:space="preserve"> </w:t>
      </w:r>
    </w:p>
    <w:p w:rsidR="00E01160" w:rsidRDefault="00E01160" w:rsidP="007D35CF">
      <w:pPr>
        <w:rPr>
          <w:rFonts w:ascii="Century Schoolbook" w:hAnsi="Century Schoolbook"/>
        </w:rPr>
      </w:pPr>
    </w:p>
    <w:p w:rsidR="00E01160" w:rsidRDefault="009608C7" w:rsidP="009608C7">
      <w:pPr>
        <w:pStyle w:val="Tip3"/>
      </w:pPr>
      <w:r w:rsidRPr="009608C7">
        <w:t>CountDownLatch</w:t>
      </w:r>
      <w:r w:rsidR="00AD27E4">
        <w:rPr>
          <w:rFonts w:hint="eastAsia"/>
        </w:rPr>
        <w:t>【</w:t>
      </w:r>
      <w:r w:rsidR="00AD27E4" w:rsidRPr="009E1F10">
        <w:rPr>
          <w:rFonts w:hint="eastAsia"/>
          <w:color w:val="FFC000"/>
        </w:rPr>
        <w:t>实际运用</w:t>
      </w:r>
      <w:r w:rsidR="00AD27E4">
        <w:rPr>
          <w:rFonts w:hint="eastAsia"/>
        </w:rPr>
        <w:t>】</w:t>
      </w:r>
    </w:p>
    <w:p w:rsidR="00320987" w:rsidRDefault="00320987" w:rsidP="005B2049">
      <w:pPr>
        <w:ind w:firstLine="420"/>
        <w:rPr>
          <w:rFonts w:ascii="Century Schoolbook" w:hAnsi="Century Schoolbook"/>
        </w:rPr>
      </w:pPr>
      <w:r>
        <w:rPr>
          <w:rFonts w:ascii="Century Schoolbook" w:hAnsi="Century Schoolbook"/>
        </w:rPr>
        <w:t>倒计时</w:t>
      </w:r>
      <w:r>
        <w:rPr>
          <w:rFonts w:ascii="Century Schoolbook" w:hAnsi="Century Schoolbook" w:hint="eastAsia"/>
        </w:rPr>
        <w:t>，</w:t>
      </w:r>
      <w:r>
        <w:rPr>
          <w:rFonts w:ascii="Century Schoolbook" w:hAnsi="Century Schoolbook"/>
        </w:rPr>
        <w:t>减法计数</w:t>
      </w:r>
      <w:r>
        <w:rPr>
          <w:rFonts w:ascii="Century Schoolbook" w:hAnsi="Century Schoolbook" w:hint="eastAsia"/>
        </w:rPr>
        <w:t>。</w:t>
      </w:r>
    </w:p>
    <w:p w:rsidR="00B17E0E" w:rsidRPr="00B17E0E" w:rsidRDefault="005B2049" w:rsidP="00B17E0E">
      <w:pPr>
        <w:ind w:firstLine="420"/>
        <w:rPr>
          <w:rFonts w:ascii="Century Schoolbook" w:hAnsi="Century Schoolbook"/>
        </w:rPr>
      </w:pPr>
      <w:r w:rsidRPr="005B2049">
        <w:rPr>
          <w:rFonts w:ascii="Century Schoolbook" w:hAnsi="Century Schoolbook" w:hint="eastAsia"/>
        </w:rPr>
        <w:t>让一些线程阻塞直到另外一些完成后才被唤醒</w:t>
      </w:r>
      <w:r>
        <w:rPr>
          <w:rFonts w:ascii="Century Schoolbook" w:hAnsi="Century Schoolbook" w:hint="eastAsia"/>
        </w:rPr>
        <w:t>。</w:t>
      </w:r>
      <w:r w:rsidRPr="005B2049">
        <w:rPr>
          <w:rFonts w:ascii="Century Schoolbook" w:hAnsi="Century Schoolbook" w:hint="eastAsia"/>
        </w:rPr>
        <w:t>CountDownLatch</w:t>
      </w:r>
      <w:r w:rsidRPr="005B2049">
        <w:rPr>
          <w:rFonts w:ascii="Century Schoolbook" w:hAnsi="Century Schoolbook" w:hint="eastAsia"/>
        </w:rPr>
        <w:t>主要有两个方法</w:t>
      </w:r>
      <w:r>
        <w:rPr>
          <w:rFonts w:ascii="Century Schoolbook" w:hAnsi="Century Schoolbook" w:hint="eastAsia"/>
        </w:rPr>
        <w:t>，</w:t>
      </w:r>
      <w:r w:rsidRPr="005B2049">
        <w:rPr>
          <w:rFonts w:ascii="Century Schoolbook" w:hAnsi="Century Schoolbook" w:hint="eastAsia"/>
        </w:rPr>
        <w:t>当一个或多个线程调用</w:t>
      </w:r>
      <w:r w:rsidRPr="005B2049">
        <w:rPr>
          <w:rFonts w:ascii="Century Schoolbook" w:hAnsi="Century Schoolbook" w:hint="eastAsia"/>
        </w:rPr>
        <w:t>await</w:t>
      </w:r>
      <w:r w:rsidRPr="005B2049">
        <w:rPr>
          <w:rFonts w:ascii="Century Schoolbook" w:hAnsi="Century Schoolbook" w:hint="eastAsia"/>
        </w:rPr>
        <w:t>方法时</w:t>
      </w:r>
      <w:r>
        <w:rPr>
          <w:rFonts w:ascii="Century Schoolbook" w:hAnsi="Century Schoolbook" w:hint="eastAsia"/>
        </w:rPr>
        <w:t>，</w:t>
      </w:r>
      <w:r w:rsidRPr="005B2049">
        <w:rPr>
          <w:rFonts w:ascii="Century Schoolbook" w:hAnsi="Century Schoolbook" w:hint="eastAsia"/>
        </w:rPr>
        <w:t>调用线程会被阻塞</w:t>
      </w:r>
      <w:r>
        <w:rPr>
          <w:rFonts w:ascii="Century Schoolbook" w:hAnsi="Century Schoolbook" w:hint="eastAsia"/>
        </w:rPr>
        <w:t>；</w:t>
      </w:r>
      <w:r w:rsidRPr="005B2049">
        <w:rPr>
          <w:rFonts w:ascii="Century Schoolbook" w:hAnsi="Century Schoolbook" w:hint="eastAsia"/>
        </w:rPr>
        <w:t>其他线程调用</w:t>
      </w:r>
      <w:r w:rsidRPr="005B2049">
        <w:rPr>
          <w:rFonts w:ascii="Century Schoolbook" w:hAnsi="Century Schoolbook" w:hint="eastAsia"/>
        </w:rPr>
        <w:t>countDown</w:t>
      </w:r>
      <w:r w:rsidRPr="005B2049">
        <w:rPr>
          <w:rFonts w:ascii="Century Schoolbook" w:hAnsi="Century Schoolbook" w:hint="eastAsia"/>
        </w:rPr>
        <w:t>方法计数器减</w:t>
      </w:r>
      <w:r w:rsidRPr="005B2049">
        <w:rPr>
          <w:rFonts w:ascii="Century Schoolbook" w:hAnsi="Century Schoolbook" w:hint="eastAsia"/>
        </w:rPr>
        <w:t>1(</w:t>
      </w:r>
      <w:r w:rsidRPr="005B2049">
        <w:rPr>
          <w:rFonts w:ascii="Century Schoolbook" w:hAnsi="Century Schoolbook" w:hint="eastAsia"/>
        </w:rPr>
        <w:t>调用</w:t>
      </w:r>
      <w:r w:rsidRPr="005B2049">
        <w:rPr>
          <w:rFonts w:ascii="Century Schoolbook" w:hAnsi="Century Schoolbook" w:hint="eastAsia"/>
        </w:rPr>
        <w:t>countDown</w:t>
      </w:r>
      <w:r w:rsidRPr="005B2049">
        <w:rPr>
          <w:rFonts w:ascii="Century Schoolbook" w:hAnsi="Century Schoolbook" w:hint="eastAsia"/>
        </w:rPr>
        <w:t>方法时线程不会阻塞</w:t>
      </w:r>
      <w:r w:rsidRPr="005B2049">
        <w:rPr>
          <w:rFonts w:ascii="Century Schoolbook" w:hAnsi="Century Schoolbook" w:hint="eastAsia"/>
        </w:rPr>
        <w:t>)</w:t>
      </w:r>
      <w:r>
        <w:rPr>
          <w:rFonts w:ascii="Century Schoolbook" w:hAnsi="Century Schoolbook" w:hint="eastAsia"/>
        </w:rPr>
        <w:t>，</w:t>
      </w:r>
      <w:r w:rsidRPr="005B2049">
        <w:rPr>
          <w:rFonts w:ascii="Century Schoolbook" w:hAnsi="Century Schoolbook" w:hint="eastAsia"/>
        </w:rPr>
        <w:t>当计数器的值变为</w:t>
      </w:r>
      <w:r w:rsidRPr="005B2049">
        <w:rPr>
          <w:rFonts w:ascii="Century Schoolbook" w:hAnsi="Century Schoolbook" w:hint="eastAsia"/>
        </w:rPr>
        <w:t>0</w:t>
      </w:r>
      <w:r w:rsidR="00320987">
        <w:rPr>
          <w:rFonts w:ascii="Century Schoolbook" w:hAnsi="Century Schoolbook" w:hint="eastAsia"/>
        </w:rPr>
        <w:t>时</w:t>
      </w:r>
      <w:r>
        <w:rPr>
          <w:rFonts w:ascii="Century Schoolbook" w:hAnsi="Century Schoolbook" w:hint="eastAsia"/>
        </w:rPr>
        <w:t>，</w:t>
      </w:r>
      <w:r w:rsidRPr="005B2049">
        <w:rPr>
          <w:rFonts w:ascii="Century Schoolbook" w:hAnsi="Century Schoolbook" w:hint="eastAsia"/>
        </w:rPr>
        <w:t>因调用</w:t>
      </w:r>
      <w:r w:rsidRPr="005B2049">
        <w:rPr>
          <w:rFonts w:ascii="Century Schoolbook" w:hAnsi="Century Schoolbook" w:hint="eastAsia"/>
        </w:rPr>
        <w:t>await</w:t>
      </w:r>
      <w:r w:rsidRPr="005B2049">
        <w:rPr>
          <w:rFonts w:ascii="Century Schoolbook" w:hAnsi="Century Schoolbook" w:hint="eastAsia"/>
        </w:rPr>
        <w:t>方法被阻塞的线程会被唤醒</w:t>
      </w:r>
      <w:r>
        <w:rPr>
          <w:rFonts w:ascii="Century Schoolbook" w:hAnsi="Century Schoolbook" w:hint="eastAsia"/>
        </w:rPr>
        <w:t>，</w:t>
      </w:r>
      <w:r w:rsidRPr="005B2049">
        <w:rPr>
          <w:rFonts w:ascii="Century Schoolbook" w:hAnsi="Century Schoolbook" w:hint="eastAsia"/>
        </w:rPr>
        <w:t>继续执行</w:t>
      </w:r>
      <w:r>
        <w:rPr>
          <w:rFonts w:ascii="Century Schoolbook" w:hAnsi="Century Schoolbook" w:hint="eastAsia"/>
        </w:rPr>
        <w:t>。</w:t>
      </w:r>
      <w:r w:rsidR="00320987">
        <w:rPr>
          <w:rFonts w:ascii="Century Schoolbook" w:hAnsi="Century Schoolbook" w:hint="eastAsia"/>
        </w:rPr>
        <w:t>模拟代码秦灭六国：</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bCs/>
          <w:color w:val="7F0055"/>
          <w:kern w:val="0"/>
          <w:sz w:val="24"/>
          <w:szCs w:val="24"/>
        </w:rPr>
        <w:t>public</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enum</w:t>
      </w:r>
      <w:r w:rsidRPr="00B17E0E">
        <w:rPr>
          <w:rFonts w:ascii="Century Schoolbook" w:hAnsi="Century Schoolbook" w:cs="Century Schoolbook"/>
          <w:color w:val="000000"/>
          <w:kern w:val="0"/>
          <w:sz w:val="24"/>
          <w:szCs w:val="24"/>
        </w:rPr>
        <w:t xml:space="preserve"> CountryEnmu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One</w:t>
      </w:r>
      <w:r w:rsidRPr="00B17E0E">
        <w:rPr>
          <w:rFonts w:ascii="Century Schoolbook" w:hAnsi="Century Schoolbook" w:cs="Century Schoolbook"/>
          <w:color w:val="000000"/>
          <w:kern w:val="0"/>
          <w:sz w:val="24"/>
          <w:szCs w:val="24"/>
        </w:rPr>
        <w:t xml:space="preserve">(1,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齐</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姜小白</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Two</w:t>
      </w:r>
      <w:r w:rsidRPr="00B17E0E">
        <w:rPr>
          <w:rFonts w:ascii="Century Schoolbook" w:hAnsi="Century Schoolbook" w:cs="Century Schoolbook"/>
          <w:color w:val="000000"/>
          <w:kern w:val="0"/>
          <w:sz w:val="24"/>
          <w:szCs w:val="24"/>
        </w:rPr>
        <w:t>(2 ,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楚</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楚庄王</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Three</w:t>
      </w:r>
      <w:r w:rsidRPr="00B17E0E">
        <w:rPr>
          <w:rFonts w:ascii="Century Schoolbook" w:hAnsi="Century Schoolbook" w:cs="Century Schoolbook"/>
          <w:color w:val="000000"/>
          <w:kern w:val="0"/>
          <w:sz w:val="24"/>
          <w:szCs w:val="24"/>
        </w:rPr>
        <w:t xml:space="preserve">(3,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燕</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燕昭王</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Four</w:t>
      </w:r>
      <w:r w:rsidRPr="00B17E0E">
        <w:rPr>
          <w:rFonts w:ascii="Century Schoolbook" w:hAnsi="Century Schoolbook" w:cs="Century Schoolbook"/>
          <w:color w:val="000000"/>
          <w:kern w:val="0"/>
          <w:sz w:val="24"/>
          <w:szCs w:val="24"/>
        </w:rPr>
        <w:t xml:space="preserve">(4,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赵</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赵武灵王</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Five</w:t>
      </w:r>
      <w:r w:rsidRPr="00B17E0E">
        <w:rPr>
          <w:rFonts w:ascii="Century Schoolbook" w:hAnsi="Century Schoolbook" w:cs="Century Schoolbook"/>
          <w:color w:val="000000"/>
          <w:kern w:val="0"/>
          <w:sz w:val="24"/>
          <w:szCs w:val="24"/>
        </w:rPr>
        <w:t xml:space="preserve">(5,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魏</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魏武卒</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Six</w:t>
      </w:r>
      <w:r w:rsidRPr="00B17E0E">
        <w:rPr>
          <w:rFonts w:ascii="Century Schoolbook" w:hAnsi="Century Schoolbook" w:cs="Century Schoolbook"/>
          <w:color w:val="000000"/>
          <w:kern w:val="0"/>
          <w:sz w:val="24"/>
          <w:szCs w:val="24"/>
        </w:rPr>
        <w:t xml:space="preserve">(6,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韩</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韩非子</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public</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static</w:t>
      </w:r>
      <w:r w:rsidRPr="00B17E0E">
        <w:rPr>
          <w:rFonts w:ascii="Century Schoolbook" w:hAnsi="Century Schoolbook" w:cs="Century Schoolbook"/>
          <w:color w:val="000000"/>
          <w:kern w:val="0"/>
          <w:sz w:val="24"/>
          <w:szCs w:val="24"/>
        </w:rPr>
        <w:t xml:space="preserve"> CountryEnmu foreach(</w:t>
      </w:r>
      <w:r w:rsidRPr="00B17E0E">
        <w:rPr>
          <w:rFonts w:ascii="Century Schoolbook" w:hAnsi="Century Schoolbook" w:cs="Century Schoolbook"/>
          <w:bCs/>
          <w:color w:val="7F0055"/>
          <w:kern w:val="0"/>
          <w:sz w:val="24"/>
          <w:szCs w:val="24"/>
        </w:rPr>
        <w:t>int</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color w:val="6A3E3E"/>
          <w:kern w:val="0"/>
          <w:sz w:val="24"/>
          <w:szCs w:val="24"/>
        </w:rPr>
        <w:t>index</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CountryEnmu[] </w:t>
      </w:r>
      <w:r w:rsidRPr="00B17E0E">
        <w:rPr>
          <w:rFonts w:ascii="Century Schoolbook" w:hAnsi="Century Schoolbook" w:cs="Century Schoolbook"/>
          <w:color w:val="6A3E3E"/>
          <w:kern w:val="0"/>
          <w:sz w:val="24"/>
          <w:szCs w:val="24"/>
        </w:rPr>
        <w:t>arr</w:t>
      </w:r>
      <w:r w:rsidRPr="00B17E0E">
        <w:rPr>
          <w:rFonts w:ascii="Century Schoolbook" w:hAnsi="Century Schoolbook" w:cs="Century Schoolbook"/>
          <w:color w:val="000000"/>
          <w:kern w:val="0"/>
          <w:sz w:val="24"/>
          <w:szCs w:val="24"/>
        </w:rPr>
        <w:t xml:space="preserve"> = CountryEnmu.</w:t>
      </w:r>
      <w:r w:rsidRPr="00B17E0E">
        <w:rPr>
          <w:rFonts w:ascii="Century Schoolbook" w:hAnsi="Century Schoolbook" w:cs="Century Schoolbook"/>
          <w:iCs/>
          <w:color w:val="000000"/>
          <w:kern w:val="0"/>
          <w:sz w:val="24"/>
          <w:szCs w:val="24"/>
        </w:rPr>
        <w:t>values</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for</w:t>
      </w:r>
      <w:r w:rsidRPr="00B17E0E">
        <w:rPr>
          <w:rFonts w:ascii="Century Schoolbook" w:hAnsi="Century Schoolbook" w:cs="Century Schoolbook"/>
          <w:color w:val="000000"/>
          <w:kern w:val="0"/>
          <w:sz w:val="24"/>
          <w:szCs w:val="24"/>
        </w:rPr>
        <w:t xml:space="preserve"> (CountryEnmu </w:t>
      </w:r>
      <w:r w:rsidRPr="00B17E0E">
        <w:rPr>
          <w:rFonts w:ascii="Century Schoolbook" w:hAnsi="Century Schoolbook" w:cs="Century Schoolbook"/>
          <w:color w:val="6A3E3E"/>
          <w:kern w:val="0"/>
          <w:sz w:val="24"/>
          <w:szCs w:val="24"/>
        </w:rPr>
        <w:t>ele</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arr</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if</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6A3E3E"/>
          <w:kern w:val="0"/>
          <w:sz w:val="24"/>
          <w:szCs w:val="24"/>
        </w:rPr>
        <w:t>index</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ele</w:t>
      </w:r>
      <w:r w:rsidRPr="00B17E0E">
        <w:rPr>
          <w:rFonts w:ascii="Century Schoolbook" w:hAnsi="Century Schoolbook" w:cs="Century Schoolbook"/>
          <w:color w:val="000000"/>
          <w:kern w:val="0"/>
          <w:sz w:val="24"/>
          <w:szCs w:val="24"/>
        </w:rPr>
        <w:t>.getId()){</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return</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color w:val="6A3E3E"/>
          <w:kern w:val="0"/>
          <w:sz w:val="24"/>
          <w:szCs w:val="24"/>
        </w:rPr>
        <w:t>ele</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return</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null</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private</w:t>
      </w:r>
      <w:r w:rsidRPr="00B17E0E">
        <w:rPr>
          <w:rFonts w:ascii="Century Schoolbook" w:hAnsi="Century Schoolbook" w:cs="Century Schoolbook"/>
          <w:color w:val="000000"/>
          <w:kern w:val="0"/>
          <w:sz w:val="24"/>
          <w:szCs w:val="24"/>
        </w:rPr>
        <w:t xml:space="preserve"> Integer </w:t>
      </w:r>
      <w:r w:rsidRPr="00B17E0E">
        <w:rPr>
          <w:rFonts w:ascii="Century Schoolbook" w:hAnsi="Century Schoolbook" w:cs="Century Schoolbook"/>
          <w:color w:val="0000C0"/>
          <w:kern w:val="0"/>
          <w:sz w:val="24"/>
          <w:szCs w:val="24"/>
        </w:rPr>
        <w:t>id</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private</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0000C0"/>
          <w:kern w:val="0"/>
          <w:sz w:val="24"/>
          <w:szCs w:val="24"/>
        </w:rPr>
        <w:t>name</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private</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0000C0"/>
          <w:kern w:val="0"/>
          <w:sz w:val="24"/>
          <w:szCs w:val="24"/>
        </w:rPr>
        <w:t>remark</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CountryEnmu(Integer </w:t>
      </w:r>
      <w:r w:rsidRPr="00B17E0E">
        <w:rPr>
          <w:rFonts w:ascii="Century Schoolbook" w:hAnsi="Century Schoolbook" w:cs="Century Schoolbook"/>
          <w:color w:val="6A3E3E"/>
          <w:kern w:val="0"/>
          <w:sz w:val="24"/>
          <w:szCs w:val="24"/>
        </w:rPr>
        <w:t>id</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6A3E3E"/>
          <w:kern w:val="0"/>
          <w:sz w:val="24"/>
          <w:szCs w:val="24"/>
        </w:rPr>
        <w:t>name</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6A3E3E"/>
          <w:kern w:val="0"/>
          <w:sz w:val="24"/>
          <w:szCs w:val="24"/>
        </w:rPr>
        <w:t>remark</w:t>
      </w:r>
      <w:r w:rsidRPr="00B17E0E">
        <w:rPr>
          <w:rFonts w:ascii="Century Schoolbook" w:hAnsi="Century Schoolbook" w:cs="Century Schoolbook"/>
          <w:color w:val="000000"/>
          <w:kern w:val="0"/>
          <w:sz w:val="24"/>
          <w:szCs w:val="24"/>
        </w:rPr>
        <w:t>)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this</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0000C0"/>
          <w:kern w:val="0"/>
          <w:sz w:val="24"/>
          <w:szCs w:val="24"/>
        </w:rPr>
        <w:t>id</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id</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this</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0000C0"/>
          <w:kern w:val="0"/>
          <w:sz w:val="24"/>
          <w:szCs w:val="24"/>
        </w:rPr>
        <w:t>name</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name</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this</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0000C0"/>
          <w:kern w:val="0"/>
          <w:sz w:val="24"/>
          <w:szCs w:val="24"/>
        </w:rPr>
        <w:t>remark</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remark</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Pr>
          <w:rFonts w:ascii="Century Schoolbook" w:hAnsi="Century Schoolbook" w:cs="Century Schoolbook" w:hint="eastAsia"/>
          <w:color w:val="000000"/>
          <w:kern w:val="0"/>
          <w:sz w:val="24"/>
          <w:szCs w:val="24"/>
        </w:rPr>
        <w:t>……</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rPr>
        <w:t>省略</w:t>
      </w:r>
      <w:r>
        <w:rPr>
          <w:rFonts w:ascii="Century Schoolbook" w:hAnsi="Century Schoolbook" w:cs="Century Schoolbook" w:hint="eastAsia"/>
          <w:color w:val="000000"/>
          <w:kern w:val="0"/>
          <w:sz w:val="24"/>
          <w:szCs w:val="24"/>
        </w:rPr>
        <w:t>g</w:t>
      </w:r>
      <w:r>
        <w:rPr>
          <w:rFonts w:ascii="Century Schoolbook" w:hAnsi="Century Schoolbook" w:cs="Century Schoolbook"/>
          <w:color w:val="000000"/>
          <w:kern w:val="0"/>
          <w:sz w:val="24"/>
          <w:szCs w:val="24"/>
        </w:rPr>
        <w:t>etter setter</w:t>
      </w:r>
      <w:r>
        <w:rPr>
          <w:rFonts w:ascii="Century Schoolbook" w:hAnsi="Century Schoolbook" w:cs="Century Schoolbook"/>
          <w:color w:val="000000"/>
          <w:kern w:val="0"/>
          <w:sz w:val="24"/>
          <w:szCs w:val="24"/>
        </w:rPr>
        <w:t>方法</w:t>
      </w:r>
      <w:r>
        <w:rPr>
          <w:rFonts w:ascii="Century Schoolbook" w:hAnsi="Century Schoolbook" w:cs="Century Schoolbook" w:hint="eastAsia"/>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w:t>
      </w:r>
    </w:p>
    <w:p w:rsidR="00B3793C" w:rsidRDefault="00B3793C" w:rsidP="00B3793C">
      <w:pPr>
        <w:autoSpaceDE w:val="0"/>
        <w:autoSpaceDN w:val="0"/>
        <w:adjustRightInd w:val="0"/>
        <w:jc w:val="left"/>
        <w:rPr>
          <w:rFonts w:ascii="Century Schoolbook" w:hAnsi="Century Schoolbook" w:cs="Century Schoolbook"/>
          <w:kern w:val="0"/>
          <w:sz w:val="24"/>
          <w:szCs w:val="24"/>
        </w:rPr>
      </w:pP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bCs/>
          <w:color w:val="7F0055"/>
          <w:kern w:val="0"/>
          <w:sz w:val="24"/>
          <w:szCs w:val="24"/>
        </w:rPr>
        <w:t>public</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class</w:t>
      </w:r>
      <w:r w:rsidRPr="00B3793C">
        <w:rPr>
          <w:rFonts w:ascii="Century Schoolbook" w:hAnsi="Century Schoolbook" w:cs="Century Schoolbook"/>
          <w:color w:val="000000"/>
          <w:kern w:val="0"/>
          <w:sz w:val="24"/>
          <w:szCs w:val="24"/>
        </w:rPr>
        <w:t xml:space="preserve"> CountDownLatchDemo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public</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static</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void</w:t>
      </w:r>
      <w:r w:rsidRPr="00B3793C">
        <w:rPr>
          <w:rFonts w:ascii="Century Schoolbook" w:hAnsi="Century Schoolbook" w:cs="Century Schoolbook"/>
          <w:color w:val="000000"/>
          <w:kern w:val="0"/>
          <w:sz w:val="24"/>
          <w:szCs w:val="24"/>
        </w:rPr>
        <w:t xml:space="preserve"> main(String[] </w:t>
      </w:r>
      <w:r w:rsidRPr="00B3793C">
        <w:rPr>
          <w:rFonts w:ascii="Century Schoolbook" w:hAnsi="Century Schoolbook" w:cs="Century Schoolbook"/>
          <w:color w:val="6A3E3E"/>
          <w:kern w:val="0"/>
          <w:sz w:val="24"/>
          <w:szCs w:val="24"/>
        </w:rPr>
        <w:t>args</w:t>
      </w:r>
      <w:r w:rsidRPr="00B3793C">
        <w:rPr>
          <w:rFonts w:ascii="Century Schoolbook" w:hAnsi="Century Schoolbook" w:cs="Century Schoolbook"/>
          <w:color w:val="000000"/>
          <w:kern w:val="0"/>
          <w:sz w:val="24"/>
          <w:szCs w:val="24"/>
        </w:rPr>
        <w: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120897">
        <w:rPr>
          <w:rFonts w:ascii="Century Schoolbook" w:hAnsi="Century Schoolbook" w:cs="Century Schoolbook"/>
          <w:color w:val="FF0000"/>
          <w:kern w:val="0"/>
          <w:sz w:val="24"/>
          <w:szCs w:val="24"/>
        </w:rPr>
        <w:t xml:space="preserve">CountDownLatch countDownLatch = </w:t>
      </w:r>
      <w:r w:rsidRPr="00120897">
        <w:rPr>
          <w:rFonts w:ascii="Century Schoolbook" w:hAnsi="Century Schoolbook" w:cs="Century Schoolbook"/>
          <w:bCs/>
          <w:color w:val="FF0000"/>
          <w:kern w:val="0"/>
          <w:sz w:val="24"/>
          <w:szCs w:val="24"/>
        </w:rPr>
        <w:t>new</w:t>
      </w:r>
      <w:r w:rsidRPr="00120897">
        <w:rPr>
          <w:rFonts w:ascii="Century Schoolbook" w:hAnsi="Century Schoolbook" w:cs="Century Schoolbook"/>
          <w:color w:val="FF0000"/>
          <w:kern w:val="0"/>
          <w:sz w:val="24"/>
          <w:szCs w:val="24"/>
        </w:rPr>
        <w:t xml:space="preserve"> CountDownLatch(6)</w:t>
      </w:r>
      <w:r w:rsidRPr="00B3793C">
        <w:rPr>
          <w:rFonts w:ascii="Century Schoolbook" w:hAnsi="Century Schoolbook" w:cs="Century Schoolbook"/>
          <w:color w:val="000000"/>
          <w:kern w:val="0"/>
          <w:sz w:val="24"/>
          <w:szCs w:val="24"/>
        </w:rPr>
        <w:t>;</w:t>
      </w:r>
      <w:r w:rsidR="00C93BEE">
        <w:rPr>
          <w:rFonts w:ascii="Century Schoolbook" w:hAnsi="Century Schoolbook" w:cs="Century Schoolbook"/>
          <w:color w:val="000000"/>
          <w:kern w:val="0"/>
          <w:sz w:val="24"/>
          <w:szCs w:val="24"/>
        </w:rPr>
        <w:t xml:space="preserve"> </w:t>
      </w:r>
      <w:r w:rsidR="00C93BEE">
        <w:rPr>
          <w:rFonts w:ascii="Century Schoolbook" w:hAnsi="Century Schoolbook" w:cs="Century Schoolbook"/>
          <w:color w:val="000000"/>
          <w:kern w:val="0"/>
          <w:sz w:val="24"/>
          <w:szCs w:val="24"/>
        </w:rPr>
        <w:tab/>
      </w:r>
      <w:r w:rsidR="00C93BEE" w:rsidRPr="00E01160">
        <w:rPr>
          <w:rFonts w:ascii="Century Schoolbook" w:hAnsi="Century Schoolbook" w:cs="Century Schoolbook"/>
          <w:color w:val="3F7F5F"/>
          <w:kern w:val="0"/>
          <w:sz w:val="24"/>
          <w:szCs w:val="24"/>
        </w:rPr>
        <w:t>//</w:t>
      </w:r>
      <w:r w:rsidR="00C93BEE">
        <w:rPr>
          <w:rFonts w:ascii="Century Schoolbook" w:hAnsi="Century Schoolbook" w:cs="Century Schoolbook"/>
          <w:color w:val="3F7F5F"/>
          <w:kern w:val="0"/>
          <w:sz w:val="24"/>
          <w:szCs w:val="24"/>
        </w:rPr>
        <w:t xml:space="preserve"> </w:t>
      </w:r>
      <w:r w:rsidR="00C93BEE">
        <w:rPr>
          <w:rFonts w:ascii="Century Schoolbook" w:hAnsi="Century Schoolbook" w:cs="Century Schoolbook"/>
          <w:color w:val="3F7F5F"/>
          <w:kern w:val="0"/>
          <w:sz w:val="24"/>
          <w:szCs w:val="24"/>
        </w:rPr>
        <w:t>初始一个线程数量</w:t>
      </w:r>
      <w:r w:rsidR="00C93BEE">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for</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int</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 xml:space="preserve"> = 1;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 xml:space="preserve"> &lt;= 6 ;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000000"/>
          <w:kern w:val="0"/>
          <w:sz w:val="24"/>
          <w:szCs w:val="24"/>
        </w:rPr>
        <w:tab/>
      </w:r>
      <w:r w:rsidRPr="00B3793C">
        <w:rPr>
          <w:rFonts w:ascii="Century Schoolbook" w:hAnsi="Century Schoolbook" w:cs="Century Schoolbook"/>
          <w:bCs/>
          <w:color w:val="7F0055"/>
          <w:kern w:val="0"/>
          <w:sz w:val="24"/>
          <w:szCs w:val="24"/>
        </w:rPr>
        <w:t>final</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int</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6A3E3E"/>
          <w:kern w:val="0"/>
          <w:sz w:val="24"/>
          <w:szCs w:val="24"/>
        </w:rPr>
        <w:t>sleep</w:t>
      </w: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new</w:t>
      </w:r>
      <w:r w:rsidRPr="00B3793C">
        <w:rPr>
          <w:rFonts w:ascii="Century Schoolbook" w:hAnsi="Century Schoolbook" w:cs="Century Schoolbook"/>
          <w:color w:val="000000"/>
          <w:kern w:val="0"/>
          <w:sz w:val="24"/>
          <w:szCs w:val="24"/>
        </w:rPr>
        <w:t xml:space="preserve"> Thread(() -&gt;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000000"/>
          <w:kern w:val="0"/>
          <w:sz w:val="24"/>
          <w:szCs w:val="24"/>
        </w:rPr>
        <w:tab/>
      </w:r>
      <w:r w:rsidR="009E50CF">
        <w:rPr>
          <w:rFonts w:ascii="Century Schoolbook" w:hAnsi="Century Schoolbook" w:cs="Century Schoolbook"/>
          <w:color w:val="000000"/>
          <w:kern w:val="0"/>
          <w:sz w:val="24"/>
          <w:szCs w:val="24"/>
        </w:rPr>
        <w:tab/>
      </w:r>
      <w:r w:rsidRPr="00B3793C">
        <w:rPr>
          <w:rFonts w:ascii="Century Schoolbook" w:hAnsi="Century Schoolbook" w:cs="Century Schoolbook"/>
          <w:bCs/>
          <w:color w:val="7F0055"/>
          <w:kern w:val="0"/>
          <w:sz w:val="24"/>
          <w:szCs w:val="24"/>
        </w:rPr>
        <w:t>try</w:t>
      </w:r>
      <w:r w:rsidRPr="00B3793C">
        <w:rPr>
          <w:rFonts w:ascii="Century Schoolbook" w:hAnsi="Century Schoolbook" w:cs="Century Schoolbook"/>
          <w:color w:val="000000"/>
          <w:kern w:val="0"/>
          <w:sz w:val="24"/>
          <w:szCs w:val="24"/>
        </w:rPr>
        <w:t xml:space="preserve"> {TimeUnit.</w:t>
      </w:r>
      <w:r w:rsidRPr="00B3793C">
        <w:rPr>
          <w:rFonts w:ascii="Century Schoolbook" w:hAnsi="Century Schoolbook" w:cs="Century Schoolbook"/>
          <w:bCs/>
          <w:iCs/>
          <w:color w:val="0000C0"/>
          <w:kern w:val="0"/>
          <w:sz w:val="24"/>
          <w:szCs w:val="24"/>
        </w:rPr>
        <w:t>SECONDS</w:t>
      </w:r>
      <w:r w:rsidRPr="00B3793C">
        <w:rPr>
          <w:rFonts w:ascii="Century Schoolbook" w:hAnsi="Century Schoolbook" w:cs="Century Schoolbook"/>
          <w:color w:val="000000"/>
          <w:kern w:val="0"/>
          <w:sz w:val="24"/>
          <w:szCs w:val="24"/>
        </w:rPr>
        <w:t>.sleep(</w:t>
      </w:r>
      <w:r w:rsidRPr="00B3793C">
        <w:rPr>
          <w:rFonts w:ascii="Century Schoolbook" w:hAnsi="Century Schoolbook" w:cs="Century Schoolbook"/>
          <w:color w:val="6A3E3E"/>
          <w:kern w:val="0"/>
          <w:sz w:val="24"/>
          <w:szCs w:val="24"/>
        </w:rPr>
        <w:t>sleep</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catch</w:t>
      </w:r>
      <w:r w:rsidRPr="00B3793C">
        <w:rPr>
          <w:rFonts w:ascii="Century Schoolbook" w:hAnsi="Century Schoolbook" w:cs="Century Schoolbook"/>
          <w:color w:val="000000"/>
          <w:kern w:val="0"/>
          <w:sz w:val="24"/>
          <w:szCs w:val="24"/>
        </w:rPr>
        <w:t xml:space="preserve"> (InterruptedException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.printStackTrace();}</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009E50CF">
        <w:rPr>
          <w:rFonts w:ascii="Century Schoolbook" w:hAnsi="Century Schoolbook" w:cs="Century Schoolbook"/>
          <w:color w:val="000000"/>
          <w:kern w:val="0"/>
          <w:sz w:val="24"/>
          <w:szCs w:val="24"/>
        </w:rPr>
        <w:tab/>
      </w:r>
      <w:r w:rsidRPr="00B3793C">
        <w:rPr>
          <w:rFonts w:ascii="Century Schoolbook" w:hAnsi="Century Schoolbook" w:cs="Century Schoolbook"/>
          <w:color w:val="000000"/>
          <w:kern w:val="0"/>
          <w:sz w:val="24"/>
          <w:szCs w:val="24"/>
        </w:rPr>
        <w:t>System.</w:t>
      </w:r>
      <w:r w:rsidRPr="00B3793C">
        <w:rPr>
          <w:rFonts w:ascii="Century Schoolbook" w:hAnsi="Century Schoolbook" w:cs="Century Schoolbook"/>
          <w:bCs/>
          <w:iCs/>
          <w:color w:val="0000C0"/>
          <w:kern w:val="0"/>
          <w:sz w:val="24"/>
          <w:szCs w:val="24"/>
        </w:rPr>
        <w:t>out</w:t>
      </w:r>
      <w:r w:rsidRPr="00B3793C">
        <w:rPr>
          <w:rFonts w:ascii="Century Schoolbook" w:hAnsi="Century Schoolbook" w:cs="Century Schoolbook"/>
          <w:color w:val="000000"/>
          <w:kern w:val="0"/>
          <w:sz w:val="24"/>
          <w:szCs w:val="24"/>
        </w:rPr>
        <w:t>.println(Thread.</w:t>
      </w:r>
      <w:r w:rsidRPr="00B3793C">
        <w:rPr>
          <w:rFonts w:ascii="Century Schoolbook" w:hAnsi="Century Schoolbook" w:cs="Century Schoolbook"/>
          <w:iCs/>
          <w:color w:val="000000"/>
          <w:kern w:val="0"/>
          <w:sz w:val="24"/>
          <w:szCs w:val="24"/>
        </w:rPr>
        <w:t>currentThread</w:t>
      </w:r>
      <w:r w:rsidRPr="00B3793C">
        <w:rPr>
          <w:rFonts w:ascii="Century Schoolbook" w:hAnsi="Century Schoolbook" w:cs="Century Schoolbook"/>
          <w:color w:val="000000"/>
          <w:kern w:val="0"/>
          <w:sz w:val="24"/>
          <w:szCs w:val="24"/>
        </w:rPr>
        <w:t xml:space="preserve">().getName() + </w:t>
      </w:r>
      <w:r w:rsidRPr="00B3793C">
        <w:rPr>
          <w:rFonts w:ascii="Century Schoolbook" w:hAnsi="Century Schoolbook" w:cs="Century Schoolbook"/>
          <w:color w:val="2A00FF"/>
          <w:kern w:val="0"/>
          <w:sz w:val="24"/>
          <w:szCs w:val="24"/>
        </w:rPr>
        <w:t xml:space="preserve">"  </w:t>
      </w:r>
      <w:r w:rsidRPr="00B3793C">
        <w:rPr>
          <w:rFonts w:ascii="Century Schoolbook" w:hAnsi="Century Schoolbook" w:cs="Century Schoolbook"/>
          <w:color w:val="2A00FF"/>
          <w:kern w:val="0"/>
          <w:sz w:val="24"/>
          <w:szCs w:val="24"/>
        </w:rPr>
        <w:t>国，被灭</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009E50CF">
        <w:rPr>
          <w:rFonts w:ascii="Century Schoolbook" w:hAnsi="Century Schoolbook" w:cs="Century Schoolbook"/>
          <w:color w:val="000000"/>
          <w:kern w:val="0"/>
          <w:sz w:val="24"/>
          <w:szCs w:val="24"/>
        </w:rPr>
        <w:tab/>
      </w:r>
      <w:r w:rsidRPr="00D00232">
        <w:rPr>
          <w:rFonts w:ascii="Century Schoolbook" w:hAnsi="Century Schoolbook" w:cs="Century Schoolbook"/>
          <w:color w:val="FF0000"/>
          <w:kern w:val="0"/>
          <w:sz w:val="24"/>
          <w:szCs w:val="24"/>
        </w:rPr>
        <w:t>countDownLatch.countDown()</w:t>
      </w:r>
      <w:r w:rsidRPr="00B3793C">
        <w:rPr>
          <w:rFonts w:ascii="Century Schoolbook" w:hAnsi="Century Schoolbook" w:cs="Century Schoolbook"/>
          <w:color w:val="000000"/>
          <w:kern w:val="0"/>
          <w:sz w:val="24"/>
          <w:szCs w:val="24"/>
        </w:rPr>
        <w:t>;</w:t>
      </w:r>
      <w:r w:rsidR="00D00232">
        <w:rPr>
          <w:rFonts w:ascii="Century Schoolbook" w:hAnsi="Century Schoolbook" w:cs="Century Schoolbook"/>
          <w:color w:val="000000"/>
          <w:kern w:val="0"/>
          <w:sz w:val="24"/>
          <w:szCs w:val="24"/>
        </w:rPr>
        <w:t xml:space="preserve">  </w:t>
      </w:r>
      <w:r w:rsidR="00D00232" w:rsidRPr="00E01160">
        <w:rPr>
          <w:rFonts w:ascii="Century Schoolbook" w:hAnsi="Century Schoolbook" w:cs="Century Schoolbook"/>
          <w:color w:val="3F7F5F"/>
          <w:kern w:val="0"/>
          <w:sz w:val="24"/>
          <w:szCs w:val="24"/>
        </w:rPr>
        <w:t>//</w:t>
      </w:r>
      <w:r w:rsidR="00D00232">
        <w:rPr>
          <w:rFonts w:ascii="Century Schoolbook" w:hAnsi="Century Schoolbook" w:cs="Century Schoolbook"/>
          <w:color w:val="3F7F5F"/>
          <w:kern w:val="0"/>
          <w:sz w:val="24"/>
          <w:szCs w:val="24"/>
        </w:rPr>
        <w:t xml:space="preserve"> </w:t>
      </w:r>
      <w:r w:rsidR="00D00232">
        <w:rPr>
          <w:rFonts w:ascii="Century Schoolbook" w:hAnsi="Century Schoolbook" w:cs="Century Schoolbook"/>
          <w:color w:val="3F7F5F"/>
          <w:kern w:val="0"/>
          <w:sz w:val="24"/>
          <w:szCs w:val="24"/>
        </w:rPr>
        <w:t>此处进行减法计数</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 CountryEnmu.</w:t>
      </w:r>
      <w:r w:rsidRPr="00B3793C">
        <w:rPr>
          <w:rFonts w:ascii="Century Schoolbook" w:hAnsi="Century Schoolbook" w:cs="Century Schoolbook"/>
          <w:iCs/>
          <w:color w:val="000000"/>
          <w:kern w:val="0"/>
          <w:sz w:val="24"/>
          <w:szCs w:val="24"/>
        </w:rPr>
        <w:t>foreach</w:t>
      </w:r>
      <w:r w:rsidRPr="00B3793C">
        <w:rPr>
          <w:rFonts w:ascii="Century Schoolbook" w:hAnsi="Century Schoolbook" w:cs="Century Schoolbook"/>
          <w:color w:val="000000"/>
          <w:kern w:val="0"/>
          <w:sz w:val="24"/>
          <w:szCs w:val="24"/>
        </w:rPr>
        <w:t>(</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).getName() ).start();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new</w:t>
      </w:r>
      <w:r w:rsidRPr="00B3793C">
        <w:rPr>
          <w:rFonts w:ascii="Century Schoolbook" w:hAnsi="Century Schoolbook" w:cs="Century Schoolbook"/>
          <w:color w:val="000000"/>
          <w:kern w:val="0"/>
          <w:sz w:val="24"/>
          <w:szCs w:val="24"/>
        </w:rPr>
        <w:t xml:space="preserve"> Thread(() -&gt;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try</w:t>
      </w:r>
      <w:r w:rsidRPr="00B3793C">
        <w:rPr>
          <w:rFonts w:ascii="Century Schoolbook" w:hAnsi="Century Schoolbook" w:cs="Century Schoolbook"/>
          <w:color w:val="000000"/>
          <w:kern w:val="0"/>
          <w:sz w:val="24"/>
          <w:szCs w:val="24"/>
        </w:rPr>
        <w:t xml:space="preserve"> { </w:t>
      </w:r>
      <w:r w:rsidRPr="00C93BEE">
        <w:rPr>
          <w:rFonts w:ascii="Century Schoolbook" w:hAnsi="Century Schoolbook" w:cs="Century Schoolbook"/>
          <w:color w:val="FF0000"/>
          <w:kern w:val="0"/>
          <w:sz w:val="24"/>
          <w:szCs w:val="24"/>
        </w:rPr>
        <w:t xml:space="preserve">countDownLatch.await(); </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catch</w:t>
      </w:r>
      <w:r w:rsidRPr="00B3793C">
        <w:rPr>
          <w:rFonts w:ascii="Century Schoolbook" w:hAnsi="Century Schoolbook" w:cs="Century Schoolbook"/>
          <w:color w:val="000000"/>
          <w:kern w:val="0"/>
          <w:sz w:val="24"/>
          <w:szCs w:val="24"/>
        </w:rPr>
        <w:t xml:space="preserve"> (InterruptedException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.printStackTrace();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System.</w:t>
      </w:r>
      <w:r w:rsidRPr="00B3793C">
        <w:rPr>
          <w:rFonts w:ascii="Century Schoolbook" w:hAnsi="Century Schoolbook" w:cs="Century Schoolbook"/>
          <w:bCs/>
          <w:iCs/>
          <w:color w:val="0000C0"/>
          <w:kern w:val="0"/>
          <w:sz w:val="24"/>
          <w:szCs w:val="24"/>
        </w:rPr>
        <w:t>out</w:t>
      </w:r>
      <w:r w:rsidRPr="00B3793C">
        <w:rPr>
          <w:rFonts w:ascii="Century Schoolbook" w:hAnsi="Century Schoolbook" w:cs="Century Schoolbook"/>
          <w:color w:val="000000"/>
          <w:kern w:val="0"/>
          <w:sz w:val="24"/>
          <w:szCs w:val="24"/>
        </w:rPr>
        <w:t>.println(Thread.</w:t>
      </w:r>
      <w:r w:rsidRPr="00B3793C">
        <w:rPr>
          <w:rFonts w:ascii="Century Schoolbook" w:hAnsi="Century Schoolbook" w:cs="Century Schoolbook"/>
          <w:iCs/>
          <w:color w:val="000000"/>
          <w:kern w:val="0"/>
          <w:sz w:val="24"/>
          <w:szCs w:val="24"/>
        </w:rPr>
        <w:t>currentThread</w:t>
      </w:r>
      <w:r w:rsidRPr="00B3793C">
        <w:rPr>
          <w:rFonts w:ascii="Century Schoolbook" w:hAnsi="Century Schoolbook" w:cs="Century Schoolbook"/>
          <w:color w:val="000000"/>
          <w:kern w:val="0"/>
          <w:sz w:val="24"/>
          <w:szCs w:val="24"/>
        </w:rPr>
        <w:t xml:space="preserve">().getName() + </w:t>
      </w:r>
      <w:r w:rsidRPr="00B3793C">
        <w:rPr>
          <w:rFonts w:ascii="Century Schoolbook" w:hAnsi="Century Schoolbook" w:cs="Century Schoolbook"/>
          <w:color w:val="2A00FF"/>
          <w:kern w:val="0"/>
          <w:sz w:val="24"/>
          <w:szCs w:val="24"/>
        </w:rPr>
        <w:t xml:space="preserve">"  </w:t>
      </w:r>
      <w:r w:rsidRPr="00B3793C">
        <w:rPr>
          <w:rFonts w:ascii="Century Schoolbook" w:hAnsi="Century Schoolbook" w:cs="Century Schoolbook"/>
          <w:color w:val="2A00FF"/>
          <w:kern w:val="0"/>
          <w:sz w:val="24"/>
          <w:szCs w:val="24"/>
        </w:rPr>
        <w:t>一统华夏！</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2A00FF"/>
          <w:kern w:val="0"/>
          <w:sz w:val="24"/>
          <w:szCs w:val="24"/>
        </w:rPr>
        <w:t>秦国</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 xml:space="preserve"> ).start();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new</w:t>
      </w:r>
      <w:r w:rsidRPr="00B3793C">
        <w:rPr>
          <w:rFonts w:ascii="Century Schoolbook" w:hAnsi="Century Schoolbook" w:cs="Century Schoolbook"/>
          <w:color w:val="000000"/>
          <w:kern w:val="0"/>
          <w:sz w:val="24"/>
          <w:szCs w:val="24"/>
        </w:rPr>
        <w:t xml:space="preserve"> Thread(() -&gt;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try</w:t>
      </w:r>
      <w:r w:rsidRPr="00B3793C">
        <w:rPr>
          <w:rFonts w:ascii="Century Schoolbook" w:hAnsi="Century Schoolbook" w:cs="Century Schoolbook"/>
          <w:color w:val="000000"/>
          <w:kern w:val="0"/>
          <w:sz w:val="24"/>
          <w:szCs w:val="24"/>
        </w:rPr>
        <w:t xml:space="preserve"> { </w:t>
      </w:r>
      <w:r w:rsidRPr="00C93BEE">
        <w:rPr>
          <w:rFonts w:ascii="Century Schoolbook" w:hAnsi="Century Schoolbook" w:cs="Century Schoolbook"/>
          <w:color w:val="FF0000"/>
          <w:kern w:val="0"/>
          <w:sz w:val="24"/>
          <w:szCs w:val="24"/>
        </w:rPr>
        <w:t xml:space="preserve">countDownLatch.await(); </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catch</w:t>
      </w:r>
      <w:r w:rsidRPr="00B3793C">
        <w:rPr>
          <w:rFonts w:ascii="Century Schoolbook" w:hAnsi="Century Schoolbook" w:cs="Century Schoolbook"/>
          <w:color w:val="000000"/>
          <w:kern w:val="0"/>
          <w:sz w:val="24"/>
          <w:szCs w:val="24"/>
        </w:rPr>
        <w:t xml:space="preserve"> (InterruptedException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.printStackTrace();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System.</w:t>
      </w:r>
      <w:r w:rsidRPr="00B3793C">
        <w:rPr>
          <w:rFonts w:ascii="Century Schoolbook" w:hAnsi="Century Schoolbook" w:cs="Century Schoolbook"/>
          <w:bCs/>
          <w:iCs/>
          <w:color w:val="0000C0"/>
          <w:kern w:val="0"/>
          <w:sz w:val="24"/>
          <w:szCs w:val="24"/>
        </w:rPr>
        <w:t>out</w:t>
      </w:r>
      <w:r w:rsidRPr="00B3793C">
        <w:rPr>
          <w:rFonts w:ascii="Century Schoolbook" w:hAnsi="Century Schoolbook" w:cs="Century Schoolbook"/>
          <w:color w:val="000000"/>
          <w:kern w:val="0"/>
          <w:sz w:val="24"/>
          <w:szCs w:val="24"/>
        </w:rPr>
        <w:t>.println(Thread.</w:t>
      </w:r>
      <w:r w:rsidRPr="00B3793C">
        <w:rPr>
          <w:rFonts w:ascii="Century Schoolbook" w:hAnsi="Century Schoolbook" w:cs="Century Schoolbook"/>
          <w:iCs/>
          <w:color w:val="000000"/>
          <w:kern w:val="0"/>
          <w:sz w:val="24"/>
          <w:szCs w:val="24"/>
        </w:rPr>
        <w:t>currentThread</w:t>
      </w:r>
      <w:r w:rsidRPr="00B3793C">
        <w:rPr>
          <w:rFonts w:ascii="Century Schoolbook" w:hAnsi="Century Schoolbook" w:cs="Century Schoolbook"/>
          <w:color w:val="000000"/>
          <w:kern w:val="0"/>
          <w:sz w:val="24"/>
          <w:szCs w:val="24"/>
        </w:rPr>
        <w:t xml:space="preserve">().getName() + </w:t>
      </w:r>
      <w:r w:rsidRPr="00B3793C">
        <w:rPr>
          <w:rFonts w:ascii="Century Schoolbook" w:hAnsi="Century Schoolbook" w:cs="Century Schoolbook"/>
          <w:color w:val="2A00FF"/>
          <w:kern w:val="0"/>
          <w:sz w:val="24"/>
          <w:szCs w:val="24"/>
        </w:rPr>
        <w:t xml:space="preserve">"  </w:t>
      </w:r>
      <w:r w:rsidRPr="00B3793C">
        <w:rPr>
          <w:rFonts w:ascii="Century Schoolbook" w:hAnsi="Century Schoolbook" w:cs="Century Schoolbook"/>
          <w:color w:val="2A00FF"/>
          <w:kern w:val="0"/>
          <w:sz w:val="24"/>
          <w:szCs w:val="24"/>
        </w:rPr>
        <w:t>再次一统华夏！</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2A00FF"/>
          <w:kern w:val="0"/>
          <w:sz w:val="24"/>
          <w:szCs w:val="24"/>
        </w:rPr>
        <w:t>汉朝</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 xml:space="preserve"> ).start();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p>
    <w:p w:rsidR="00B3793C" w:rsidRDefault="00B3793C" w:rsidP="00B3793C">
      <w:pPr>
        <w:autoSpaceDE w:val="0"/>
        <w:autoSpaceDN w:val="0"/>
        <w:adjustRightInd w:val="0"/>
        <w:jc w:val="left"/>
        <w:rPr>
          <w:rFonts w:ascii="Century Schoolbook" w:hAnsi="Century Schoolbook" w:cs="Century Schoolbook"/>
          <w:color w:val="000000"/>
          <w:kern w:val="0"/>
          <w:sz w:val="24"/>
          <w:szCs w:val="24"/>
        </w:rPr>
      </w:pPr>
      <w:r w:rsidRPr="00B3793C">
        <w:rPr>
          <w:rFonts w:ascii="Century Schoolbook" w:hAnsi="Century Schoolbook" w:cs="Century Schoolbook"/>
          <w:color w:val="000000"/>
          <w:kern w:val="0"/>
          <w:sz w:val="24"/>
          <w:szCs w:val="24"/>
        </w:rPr>
        <w:t>}</w:t>
      </w:r>
    </w:p>
    <w:p w:rsidR="006E1E2C" w:rsidRDefault="006E1E2C" w:rsidP="00B3793C">
      <w:pPr>
        <w:autoSpaceDE w:val="0"/>
        <w:autoSpaceDN w:val="0"/>
        <w:adjustRightInd w:val="0"/>
        <w:jc w:val="left"/>
        <w:rPr>
          <w:rFonts w:ascii="Century Schoolbook" w:hAnsi="Century Schoolbook" w:cs="Century Schoolbook"/>
          <w:color w:val="000000"/>
          <w:kern w:val="0"/>
          <w:sz w:val="24"/>
          <w:szCs w:val="24"/>
        </w:rPr>
      </w:pPr>
    </w:p>
    <w:p w:rsidR="006E1E2C" w:rsidRPr="00B3793C" w:rsidRDefault="006E1E2C" w:rsidP="00B3793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运行结果如下</w:t>
      </w:r>
      <w:r>
        <w:rPr>
          <w:rFonts w:ascii="Century Schoolbook" w:hAnsi="Century Schoolbook" w:cs="Century Schoolbook" w:hint="eastAsia"/>
          <w:color w:val="000000"/>
          <w:kern w:val="0"/>
          <w:sz w:val="24"/>
          <w:szCs w:val="24"/>
        </w:rPr>
        <w:t>：</w:t>
      </w:r>
    </w:p>
    <w:p w:rsidR="00E01160" w:rsidRDefault="006E1E2C" w:rsidP="007D35CF">
      <w:pPr>
        <w:rPr>
          <w:rFonts w:ascii="Century Schoolbook" w:hAnsi="Century Schoolbook"/>
        </w:rPr>
      </w:pPr>
      <w:r>
        <w:rPr>
          <w:noProof/>
        </w:rPr>
        <w:drawing>
          <wp:inline distT="0" distB="0" distL="0" distR="0" wp14:anchorId="68B4F36C" wp14:editId="1A154C45">
            <wp:extent cx="4029075" cy="1762125"/>
            <wp:effectExtent l="0" t="0" r="9525" b="9525"/>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29075" cy="1762125"/>
                    </a:xfrm>
                    <a:prstGeom prst="rect">
                      <a:avLst/>
                    </a:prstGeom>
                  </pic:spPr>
                </pic:pic>
              </a:graphicData>
            </a:graphic>
          </wp:inline>
        </w:drawing>
      </w:r>
    </w:p>
    <w:p w:rsidR="00E01160" w:rsidRDefault="009608C7" w:rsidP="009608C7">
      <w:pPr>
        <w:pStyle w:val="Tip3"/>
      </w:pPr>
      <w:r w:rsidRPr="009608C7">
        <w:t>CyclicBarrier</w:t>
      </w:r>
      <w:r w:rsidR="00AD27E4">
        <w:rPr>
          <w:rFonts w:hint="eastAsia"/>
        </w:rPr>
        <w:t>【</w:t>
      </w:r>
      <w:r w:rsidR="00AD27E4" w:rsidRPr="009E1F10">
        <w:rPr>
          <w:rFonts w:hint="eastAsia"/>
          <w:color w:val="FFC000"/>
        </w:rPr>
        <w:t>实际运用</w:t>
      </w:r>
      <w:r w:rsidR="00AD27E4">
        <w:rPr>
          <w:rFonts w:hint="eastAsia"/>
        </w:rPr>
        <w:t>】</w:t>
      </w:r>
    </w:p>
    <w:p w:rsidR="005C5A78" w:rsidRPr="00860B47" w:rsidRDefault="003452FA" w:rsidP="00860B47">
      <w:pPr>
        <w:rPr>
          <w:rFonts w:ascii="Century Schoolbook" w:hAnsi="Century Schoolbook"/>
        </w:rPr>
      </w:pPr>
      <w:r>
        <w:rPr>
          <w:rFonts w:ascii="Century Schoolbook" w:hAnsi="Century Schoolbook"/>
        </w:rPr>
        <w:tab/>
      </w:r>
      <w:r w:rsidR="00934CCF">
        <w:rPr>
          <w:rFonts w:ascii="Century Schoolbook" w:hAnsi="Century Schoolbook"/>
        </w:rPr>
        <w:t>CyclicBarrier</w:t>
      </w:r>
      <w:r w:rsidR="00934CCF">
        <w:rPr>
          <w:rFonts w:ascii="Century Schoolbook" w:hAnsi="Century Schoolbook"/>
        </w:rPr>
        <w:t>的字面意思是可循环</w:t>
      </w:r>
      <w:r w:rsidR="00934CCF">
        <w:rPr>
          <w:rFonts w:ascii="Century Schoolbook" w:hAnsi="Century Schoolbook" w:hint="eastAsia"/>
        </w:rPr>
        <w:t>（</w:t>
      </w:r>
      <w:r w:rsidR="00934CCF">
        <w:rPr>
          <w:rFonts w:ascii="Century Schoolbook" w:hAnsi="Century Schoolbook" w:hint="eastAsia"/>
        </w:rPr>
        <w:t>Cyclic</w:t>
      </w:r>
      <w:r w:rsidR="00934CCF">
        <w:rPr>
          <w:rFonts w:ascii="Century Schoolbook" w:hAnsi="Century Schoolbook" w:hint="eastAsia"/>
        </w:rPr>
        <w:t>）使用的屏障（</w:t>
      </w:r>
      <w:r w:rsidR="00934CCF">
        <w:rPr>
          <w:rFonts w:ascii="Century Schoolbook" w:hAnsi="Century Schoolbook" w:hint="eastAsia"/>
        </w:rPr>
        <w:t>Barrier</w:t>
      </w:r>
      <w:r w:rsidR="00934CCF">
        <w:rPr>
          <w:rFonts w:ascii="Century Schoolbook" w:hAnsi="Century Schoolbook" w:hint="eastAsia"/>
        </w:rPr>
        <w:t>）。他要做的事情是：让一组线程到达一个屏障（也可以叫同步点）时被阻塞，直到最后一个线程达到屏障时，屏障才会开门，所有被屏障拦截的线程才会继续干活，线程进入屏障通过</w:t>
      </w:r>
      <w:r w:rsidR="00934CCF">
        <w:rPr>
          <w:rFonts w:ascii="Century Schoolbook" w:hAnsi="Century Schoolbook" w:hint="eastAsia"/>
        </w:rPr>
        <w:t>CyclicBarrier</w:t>
      </w:r>
      <w:r w:rsidR="00934CCF">
        <w:rPr>
          <w:rFonts w:ascii="Century Schoolbook" w:hAnsi="Century Schoolbook" w:hint="eastAsia"/>
        </w:rPr>
        <w:t>的</w:t>
      </w:r>
      <w:r w:rsidR="00934CCF">
        <w:rPr>
          <w:rFonts w:ascii="Century Schoolbook" w:hAnsi="Century Schoolbook" w:hint="eastAsia"/>
        </w:rPr>
        <w:t>await</w:t>
      </w:r>
      <w:r w:rsidR="00934CCF">
        <w:rPr>
          <w:rFonts w:ascii="Century Schoolbook" w:hAnsi="Century Schoolbook" w:hint="eastAsia"/>
        </w:rPr>
        <w:t>方法。</w:t>
      </w:r>
      <w:r w:rsidR="00934CCF">
        <w:rPr>
          <w:rFonts w:ascii="Century Schoolbook" w:hAnsi="Century Schoolbook"/>
        </w:rPr>
        <w:t>CyclicBarrier</w:t>
      </w:r>
      <w:r w:rsidR="00934CCF">
        <w:rPr>
          <w:rFonts w:ascii="Century Schoolbook" w:hAnsi="Century Schoolbook"/>
        </w:rPr>
        <w:t>是加法计数</w:t>
      </w:r>
      <w:r w:rsidR="00934CCF">
        <w:rPr>
          <w:rFonts w:ascii="Century Schoolbook" w:hAnsi="Century Schoolbook" w:hint="eastAsia"/>
        </w:rPr>
        <w:t>，</w:t>
      </w:r>
      <w:r w:rsidR="00934CCF">
        <w:rPr>
          <w:rFonts w:ascii="Century Schoolbook" w:hAnsi="Century Schoolbook"/>
        </w:rPr>
        <w:t>与</w:t>
      </w:r>
      <w:r w:rsidR="00934CCF" w:rsidRPr="005B2049">
        <w:rPr>
          <w:rFonts w:ascii="Century Schoolbook" w:hAnsi="Century Schoolbook" w:hint="eastAsia"/>
        </w:rPr>
        <w:t>CountDownLatch</w:t>
      </w:r>
      <w:r w:rsidR="00934CCF">
        <w:rPr>
          <w:rFonts w:ascii="Century Schoolbook" w:hAnsi="Century Schoolbook" w:hint="eastAsia"/>
        </w:rPr>
        <w:t>的模式相反。</w:t>
      </w:r>
      <w:r w:rsidR="00406116">
        <w:rPr>
          <w:rFonts w:ascii="Century Schoolbook" w:hAnsi="Century Schoolbook" w:hint="eastAsia"/>
        </w:rPr>
        <w:t>通俗点讲，类似于</w:t>
      </w:r>
      <w:r w:rsidR="00934CCF">
        <w:rPr>
          <w:rFonts w:ascii="Century Schoolbook" w:hAnsi="Century Schoolbook" w:hint="eastAsia"/>
        </w:rPr>
        <w:t>人到齐了我们开会</w:t>
      </w:r>
      <w:r w:rsidR="00406116">
        <w:rPr>
          <w:rFonts w:ascii="Century Schoolbook" w:hAnsi="Century Schoolbook" w:hint="eastAsia"/>
        </w:rPr>
        <w:t>。</w:t>
      </w:r>
      <w:r w:rsidR="005C5A78">
        <w:rPr>
          <w:rFonts w:ascii="Century Schoolbook" w:hAnsi="Century Schoolbook" w:hint="eastAsia"/>
        </w:rPr>
        <w:t>查看其构造函数如下：</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3F5FBF"/>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Creates a new {@code CyclicBarrier} that will trip when the</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given number of parties (threads) are waiting upon it, and which</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will execute the given barrier action when the barrier is tripped,</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performed by the last thread entering the barrier.</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@param</w:t>
      </w:r>
      <w:r w:rsidRPr="005C5A78">
        <w:rPr>
          <w:rFonts w:ascii="Century Schoolbook" w:hAnsi="Century Schoolbook" w:cs="Century Schoolbook"/>
          <w:color w:val="3F5FBF"/>
          <w:kern w:val="0"/>
          <w:sz w:val="24"/>
          <w:szCs w:val="24"/>
        </w:rPr>
        <w:t xml:space="preserve"> parties the number of threads that must invoke </w:t>
      </w:r>
      <w:r w:rsidRPr="005C5A78">
        <w:rPr>
          <w:rFonts w:ascii="Century Schoolbook" w:hAnsi="Century Schoolbook" w:cs="Century Schoolbook"/>
          <w:color w:val="3F3FBF"/>
          <w:kern w:val="0"/>
          <w:sz w:val="24"/>
          <w:szCs w:val="24"/>
        </w:rPr>
        <w:t>{@link #await}</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before the barrier is tripped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@param</w:t>
      </w:r>
      <w:r w:rsidRPr="005C5A78">
        <w:rPr>
          <w:rFonts w:ascii="Century Schoolbook" w:hAnsi="Century Schoolbook" w:cs="Century Schoolbook"/>
          <w:color w:val="3F5FBF"/>
          <w:kern w:val="0"/>
          <w:sz w:val="24"/>
          <w:szCs w:val="24"/>
        </w:rPr>
        <w:t xml:space="preserve"> </w:t>
      </w:r>
      <w:r w:rsidRPr="000F6F81">
        <w:rPr>
          <w:rFonts w:ascii="Century Schoolbook" w:hAnsi="Century Schoolbook" w:cs="Century Schoolbook"/>
          <w:color w:val="FF0000"/>
          <w:kern w:val="0"/>
          <w:sz w:val="24"/>
          <w:szCs w:val="24"/>
        </w:rPr>
        <w:t xml:space="preserve">barrierAction </w:t>
      </w:r>
      <w:r w:rsidRPr="005C5A78">
        <w:rPr>
          <w:rFonts w:ascii="Century Schoolbook" w:hAnsi="Century Schoolbook" w:cs="Century Schoolbook"/>
          <w:color w:val="3F5FBF"/>
          <w:kern w:val="0"/>
          <w:sz w:val="24"/>
          <w:szCs w:val="24"/>
        </w:rPr>
        <w:t>the command to execute when the barrier is</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tripped</w:t>
      </w:r>
      <w:r w:rsidR="000F6F81">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 or {@code null} if there is no action</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@throws</w:t>
      </w:r>
      <w:r w:rsidRPr="005C5A78">
        <w:rPr>
          <w:rFonts w:ascii="Century Schoolbook" w:hAnsi="Century Schoolbook" w:cs="Century Schoolbook"/>
          <w:color w:val="3F5FBF"/>
          <w:kern w:val="0"/>
          <w:sz w:val="24"/>
          <w:szCs w:val="24"/>
        </w:rPr>
        <w:t xml:space="preserve"> IllegalArgumentException if {@code parties} is less than 1</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public</w:t>
      </w:r>
      <w:r w:rsidRPr="005C5A78">
        <w:rPr>
          <w:rFonts w:ascii="Century Schoolbook" w:hAnsi="Century Schoolbook" w:cs="Century Schoolbook"/>
          <w:color w:val="000000"/>
          <w:kern w:val="0"/>
          <w:sz w:val="24"/>
          <w:szCs w:val="24"/>
        </w:rPr>
        <w:t xml:space="preserve"> CyclicBarrier(</w:t>
      </w:r>
      <w:r w:rsidRPr="005C5A78">
        <w:rPr>
          <w:rFonts w:ascii="Century Schoolbook" w:hAnsi="Century Schoolbook" w:cs="Century Schoolbook"/>
          <w:bCs/>
          <w:color w:val="7F0055"/>
          <w:kern w:val="0"/>
          <w:sz w:val="24"/>
          <w:szCs w:val="24"/>
        </w:rPr>
        <w:t>int</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xml:space="preserve">, Runnable </w:t>
      </w:r>
      <w:r w:rsidRPr="005C5A78">
        <w:rPr>
          <w:rFonts w:ascii="Century Schoolbook" w:hAnsi="Century Schoolbook" w:cs="Century Schoolbook"/>
          <w:color w:val="6A3E3E"/>
          <w:kern w:val="0"/>
          <w:sz w:val="24"/>
          <w:szCs w:val="24"/>
        </w:rPr>
        <w:t>barrierAction</w:t>
      </w:r>
      <w:r w:rsidRPr="005C5A78">
        <w:rPr>
          <w:rFonts w:ascii="Century Schoolbook" w:hAnsi="Century Schoolbook" w:cs="Century Schoolbook"/>
          <w:color w:val="000000"/>
          <w:kern w:val="0"/>
          <w:sz w:val="24"/>
          <w:szCs w:val="24"/>
        </w:rPr>
        <w:t>) {</w:t>
      </w:r>
      <w:r w:rsidR="00167B67">
        <w:rPr>
          <w:rFonts w:ascii="Century Schoolbook" w:hAnsi="Century Schoolbook" w:cs="Century Schoolbook"/>
          <w:color w:val="000000"/>
          <w:kern w:val="0"/>
          <w:sz w:val="24"/>
          <w:szCs w:val="24"/>
        </w:rPr>
        <w:tab/>
      </w:r>
      <w:r w:rsidR="00167B67">
        <w:rPr>
          <w:rFonts w:ascii="Century Schoolbook" w:hAnsi="Century Schoolbook" w:cs="Century Schoolbook"/>
          <w:color w:val="000000"/>
          <w:kern w:val="0"/>
          <w:sz w:val="24"/>
          <w:szCs w:val="24"/>
        </w:rPr>
        <w:tab/>
      </w:r>
      <w:r w:rsidR="00167B67" w:rsidRPr="00C7772D">
        <w:rPr>
          <w:rFonts w:ascii="Century Schoolbook" w:hAnsi="Century Schoolbook" w:cs="Century Schoolbook"/>
          <w:color w:val="FF0000"/>
          <w:kern w:val="0"/>
          <w:sz w:val="24"/>
          <w:szCs w:val="24"/>
        </w:rPr>
        <w:t>// barrierAction</w:t>
      </w:r>
      <w:r w:rsidR="00167B67" w:rsidRPr="00C7772D">
        <w:rPr>
          <w:rFonts w:ascii="Century Schoolbook" w:hAnsi="Century Schoolbook" w:cs="Century Schoolbook"/>
          <w:color w:val="FF0000"/>
          <w:kern w:val="0"/>
          <w:sz w:val="24"/>
          <w:szCs w:val="24"/>
        </w:rPr>
        <w:t>代表屏障被触发后</w:t>
      </w:r>
      <w:r w:rsidR="00167B67" w:rsidRPr="00C7772D">
        <w:rPr>
          <w:rFonts w:ascii="Century Schoolbook" w:hAnsi="Century Schoolbook" w:cs="Century Schoolbook" w:hint="eastAsia"/>
          <w:color w:val="FF0000"/>
          <w:kern w:val="0"/>
          <w:sz w:val="24"/>
          <w:szCs w:val="24"/>
        </w:rPr>
        <w:t>，</w:t>
      </w:r>
      <w:r w:rsidR="00167B67" w:rsidRPr="00C7772D">
        <w:rPr>
          <w:rFonts w:ascii="Century Schoolbook" w:hAnsi="Century Schoolbook" w:cs="Century Schoolbook"/>
          <w:color w:val="FF0000"/>
          <w:kern w:val="0"/>
          <w:sz w:val="24"/>
          <w:szCs w:val="24"/>
        </w:rPr>
        <w:t>开始启动一个线程</w:t>
      </w:r>
      <w:r w:rsidR="00167B67" w:rsidRPr="00C7772D">
        <w:rPr>
          <w:rFonts w:ascii="Century Schoolbook" w:hAnsi="Century Schoolbook" w:cs="Century Schoolbook" w:hint="eastAsia"/>
          <w:color w:val="FF0000"/>
          <w:kern w:val="0"/>
          <w:sz w:val="24"/>
          <w:szCs w:val="24"/>
        </w:rPr>
        <w:t>，</w:t>
      </w:r>
      <w:r w:rsidR="00167B67" w:rsidRPr="00C7772D">
        <w:rPr>
          <w:rFonts w:ascii="Century Schoolbook" w:hAnsi="Century Schoolbook" w:cs="Century Schoolbook"/>
          <w:color w:val="FF0000"/>
          <w:kern w:val="0"/>
          <w:sz w:val="24"/>
          <w:szCs w:val="24"/>
        </w:rPr>
        <w:t>来处理收集到的结果</w:t>
      </w:r>
      <w:r w:rsidR="00167B67" w:rsidRPr="00C7772D">
        <w:rPr>
          <w:rFonts w:ascii="Century Schoolbook" w:hAnsi="Century Schoolbook" w:cs="Century Schoolbook" w:hint="eastAsia"/>
          <w:color w:val="FF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if</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xml:space="preserve"> &lt;= 0) </w:t>
      </w:r>
      <w:r w:rsidRPr="005C5A78">
        <w:rPr>
          <w:rFonts w:ascii="Century Schoolbook" w:hAnsi="Century Schoolbook" w:cs="Century Schoolbook"/>
          <w:bCs/>
          <w:color w:val="7F0055"/>
          <w:kern w:val="0"/>
          <w:sz w:val="24"/>
          <w:szCs w:val="24"/>
        </w:rPr>
        <w:t>throw</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new</w:t>
      </w:r>
      <w:r w:rsidRPr="005C5A78">
        <w:rPr>
          <w:rFonts w:ascii="Century Schoolbook" w:hAnsi="Century Schoolbook" w:cs="Century Schoolbook"/>
          <w:color w:val="000000"/>
          <w:kern w:val="0"/>
          <w:sz w:val="24"/>
          <w:szCs w:val="24"/>
        </w:rPr>
        <w:t xml:space="preserve"> IllegalArgumentException();</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0000C0"/>
          <w:kern w:val="0"/>
          <w:sz w:val="24"/>
          <w:szCs w:val="24"/>
        </w:rPr>
        <w:t>parties</w:t>
      </w:r>
      <w:r w:rsidRPr="005C5A78">
        <w:rPr>
          <w:rFonts w:ascii="Century Schoolbook" w:hAnsi="Century Schoolbook" w:cs="Century Schoolbook"/>
          <w:color w:val="000000"/>
          <w:kern w:val="0"/>
          <w:sz w:val="24"/>
          <w:szCs w:val="24"/>
        </w:rPr>
        <w:t xml:space="preserve"> =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0000C0"/>
          <w:kern w:val="0"/>
          <w:sz w:val="24"/>
          <w:szCs w:val="24"/>
        </w:rPr>
        <w:t>count</w:t>
      </w:r>
      <w:r w:rsidRPr="005C5A78">
        <w:rPr>
          <w:rFonts w:ascii="Century Schoolbook" w:hAnsi="Century Schoolbook" w:cs="Century Schoolbook"/>
          <w:color w:val="000000"/>
          <w:kern w:val="0"/>
          <w:sz w:val="24"/>
          <w:szCs w:val="24"/>
        </w:rPr>
        <w:t xml:space="preserve"> =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0000C0"/>
          <w:kern w:val="0"/>
          <w:sz w:val="24"/>
          <w:szCs w:val="24"/>
        </w:rPr>
        <w:t>barrierCommand</w:t>
      </w:r>
      <w:r w:rsidRPr="005C5A78">
        <w:rPr>
          <w:rFonts w:ascii="Century Schoolbook" w:hAnsi="Century Schoolbook" w:cs="Century Schoolbook"/>
          <w:color w:val="000000"/>
          <w:kern w:val="0"/>
          <w:sz w:val="24"/>
          <w:szCs w:val="24"/>
        </w:rPr>
        <w:t xml:space="preserve"> = </w:t>
      </w:r>
      <w:r w:rsidRPr="005C5A78">
        <w:rPr>
          <w:rFonts w:ascii="Century Schoolbook" w:hAnsi="Century Schoolbook" w:cs="Century Schoolbook"/>
          <w:color w:val="6A3E3E"/>
          <w:kern w:val="0"/>
          <w:sz w:val="24"/>
          <w:szCs w:val="24"/>
        </w:rPr>
        <w:t>barrierAction</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lastRenderedPageBreak/>
        <w:t xml:space="preserve">    </w:t>
      </w:r>
      <w:r w:rsidRPr="005C5A78">
        <w:rPr>
          <w:rFonts w:ascii="Century Schoolbook" w:hAnsi="Century Schoolbook" w:cs="Century Schoolbook"/>
          <w:color w:val="3F5FBF"/>
          <w:kern w:val="0"/>
          <w:sz w:val="24"/>
          <w:szCs w:val="24"/>
        </w:rPr>
        <w:t>/**</w:t>
      </w:r>
    </w:p>
    <w:p w:rsidR="005C5A78" w:rsidRPr="005C5A78" w:rsidRDefault="005C5A78" w:rsidP="00860B47">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Creates a new {@code CyclicBarrier} that will trip when the</w:t>
      </w:r>
      <w:r w:rsidR="00860B47">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given number of parties (threads) are waiting upon it, and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does not perform a predefined action when the barrier is tripped.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860B47">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@param</w:t>
      </w:r>
      <w:r w:rsidRPr="005C5A78">
        <w:rPr>
          <w:rFonts w:ascii="Century Schoolbook" w:hAnsi="Century Schoolbook" w:cs="Century Schoolbook"/>
          <w:color w:val="3F5FBF"/>
          <w:kern w:val="0"/>
          <w:sz w:val="24"/>
          <w:szCs w:val="24"/>
        </w:rPr>
        <w:t xml:space="preserve"> parties the number of threads that must invoke </w:t>
      </w:r>
      <w:r w:rsidRPr="005C5A78">
        <w:rPr>
          <w:rFonts w:ascii="Century Schoolbook" w:hAnsi="Century Schoolbook" w:cs="Century Schoolbook"/>
          <w:color w:val="3F3FBF"/>
          <w:kern w:val="0"/>
          <w:sz w:val="24"/>
          <w:szCs w:val="24"/>
        </w:rPr>
        <w:t>{@link #await}</w:t>
      </w:r>
      <w:r w:rsidR="00860B47">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before the barrier is tripped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@throws</w:t>
      </w:r>
      <w:r w:rsidRPr="005C5A78">
        <w:rPr>
          <w:rFonts w:ascii="Century Schoolbook" w:hAnsi="Century Schoolbook" w:cs="Century Schoolbook"/>
          <w:color w:val="3F5FBF"/>
          <w:kern w:val="0"/>
          <w:sz w:val="24"/>
          <w:szCs w:val="24"/>
        </w:rPr>
        <w:t xml:space="preserve"> IllegalArgumentException if {@code parties} is less than 1</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public</w:t>
      </w:r>
      <w:r w:rsidRPr="005C5A78">
        <w:rPr>
          <w:rFonts w:ascii="Century Schoolbook" w:hAnsi="Century Schoolbook" w:cs="Century Schoolbook"/>
          <w:color w:val="000000"/>
          <w:kern w:val="0"/>
          <w:sz w:val="24"/>
          <w:szCs w:val="24"/>
        </w:rPr>
        <w:t xml:space="preserve"> CyclicBarrier(</w:t>
      </w:r>
      <w:r w:rsidRPr="005C5A78">
        <w:rPr>
          <w:rFonts w:ascii="Century Schoolbook" w:hAnsi="Century Schoolbook" w:cs="Century Schoolbook"/>
          <w:bCs/>
          <w:color w:val="7F0055"/>
          <w:kern w:val="0"/>
          <w:sz w:val="24"/>
          <w:szCs w:val="24"/>
        </w:rPr>
        <w:t>int</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null</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p>
    <w:p w:rsidR="00C7772D" w:rsidRDefault="00860B47" w:rsidP="00312EF3">
      <w:pPr>
        <w:rPr>
          <w:rFonts w:ascii="Century Schoolbook" w:hAnsi="Century Schoolbook"/>
        </w:rPr>
      </w:pPr>
      <w:r>
        <w:rPr>
          <w:rFonts w:ascii="Century Schoolbook" w:hAnsi="Century Schoolbook" w:hint="eastAsia"/>
        </w:rPr>
        <w:t>CyclicBarrier</w:t>
      </w:r>
      <w:r>
        <w:rPr>
          <w:rFonts w:ascii="Century Schoolbook" w:hAnsi="Century Schoolbook" w:hint="eastAsia"/>
        </w:rPr>
        <w:t>的构造函数有</w:t>
      </w:r>
      <w:r>
        <w:rPr>
          <w:rFonts w:ascii="Century Schoolbook" w:hAnsi="Century Schoolbook" w:hint="eastAsia"/>
        </w:rPr>
        <w:t>2</w:t>
      </w:r>
      <w:r>
        <w:rPr>
          <w:rFonts w:ascii="Century Schoolbook" w:hAnsi="Century Schoolbook" w:hint="eastAsia"/>
        </w:rPr>
        <w:t>个，但通常使用第一个。</w:t>
      </w:r>
      <w:r w:rsidR="009F4C80">
        <w:rPr>
          <w:rFonts w:ascii="Century Schoolbook" w:hAnsi="Century Schoolbook" w:hint="eastAsia"/>
        </w:rPr>
        <w:t>收集龙珠的简单示例如下：</w:t>
      </w:r>
    </w:p>
    <w:p w:rsidR="00312EF3" w:rsidRPr="00312EF3" w:rsidRDefault="00312EF3" w:rsidP="00312EF3">
      <w:pPr>
        <w:rPr>
          <w:rFonts w:ascii="Century Schoolbook" w:hAnsi="Century Schoolbook"/>
        </w:rPr>
      </w:pP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bCs/>
          <w:color w:val="7F0055"/>
          <w:kern w:val="0"/>
          <w:sz w:val="24"/>
          <w:szCs w:val="24"/>
        </w:rPr>
        <w:t>import</w:t>
      </w:r>
      <w:r w:rsidRPr="00C7772D">
        <w:rPr>
          <w:rFonts w:ascii="Century Schoolbook" w:hAnsi="Century Schoolbook" w:cs="Century Schoolbook"/>
          <w:color w:val="000000"/>
          <w:kern w:val="0"/>
          <w:sz w:val="24"/>
          <w:szCs w:val="24"/>
        </w:rPr>
        <w:t xml:space="preserve"> java.util.concurrent.BrokenBarrierException;</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bCs/>
          <w:color w:val="7F0055"/>
          <w:kern w:val="0"/>
          <w:sz w:val="24"/>
          <w:szCs w:val="24"/>
        </w:rPr>
        <w:t>import</w:t>
      </w:r>
      <w:r w:rsidRPr="00C7772D">
        <w:rPr>
          <w:rFonts w:ascii="Century Schoolbook" w:hAnsi="Century Schoolbook" w:cs="Century Schoolbook"/>
          <w:color w:val="000000"/>
          <w:kern w:val="0"/>
          <w:sz w:val="24"/>
          <w:szCs w:val="24"/>
        </w:rPr>
        <w:t xml:space="preserve"> java.util.concurrent.CyclicBarrier;</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bCs/>
          <w:color w:val="7F0055"/>
          <w:kern w:val="0"/>
          <w:sz w:val="24"/>
          <w:szCs w:val="24"/>
        </w:rPr>
        <w:t>public</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class</w:t>
      </w:r>
      <w:r w:rsidRPr="00C7772D">
        <w:rPr>
          <w:rFonts w:ascii="Century Schoolbook" w:hAnsi="Century Schoolbook" w:cs="Century Schoolbook"/>
          <w:color w:val="000000"/>
          <w:kern w:val="0"/>
          <w:sz w:val="24"/>
          <w:szCs w:val="24"/>
        </w:rPr>
        <w:t xml:space="preserve"> CyclicBarrierDemo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public</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static</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void</w:t>
      </w:r>
      <w:r w:rsidRPr="00C7772D">
        <w:rPr>
          <w:rFonts w:ascii="Century Schoolbook" w:hAnsi="Century Schoolbook" w:cs="Century Schoolbook"/>
          <w:color w:val="000000"/>
          <w:kern w:val="0"/>
          <w:sz w:val="24"/>
          <w:szCs w:val="24"/>
        </w:rPr>
        <w:t xml:space="preserve"> main(String[] </w:t>
      </w:r>
      <w:r w:rsidRPr="00C7772D">
        <w:rPr>
          <w:rFonts w:ascii="Century Schoolbook" w:hAnsi="Century Schoolbook" w:cs="Century Schoolbook"/>
          <w:color w:val="6A3E3E"/>
          <w:kern w:val="0"/>
          <w:sz w:val="24"/>
          <w:szCs w:val="24"/>
        </w:rPr>
        <w:t>args</w:t>
      </w:r>
      <w:r w:rsidRPr="00C7772D">
        <w:rPr>
          <w:rFonts w:ascii="Century Schoolbook" w:hAnsi="Century Schoolbook" w:cs="Century Schoolbook"/>
          <w:color w:val="000000"/>
          <w:kern w:val="0"/>
          <w:sz w:val="24"/>
          <w:szCs w:val="24"/>
        </w:rPr>
        <w: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 xml:space="preserve">CyclicBarrier </w:t>
      </w:r>
      <w:r w:rsidRPr="00C7772D">
        <w:rPr>
          <w:rFonts w:ascii="Century Schoolbook" w:hAnsi="Century Schoolbook" w:cs="Century Schoolbook"/>
          <w:color w:val="6A3E3E"/>
          <w:kern w:val="0"/>
          <w:sz w:val="24"/>
          <w:szCs w:val="24"/>
        </w:rPr>
        <w:t>cyclicBarrier</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bCs/>
          <w:color w:val="7F0055"/>
          <w:kern w:val="0"/>
          <w:sz w:val="24"/>
          <w:szCs w:val="24"/>
        </w:rPr>
        <w:t>new</w:t>
      </w:r>
      <w:r w:rsidRPr="00C7772D">
        <w:rPr>
          <w:rFonts w:ascii="Century Schoolbook" w:hAnsi="Century Schoolbook" w:cs="Century Schoolbook"/>
          <w:color w:val="000000"/>
          <w:kern w:val="0"/>
          <w:sz w:val="24"/>
          <w:szCs w:val="24"/>
        </w:rPr>
        <w:t xml:space="preserve"> CyclicBarrier(7, () -&gt;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System.</w:t>
      </w:r>
      <w:r w:rsidRPr="00C7772D">
        <w:rPr>
          <w:rFonts w:ascii="Century Schoolbook" w:hAnsi="Century Schoolbook" w:cs="Century Schoolbook"/>
          <w:bCs/>
          <w:i/>
          <w:iCs/>
          <w:color w:val="0000C0"/>
          <w:kern w:val="0"/>
          <w:sz w:val="24"/>
          <w:szCs w:val="24"/>
        </w:rPr>
        <w:t>out</w:t>
      </w:r>
      <w:r w:rsidRPr="00C7772D">
        <w:rPr>
          <w:rFonts w:ascii="Century Schoolbook" w:hAnsi="Century Schoolbook" w:cs="Century Schoolbook"/>
          <w:color w:val="000000"/>
          <w:kern w:val="0"/>
          <w:sz w:val="24"/>
          <w:szCs w:val="24"/>
        </w:rPr>
        <w:t>.println(</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2A00FF"/>
          <w:kern w:val="0"/>
          <w:sz w:val="24"/>
          <w:szCs w:val="24"/>
        </w:rPr>
        <w:t>所有线程都已到达屏障，开始召唤神龙</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color w:val="3F7F5F"/>
          <w:kern w:val="0"/>
          <w:sz w:val="24"/>
          <w:szCs w:val="24"/>
        </w:rPr>
        <w:t xml:space="preserve">// </w:t>
      </w:r>
      <w:r w:rsidRPr="00C7772D">
        <w:rPr>
          <w:rFonts w:ascii="Century Schoolbook" w:hAnsi="Century Schoolbook" w:cs="Century Schoolbook"/>
          <w:color w:val="3F7F5F"/>
          <w:kern w:val="0"/>
          <w:sz w:val="24"/>
          <w:szCs w:val="24"/>
        </w:rPr>
        <w:t>所有线程都执行完成后，此处才开始执行计算操作</w:t>
      </w:r>
    </w:p>
    <w:p w:rsidR="008B5170" w:rsidRDefault="00C7772D" w:rsidP="008B5170">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CyclicBarrier cyclicBarrier = new CyclicBarrier(4, new Runnable() {</w:t>
      </w:r>
      <w:r w:rsidR="00023E6E">
        <w:rPr>
          <w:rFonts w:ascii="Century Schoolbook" w:hAnsi="Century Schoolbook" w:cs="Century Schoolbook"/>
          <w:color w:val="3F7F5F"/>
          <w:kern w:val="0"/>
          <w:sz w:val="24"/>
          <w:szCs w:val="24"/>
        </w:rPr>
        <w:t xml:space="preserve">  // </w:t>
      </w:r>
      <w:r w:rsidR="00023E6E" w:rsidRPr="0034733E">
        <w:rPr>
          <w:rFonts w:ascii="Century Schoolbook" w:hAnsi="Century Schoolbook" w:cs="Century Schoolbook"/>
          <w:color w:val="FF0000"/>
          <w:kern w:val="0"/>
          <w:sz w:val="24"/>
          <w:szCs w:val="24"/>
        </w:rPr>
        <w:t>这里第一个参数写成</w:t>
      </w:r>
      <w:r w:rsidR="00023E6E" w:rsidRPr="0034733E">
        <w:rPr>
          <w:rFonts w:ascii="Century Schoolbook" w:hAnsi="Century Schoolbook" w:cs="Century Schoolbook" w:hint="eastAsia"/>
          <w:color w:val="FF0000"/>
          <w:kern w:val="0"/>
          <w:sz w:val="24"/>
          <w:szCs w:val="24"/>
        </w:rPr>
        <w:t>4</w:t>
      </w:r>
      <w:r w:rsidR="00023E6E" w:rsidRPr="0034733E">
        <w:rPr>
          <w:rFonts w:ascii="Century Schoolbook" w:hAnsi="Century Schoolbook" w:cs="Century Schoolbook" w:hint="eastAsia"/>
          <w:color w:val="FF0000"/>
          <w:kern w:val="0"/>
          <w:sz w:val="24"/>
          <w:szCs w:val="24"/>
        </w:rPr>
        <w:t>，但是下面是</w:t>
      </w:r>
      <w:r w:rsidR="00023E6E" w:rsidRPr="0034733E">
        <w:rPr>
          <w:rFonts w:ascii="Century Schoolbook" w:hAnsi="Century Schoolbook" w:cs="Century Schoolbook" w:hint="eastAsia"/>
          <w:color w:val="FF0000"/>
          <w:kern w:val="0"/>
          <w:sz w:val="24"/>
          <w:szCs w:val="24"/>
        </w:rPr>
        <w:t>7</w:t>
      </w:r>
      <w:r w:rsidR="00023E6E" w:rsidRPr="0034733E">
        <w:rPr>
          <w:rFonts w:ascii="Century Schoolbook" w:hAnsi="Century Schoolbook" w:cs="Century Schoolbook" w:hint="eastAsia"/>
          <w:color w:val="FF0000"/>
          <w:kern w:val="0"/>
          <w:sz w:val="24"/>
          <w:szCs w:val="24"/>
        </w:rPr>
        <w:t>个线程在等待，会造成线程假死。</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public void run() {</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System.out.println("</w:t>
      </w:r>
      <w:r w:rsidRPr="008B5170">
        <w:rPr>
          <w:rFonts w:ascii="Century Schoolbook" w:hAnsi="Century Schoolbook" w:cs="Century Schoolbook"/>
          <w:color w:val="3F7F5F"/>
          <w:kern w:val="0"/>
          <w:sz w:val="24"/>
          <w:szCs w:val="24"/>
        </w:rPr>
        <w:t>所有线程都已到达屏障，开始召唤神龙</w:t>
      </w:r>
      <w:r w:rsidRPr="008B5170">
        <w:rPr>
          <w:rFonts w:ascii="Century Schoolbook" w:hAnsi="Century Schoolbook" w:cs="Century Schoolbook"/>
          <w:color w:val="3F7F5F"/>
          <w:kern w:val="0"/>
          <w:sz w:val="24"/>
          <w:szCs w:val="24"/>
        </w:rPr>
        <w:t xml:space="preserve">"); </w:t>
      </w:r>
      <w:r w:rsidR="00D36F3C">
        <w:rPr>
          <w:rFonts w:ascii="Century Schoolbook" w:hAnsi="Century Schoolbook" w:cs="Century Schoolbook"/>
          <w:color w:val="3F7F5F"/>
          <w:kern w:val="0"/>
          <w:sz w:val="24"/>
          <w:szCs w:val="24"/>
        </w:rPr>
        <w:t xml:space="preserve"> </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w:t>
      </w:r>
    </w:p>
    <w:p w:rsidR="00C7772D" w:rsidRPr="008B5170" w:rsidRDefault="008B5170" w:rsidP="00C7772D">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for</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int</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xml:space="preserve"> = 1;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xml:space="preserve"> &lt;= 7;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final</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int</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color w:val="6A3E3E"/>
          <w:kern w:val="0"/>
          <w:sz w:val="24"/>
          <w:szCs w:val="24"/>
        </w:rPr>
        <w:t>temp</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new</w:t>
      </w:r>
      <w:r w:rsidRPr="00C7772D">
        <w:rPr>
          <w:rFonts w:ascii="Century Schoolbook" w:hAnsi="Century Schoolbook" w:cs="Century Schoolbook"/>
          <w:color w:val="000000"/>
          <w:kern w:val="0"/>
          <w:sz w:val="24"/>
          <w:szCs w:val="24"/>
        </w:rPr>
        <w:t xml:space="preserve"> Thread(() -&gt;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System.</w:t>
      </w:r>
      <w:r w:rsidRPr="00C7772D">
        <w:rPr>
          <w:rFonts w:ascii="Century Schoolbook" w:hAnsi="Century Schoolbook" w:cs="Century Schoolbook"/>
          <w:bCs/>
          <w:i/>
          <w:iCs/>
          <w:color w:val="0000C0"/>
          <w:kern w:val="0"/>
          <w:sz w:val="24"/>
          <w:szCs w:val="24"/>
        </w:rPr>
        <w:t>out</w:t>
      </w:r>
      <w:r w:rsidRPr="00C7772D">
        <w:rPr>
          <w:rFonts w:ascii="Century Schoolbook" w:hAnsi="Century Schoolbook" w:cs="Century Schoolbook"/>
          <w:color w:val="000000"/>
          <w:kern w:val="0"/>
          <w:sz w:val="24"/>
          <w:szCs w:val="24"/>
        </w:rPr>
        <w:t>.println(Thread.</w:t>
      </w:r>
      <w:r w:rsidRPr="00C7772D">
        <w:rPr>
          <w:rFonts w:ascii="Century Schoolbook" w:hAnsi="Century Schoolbook" w:cs="Century Schoolbook"/>
          <w:i/>
          <w:iCs/>
          <w:color w:val="000000"/>
          <w:kern w:val="0"/>
          <w:sz w:val="24"/>
          <w:szCs w:val="24"/>
        </w:rPr>
        <w:t>currentThread</w:t>
      </w:r>
      <w:r w:rsidRPr="00C7772D">
        <w:rPr>
          <w:rFonts w:ascii="Century Schoolbook" w:hAnsi="Century Schoolbook" w:cs="Century Schoolbook"/>
          <w:color w:val="000000"/>
          <w:kern w:val="0"/>
          <w:sz w:val="24"/>
          <w:szCs w:val="24"/>
        </w:rPr>
        <w:t xml:space="preserve">().getName() + </w:t>
      </w:r>
      <w:r w:rsidRPr="00C7772D">
        <w:rPr>
          <w:rFonts w:ascii="Century Schoolbook" w:hAnsi="Century Schoolbook" w:cs="Century Schoolbook"/>
          <w:color w:val="2A00FF"/>
          <w:kern w:val="0"/>
          <w:sz w:val="24"/>
          <w:szCs w:val="24"/>
        </w:rPr>
        <w:t xml:space="preserve">"  </w:t>
      </w:r>
      <w:r w:rsidRPr="00C7772D">
        <w:rPr>
          <w:rFonts w:ascii="Century Schoolbook" w:hAnsi="Century Schoolbook" w:cs="Century Schoolbook"/>
          <w:color w:val="2A00FF"/>
          <w:kern w:val="0"/>
          <w:sz w:val="24"/>
          <w:szCs w:val="24"/>
        </w:rPr>
        <w:t>收集到第</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color w:val="6A3E3E"/>
          <w:kern w:val="0"/>
          <w:sz w:val="24"/>
          <w:szCs w:val="24"/>
        </w:rPr>
        <w:t>temp</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2A00FF"/>
          <w:kern w:val="0"/>
          <w:sz w:val="24"/>
          <w:szCs w:val="24"/>
        </w:rPr>
        <w:t>颗龙珠</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try</w:t>
      </w:r>
      <w:r w:rsidRPr="00C7772D">
        <w:rPr>
          <w:rFonts w:ascii="Century Schoolbook" w:hAnsi="Century Schoolbook" w:cs="Century Schoolbook"/>
          <w:color w:val="000000"/>
          <w:kern w:val="0"/>
          <w:sz w:val="24"/>
          <w:szCs w:val="24"/>
        </w:rPr>
        <w:t xml:space="preserve">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6A3E3E"/>
          <w:kern w:val="0"/>
          <w:sz w:val="24"/>
          <w:szCs w:val="24"/>
        </w:rPr>
        <w:t>cyclicBarrier</w:t>
      </w:r>
      <w:r w:rsidRPr="00C7772D">
        <w:rPr>
          <w:rFonts w:ascii="Century Schoolbook" w:hAnsi="Century Schoolbook" w:cs="Century Schoolbook"/>
          <w:color w:val="000000"/>
          <w:kern w:val="0"/>
          <w:sz w:val="24"/>
          <w:szCs w:val="24"/>
        </w:rPr>
        <w:t xml:space="preserve">.await(); </w:t>
      </w:r>
      <w:r w:rsidRPr="00C7772D">
        <w:rPr>
          <w:rFonts w:ascii="Century Schoolbook" w:hAnsi="Century Schoolbook" w:cs="Century Schoolbook"/>
          <w:color w:val="3F7F5F"/>
          <w:kern w:val="0"/>
          <w:sz w:val="24"/>
          <w:szCs w:val="24"/>
        </w:rPr>
        <w:t xml:space="preserve">// </w:t>
      </w:r>
      <w:r w:rsidRPr="00C7772D">
        <w:rPr>
          <w:rFonts w:ascii="Century Schoolbook" w:hAnsi="Century Schoolbook" w:cs="Century Schoolbook"/>
          <w:color w:val="3F7F5F"/>
          <w:kern w:val="0"/>
          <w:sz w:val="24"/>
          <w:szCs w:val="24"/>
        </w:rPr>
        <w:t>先到达屏障的，被阻塞</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 xml:space="preserve">} </w:t>
      </w:r>
      <w:r w:rsidRPr="00C7772D">
        <w:rPr>
          <w:rFonts w:ascii="Century Schoolbook" w:hAnsi="Century Schoolbook" w:cs="Century Schoolbook"/>
          <w:bCs/>
          <w:color w:val="7F0055"/>
          <w:kern w:val="0"/>
          <w:sz w:val="24"/>
          <w:szCs w:val="24"/>
        </w:rPr>
        <w:t>catch</w:t>
      </w:r>
      <w:r w:rsidRPr="00C7772D">
        <w:rPr>
          <w:rFonts w:ascii="Century Schoolbook" w:hAnsi="Century Schoolbook" w:cs="Century Schoolbook"/>
          <w:color w:val="000000"/>
          <w:kern w:val="0"/>
          <w:sz w:val="24"/>
          <w:szCs w:val="24"/>
        </w:rPr>
        <w:t xml:space="preserve"> (InterruptedException |BrokenBarrierException </w:t>
      </w:r>
      <w:r w:rsidRPr="00C7772D">
        <w:rPr>
          <w:rFonts w:ascii="Century Schoolbook" w:hAnsi="Century Schoolbook" w:cs="Century Schoolbook"/>
          <w:color w:val="6A3E3E"/>
          <w:kern w:val="0"/>
          <w:sz w:val="24"/>
          <w:szCs w:val="24"/>
        </w:rPr>
        <w:t>e</w:t>
      </w:r>
      <w:r w:rsidRPr="00C7772D">
        <w:rPr>
          <w:rFonts w:ascii="Century Schoolbook" w:hAnsi="Century Schoolbook" w:cs="Century Schoolbook"/>
          <w:color w:val="000000"/>
          <w:kern w:val="0"/>
          <w:sz w:val="24"/>
          <w:szCs w:val="24"/>
        </w:rPr>
        <w: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6A3E3E"/>
          <w:kern w:val="0"/>
          <w:sz w:val="24"/>
          <w:szCs w:val="24"/>
        </w:rPr>
        <w:t>e</w:t>
      </w:r>
      <w:r w:rsidRPr="00C7772D">
        <w:rPr>
          <w:rFonts w:ascii="Century Schoolbook" w:hAnsi="Century Schoolbook" w:cs="Century Schoolbook"/>
          <w:color w:val="000000"/>
          <w:kern w:val="0"/>
          <w:sz w:val="24"/>
          <w:szCs w:val="24"/>
        </w:rPr>
        <w:t>.printStackTrace();</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2A00FF"/>
          <w:kern w:val="0"/>
          <w:sz w:val="24"/>
          <w:szCs w:val="24"/>
        </w:rPr>
        <w:t>线程</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 xml:space="preserve"> + String.</w:t>
      </w:r>
      <w:r w:rsidRPr="00C7772D">
        <w:rPr>
          <w:rFonts w:ascii="Century Schoolbook" w:hAnsi="Century Schoolbook" w:cs="Century Schoolbook"/>
          <w:i/>
          <w:iCs/>
          <w:color w:val="000000"/>
          <w:kern w:val="0"/>
          <w:sz w:val="24"/>
          <w:szCs w:val="24"/>
        </w:rPr>
        <w:t>valueOf</w:t>
      </w:r>
      <w:r w:rsidRPr="00C7772D">
        <w:rPr>
          <w:rFonts w:ascii="Century Schoolbook" w:hAnsi="Century Schoolbook" w:cs="Century Schoolbook"/>
          <w:color w:val="000000"/>
          <w:kern w:val="0"/>
          <w:sz w:val="24"/>
          <w:szCs w:val="24"/>
        </w:rPr>
        <w:t>(</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).start();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w:t>
      </w:r>
    </w:p>
    <w:p w:rsidR="00C11AB4" w:rsidRDefault="007810D0" w:rsidP="007D35CF">
      <w:pPr>
        <w:rPr>
          <w:rFonts w:ascii="Century Schoolbook" w:hAnsi="Century Schoolbook"/>
        </w:rPr>
      </w:pPr>
      <w:r>
        <w:rPr>
          <w:noProof/>
        </w:rPr>
        <w:drawing>
          <wp:inline distT="0" distB="0" distL="0" distR="0" wp14:anchorId="309E6B33" wp14:editId="173EC097">
            <wp:extent cx="4524375" cy="1971675"/>
            <wp:effectExtent l="0" t="0" r="9525" b="952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24375" cy="1971675"/>
                    </a:xfrm>
                    <a:prstGeom prst="rect">
                      <a:avLst/>
                    </a:prstGeom>
                  </pic:spPr>
                </pic:pic>
              </a:graphicData>
            </a:graphic>
          </wp:inline>
        </w:drawing>
      </w:r>
    </w:p>
    <w:p w:rsidR="00853B3A" w:rsidRPr="00853B3A" w:rsidRDefault="009608C7" w:rsidP="009608C7">
      <w:pPr>
        <w:pStyle w:val="Tip3"/>
      </w:pPr>
      <w:r w:rsidRPr="009608C7">
        <w:t>Semaphore</w:t>
      </w:r>
      <w:r w:rsidR="00AD27E4">
        <w:rPr>
          <w:rFonts w:hint="eastAsia"/>
        </w:rPr>
        <w:t>【</w:t>
      </w:r>
      <w:r w:rsidR="00AD27E4" w:rsidRPr="009E1F10">
        <w:rPr>
          <w:rFonts w:hint="eastAsia"/>
          <w:color w:val="FFC000"/>
        </w:rPr>
        <w:t>实际运用</w:t>
      </w:r>
      <w:r w:rsidR="00AD27E4">
        <w:rPr>
          <w:rFonts w:hint="eastAsia"/>
        </w:rPr>
        <w:t>】</w:t>
      </w:r>
    </w:p>
    <w:p w:rsidR="002E486E" w:rsidRDefault="00C90EAF" w:rsidP="007D35CF">
      <w:pPr>
        <w:rPr>
          <w:rFonts w:ascii="Century Schoolbook" w:hAnsi="Century Schoolbook"/>
        </w:rPr>
      </w:pPr>
      <w:r>
        <w:rPr>
          <w:rFonts w:ascii="Century Schoolbook" w:hAnsi="Century Schoolbook"/>
        </w:rPr>
        <w:tab/>
      </w:r>
      <w:r w:rsidR="002E486E">
        <w:rPr>
          <w:rFonts w:ascii="Century Schoolbook" w:hAnsi="Century Schoolbook" w:hint="eastAsia"/>
        </w:rPr>
        <w:t>s</w:t>
      </w:r>
      <w:r w:rsidR="002E486E">
        <w:rPr>
          <w:rFonts w:ascii="Century Schoolbook" w:hAnsi="Century Schoolbook"/>
        </w:rPr>
        <w:t>emaphore</w:t>
      </w:r>
      <w:r w:rsidR="002E486E">
        <w:rPr>
          <w:rFonts w:ascii="Century Schoolbook" w:hAnsi="Century Schoolbook"/>
        </w:rPr>
        <w:t>又名信号量</w:t>
      </w:r>
      <w:r w:rsidR="002E486E">
        <w:rPr>
          <w:rFonts w:ascii="Century Schoolbook" w:hAnsi="Century Schoolbook" w:hint="eastAsia"/>
        </w:rPr>
        <w:t>，</w:t>
      </w:r>
      <w:r w:rsidR="002E486E">
        <w:rPr>
          <w:rFonts w:ascii="Century Schoolbook" w:hAnsi="Century Schoolbook"/>
        </w:rPr>
        <w:t>主要用于两个目的</w:t>
      </w:r>
      <w:r w:rsidR="002E486E">
        <w:rPr>
          <w:rFonts w:ascii="Century Schoolbook" w:hAnsi="Century Schoolbook" w:hint="eastAsia"/>
        </w:rPr>
        <w:t>：</w:t>
      </w:r>
      <w:r w:rsidR="002E486E">
        <w:rPr>
          <w:rFonts w:ascii="Century Schoolbook" w:hAnsi="Century Schoolbook" w:hint="eastAsia"/>
        </w:rPr>
        <w:t>1</w:t>
      </w:r>
      <w:r w:rsidR="002E486E">
        <w:rPr>
          <w:rFonts w:ascii="Century Schoolbook" w:hAnsi="Century Schoolbook"/>
        </w:rPr>
        <w:t xml:space="preserve"> </w:t>
      </w:r>
      <w:r w:rsidR="002E486E">
        <w:rPr>
          <w:rFonts w:ascii="Century Schoolbook" w:hAnsi="Century Schoolbook"/>
        </w:rPr>
        <w:t>用于多个共享资源的互斥使用</w:t>
      </w:r>
      <w:r w:rsidR="002E486E">
        <w:rPr>
          <w:rFonts w:ascii="Century Schoolbook" w:hAnsi="Century Schoolbook" w:hint="eastAsia"/>
        </w:rPr>
        <w:t>；</w:t>
      </w:r>
      <w:r w:rsidR="002E486E">
        <w:rPr>
          <w:rFonts w:ascii="Century Schoolbook" w:hAnsi="Century Schoolbook" w:hint="eastAsia"/>
        </w:rPr>
        <w:t>2</w:t>
      </w:r>
      <w:r w:rsidR="002E486E">
        <w:rPr>
          <w:rFonts w:ascii="Century Schoolbook" w:hAnsi="Century Schoolbook"/>
        </w:rPr>
        <w:t xml:space="preserve"> </w:t>
      </w:r>
      <w:r w:rsidR="002E486E">
        <w:rPr>
          <w:rFonts w:ascii="Century Schoolbook" w:hAnsi="Century Schoolbook"/>
        </w:rPr>
        <w:t>用于并发线程数控制</w:t>
      </w:r>
      <w:r w:rsidR="002E486E">
        <w:rPr>
          <w:rFonts w:ascii="Century Schoolbook" w:hAnsi="Century Schoolbook" w:hint="eastAsia"/>
        </w:rPr>
        <w:t>。</w:t>
      </w:r>
      <w:r w:rsidR="00014D03">
        <w:rPr>
          <w:rFonts w:ascii="Century Schoolbook" w:hAnsi="Century Schoolbook" w:hint="eastAsia"/>
        </w:rPr>
        <w:t>有减就会有增，有增就会有减。</w:t>
      </w:r>
    </w:p>
    <w:p w:rsidR="009A3FEF" w:rsidRPr="009A3FEF" w:rsidRDefault="00C90EAF" w:rsidP="00F4375C">
      <w:pPr>
        <w:ind w:firstLine="420"/>
        <w:rPr>
          <w:rFonts w:ascii="Century Schoolbook" w:hAnsi="Century Schoolbook"/>
        </w:rPr>
      </w:pPr>
      <w:r>
        <w:rPr>
          <w:rFonts w:ascii="Century Schoolbook" w:hAnsi="Century Schoolbook"/>
        </w:rPr>
        <w:t>Java</w:t>
      </w:r>
      <w:r>
        <w:rPr>
          <w:rFonts w:ascii="Century Schoolbook" w:hAnsi="Century Schoolbook"/>
        </w:rPr>
        <w:t>中加锁的方式很多</w:t>
      </w:r>
      <w:r>
        <w:rPr>
          <w:rFonts w:ascii="Century Schoolbook" w:hAnsi="Century Schoolbook" w:hint="eastAsia"/>
        </w:rPr>
        <w:t>，</w:t>
      </w:r>
      <w:r w:rsidRPr="00C90EAF">
        <w:rPr>
          <w:rFonts w:ascii="Century Schoolbook" w:hAnsi="Century Schoolbook"/>
        </w:rPr>
        <w:t>synchronized</w:t>
      </w:r>
      <w:r>
        <w:rPr>
          <w:rFonts w:ascii="Century Schoolbook" w:hAnsi="Century Schoolbook" w:hint="eastAsia"/>
        </w:rPr>
        <w:t>、</w:t>
      </w:r>
      <w:r>
        <w:rPr>
          <w:rFonts w:ascii="Century Schoolbook" w:hAnsi="Century Schoolbook"/>
        </w:rPr>
        <w:t>Lock</w:t>
      </w:r>
      <w:r>
        <w:rPr>
          <w:rFonts w:ascii="Century Schoolbook" w:hAnsi="Century Schoolbook" w:hint="eastAsia"/>
        </w:rPr>
        <w:t>、</w:t>
      </w:r>
      <w:r w:rsidRPr="00C90EAF">
        <w:rPr>
          <w:rFonts w:ascii="Century Schoolbook" w:hAnsi="Century Schoolbook"/>
        </w:rPr>
        <w:t>ReentrantReadWriteLock</w:t>
      </w:r>
      <w:r>
        <w:rPr>
          <w:rFonts w:ascii="Century Schoolbook" w:hAnsi="Century Schoolbook" w:hint="eastAsia"/>
        </w:rPr>
        <w:t>，</w:t>
      </w:r>
      <w:r>
        <w:rPr>
          <w:rFonts w:ascii="Century Schoolbook" w:hAnsi="Century Schoolbook"/>
        </w:rPr>
        <w:t>第四种加锁方式就是</w:t>
      </w:r>
      <w:r>
        <w:rPr>
          <w:rFonts w:ascii="Century Schoolbook" w:hAnsi="Century Schoolbook" w:hint="eastAsia"/>
        </w:rPr>
        <w:t>s</w:t>
      </w:r>
      <w:r>
        <w:rPr>
          <w:rFonts w:ascii="Century Schoolbook" w:hAnsi="Century Schoolbook"/>
        </w:rPr>
        <w:t>emaphore</w:t>
      </w:r>
      <w:r>
        <w:rPr>
          <w:rFonts w:ascii="Century Schoolbook" w:hAnsi="Century Schoolbook" w:hint="eastAsia"/>
        </w:rPr>
        <w:t>。</w:t>
      </w:r>
      <w:r>
        <w:rPr>
          <w:rFonts w:ascii="Century Schoolbook" w:hAnsi="Century Schoolbook"/>
        </w:rPr>
        <w:t>他的特点就是</w:t>
      </w:r>
      <w:r>
        <w:rPr>
          <w:rFonts w:ascii="Century Schoolbook" w:hAnsi="Century Schoolbook" w:hint="eastAsia"/>
        </w:rPr>
        <w:t>“抢车位”。前三种加锁方式的特点是多个线程抢夺同一个资源，</w:t>
      </w:r>
      <w:r>
        <w:rPr>
          <w:rFonts w:ascii="Century Schoolbook" w:hAnsi="Century Schoolbook" w:hint="eastAsia"/>
        </w:rPr>
        <w:t>s</w:t>
      </w:r>
      <w:r>
        <w:rPr>
          <w:rFonts w:ascii="Century Schoolbook" w:hAnsi="Century Schoolbook"/>
        </w:rPr>
        <w:t>emaphore</w:t>
      </w:r>
      <w:r>
        <w:rPr>
          <w:rFonts w:ascii="Century Schoolbook" w:hAnsi="Century Schoolbook"/>
        </w:rPr>
        <w:t>不同之处在于多个线程抢夺多个资源</w:t>
      </w:r>
      <w:r>
        <w:rPr>
          <w:rFonts w:ascii="Century Schoolbook" w:hAnsi="Century Schoolbook" w:hint="eastAsia"/>
        </w:rPr>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bCs/>
          <w:color w:val="7F0055"/>
          <w:kern w:val="0"/>
          <w:sz w:val="24"/>
          <w:szCs w:val="24"/>
        </w:rPr>
        <w:t>public</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class</w:t>
      </w:r>
      <w:r w:rsidRPr="009A3FEF">
        <w:rPr>
          <w:rFonts w:ascii="Century Schoolbook" w:hAnsi="Century Schoolbook" w:cs="Century Schoolbook"/>
          <w:color w:val="000000"/>
          <w:kern w:val="0"/>
          <w:sz w:val="24"/>
          <w:szCs w:val="24"/>
        </w:rPr>
        <w:t xml:space="preserve"> SemaphoreDemo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public</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static</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void</w:t>
      </w:r>
      <w:r w:rsidRPr="009A3FEF">
        <w:rPr>
          <w:rFonts w:ascii="Century Schoolbook" w:hAnsi="Century Schoolbook" w:cs="Century Schoolbook"/>
          <w:color w:val="000000"/>
          <w:kern w:val="0"/>
          <w:sz w:val="24"/>
          <w:szCs w:val="24"/>
        </w:rPr>
        <w:t xml:space="preserve"> main(String[] </w:t>
      </w:r>
      <w:r w:rsidRPr="009A3FEF">
        <w:rPr>
          <w:rFonts w:ascii="Century Schoolbook" w:hAnsi="Century Schoolbook" w:cs="Century Schoolbook"/>
          <w:color w:val="6A3E3E"/>
          <w:kern w:val="0"/>
          <w:sz w:val="24"/>
          <w:szCs w:val="24"/>
        </w:rPr>
        <w:t>args</w:t>
      </w:r>
      <w:r w:rsidRPr="009A3FEF">
        <w:rPr>
          <w:rFonts w:ascii="Century Schoolbook" w:hAnsi="Century Schoolbook" w:cs="Century Schoolbook"/>
          <w:color w:val="000000"/>
          <w:kern w:val="0"/>
          <w:sz w:val="24"/>
          <w:szCs w:val="24"/>
        </w:rPr>
        <w:t>)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 xml:space="preserve">Semaphore </w:t>
      </w:r>
      <w:r w:rsidRPr="009A3FEF">
        <w:rPr>
          <w:rFonts w:ascii="Century Schoolbook" w:hAnsi="Century Schoolbook" w:cs="Century Schoolbook"/>
          <w:color w:val="6A3E3E"/>
          <w:kern w:val="0"/>
          <w:sz w:val="24"/>
          <w:szCs w:val="24"/>
        </w:rPr>
        <w:t>semaphore</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bCs/>
          <w:color w:val="7F0055"/>
          <w:kern w:val="0"/>
          <w:sz w:val="24"/>
          <w:szCs w:val="24"/>
        </w:rPr>
        <w:t>new</w:t>
      </w:r>
      <w:r w:rsidRPr="009A3FEF">
        <w:rPr>
          <w:rFonts w:ascii="Century Schoolbook" w:hAnsi="Century Schoolbook" w:cs="Century Schoolbook"/>
          <w:color w:val="000000"/>
          <w:kern w:val="0"/>
          <w:sz w:val="24"/>
          <w:szCs w:val="24"/>
        </w:rPr>
        <w:t xml:space="preserve"> Semaphore(5);  </w:t>
      </w:r>
      <w:r w:rsidRPr="009A3FEF">
        <w:rPr>
          <w:rFonts w:ascii="Century Schoolbook" w:hAnsi="Century Schoolbook" w:cs="Century Schoolbook"/>
          <w:color w:val="3F7F5F"/>
          <w:kern w:val="0"/>
          <w:sz w:val="24"/>
          <w:szCs w:val="24"/>
        </w:rPr>
        <w:t xml:space="preserve">// </w:t>
      </w:r>
      <w:r w:rsidRPr="009A3FEF">
        <w:rPr>
          <w:rFonts w:ascii="Century Schoolbook" w:hAnsi="Century Schoolbook" w:cs="Century Schoolbook"/>
          <w:color w:val="3F7F5F"/>
          <w:kern w:val="0"/>
          <w:sz w:val="24"/>
          <w:szCs w:val="24"/>
        </w:rPr>
        <w:t>模拟</w:t>
      </w:r>
      <w:r w:rsidRPr="009A3FEF">
        <w:rPr>
          <w:rFonts w:ascii="Century Schoolbook" w:hAnsi="Century Schoolbook" w:cs="Century Schoolbook"/>
          <w:color w:val="3F7F5F"/>
          <w:kern w:val="0"/>
          <w:sz w:val="24"/>
          <w:szCs w:val="24"/>
        </w:rPr>
        <w:t>5</w:t>
      </w:r>
      <w:r w:rsidRPr="009A3FEF">
        <w:rPr>
          <w:rFonts w:ascii="Century Schoolbook" w:hAnsi="Century Schoolbook" w:cs="Century Schoolbook"/>
          <w:color w:val="3F7F5F"/>
          <w:kern w:val="0"/>
          <w:sz w:val="24"/>
          <w:szCs w:val="24"/>
        </w:rPr>
        <w:t>个停车位</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for</w:t>
      </w:r>
      <w:r w:rsidRPr="009A3FEF">
        <w:rPr>
          <w:rFonts w:ascii="Century Schoolbook" w:hAnsi="Century Schoolbook" w:cs="Century Schoolbook"/>
          <w:color w:val="000000"/>
          <w:kern w:val="0"/>
          <w:sz w:val="24"/>
          <w:szCs w:val="24"/>
        </w:rPr>
        <w:t>(</w:t>
      </w:r>
      <w:r w:rsidRPr="009A3FEF">
        <w:rPr>
          <w:rFonts w:ascii="Century Schoolbook" w:hAnsi="Century Schoolbook" w:cs="Century Schoolbook"/>
          <w:bCs/>
          <w:color w:val="7F0055"/>
          <w:kern w:val="0"/>
          <w:sz w:val="24"/>
          <w:szCs w:val="24"/>
        </w:rPr>
        <w:t>int</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 1 ;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&lt;= 10 ;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 {  </w:t>
      </w:r>
      <w:r w:rsidRPr="009A3FEF">
        <w:rPr>
          <w:rFonts w:ascii="Century Schoolbook" w:hAnsi="Century Schoolbook" w:cs="Century Schoolbook"/>
          <w:color w:val="3F7F5F"/>
          <w:kern w:val="0"/>
          <w:sz w:val="24"/>
          <w:szCs w:val="24"/>
        </w:rPr>
        <w:t xml:space="preserve">// </w:t>
      </w:r>
      <w:r w:rsidRPr="009A3FEF">
        <w:rPr>
          <w:rFonts w:ascii="Century Schoolbook" w:hAnsi="Century Schoolbook" w:cs="Century Schoolbook"/>
          <w:color w:val="3F7F5F"/>
          <w:kern w:val="0"/>
          <w:sz w:val="24"/>
          <w:szCs w:val="24"/>
        </w:rPr>
        <w:t>模拟</w:t>
      </w:r>
      <w:r w:rsidRPr="009A3FEF">
        <w:rPr>
          <w:rFonts w:ascii="Century Schoolbook" w:hAnsi="Century Schoolbook" w:cs="Century Schoolbook"/>
          <w:color w:val="3F7F5F"/>
          <w:kern w:val="0"/>
          <w:sz w:val="24"/>
          <w:szCs w:val="24"/>
        </w:rPr>
        <w:t>10</w:t>
      </w:r>
      <w:r w:rsidRPr="009A3FEF">
        <w:rPr>
          <w:rFonts w:ascii="Century Schoolbook" w:hAnsi="Century Schoolbook" w:cs="Century Schoolbook"/>
          <w:color w:val="3F7F5F"/>
          <w:kern w:val="0"/>
          <w:sz w:val="24"/>
          <w:szCs w:val="24"/>
        </w:rPr>
        <w:t>辆车</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final</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int</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color w:val="6A3E3E"/>
          <w:kern w:val="0"/>
          <w:sz w:val="24"/>
          <w:szCs w:val="24"/>
        </w:rPr>
        <w:t>temp</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 10;</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new</w:t>
      </w:r>
      <w:r w:rsidRPr="009A3FEF">
        <w:rPr>
          <w:rFonts w:ascii="Century Schoolbook" w:hAnsi="Century Schoolbook" w:cs="Century Schoolbook"/>
          <w:color w:val="000000"/>
          <w:kern w:val="0"/>
          <w:sz w:val="24"/>
          <w:szCs w:val="24"/>
        </w:rPr>
        <w:t xml:space="preserve"> Thread(() -&gt;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try</w:t>
      </w:r>
      <w:r w:rsidRPr="009A3FEF">
        <w:rPr>
          <w:rFonts w:ascii="Century Schoolbook" w:hAnsi="Century Schoolbook" w:cs="Century Schoolbook"/>
          <w:color w:val="000000"/>
          <w:kern w:val="0"/>
          <w:sz w:val="24"/>
          <w:szCs w:val="24"/>
        </w:rPr>
        <w:t xml:space="preserve">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6A3E3E"/>
          <w:kern w:val="0"/>
          <w:sz w:val="24"/>
          <w:szCs w:val="24"/>
        </w:rPr>
        <w:t>semaphore</w:t>
      </w:r>
      <w:r w:rsidRPr="009A3FEF">
        <w:rPr>
          <w:rFonts w:ascii="Century Schoolbook" w:hAnsi="Century Schoolbook" w:cs="Century Schoolbook"/>
          <w:color w:val="000000"/>
          <w:kern w:val="0"/>
          <w:sz w:val="24"/>
          <w:szCs w:val="24"/>
        </w:rPr>
        <w:t>.acquire();</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System.</w:t>
      </w:r>
      <w:r w:rsidRPr="009A3FEF">
        <w:rPr>
          <w:rFonts w:ascii="Century Schoolbook" w:hAnsi="Century Schoolbook" w:cs="Century Schoolbook"/>
          <w:bCs/>
          <w:iCs/>
          <w:color w:val="0000C0"/>
          <w:kern w:val="0"/>
          <w:sz w:val="24"/>
          <w:szCs w:val="24"/>
        </w:rPr>
        <w:t>out</w:t>
      </w:r>
      <w:r w:rsidRPr="009A3FEF">
        <w:rPr>
          <w:rFonts w:ascii="Century Schoolbook" w:hAnsi="Century Schoolbook" w:cs="Century Schoolbook"/>
          <w:color w:val="000000"/>
          <w:kern w:val="0"/>
          <w:sz w:val="24"/>
          <w:szCs w:val="24"/>
        </w:rPr>
        <w:t>.println(Thread.</w:t>
      </w:r>
      <w:r w:rsidRPr="009A3FEF">
        <w:rPr>
          <w:rFonts w:ascii="Century Schoolbook" w:hAnsi="Century Schoolbook" w:cs="Century Schoolbook"/>
          <w:iCs/>
          <w:color w:val="000000"/>
          <w:kern w:val="0"/>
          <w:sz w:val="24"/>
          <w:szCs w:val="24"/>
        </w:rPr>
        <w:t>currentThread</w:t>
      </w:r>
      <w:r w:rsidRPr="009A3FEF">
        <w:rPr>
          <w:rFonts w:ascii="Century Schoolbook" w:hAnsi="Century Schoolbook" w:cs="Century Schoolbook"/>
          <w:color w:val="000000"/>
          <w:kern w:val="0"/>
          <w:sz w:val="24"/>
          <w:szCs w:val="24"/>
        </w:rPr>
        <w:t xml:space="preserve">().getName() + </w:t>
      </w:r>
      <w:r w:rsidRPr="009A3FEF">
        <w:rPr>
          <w:rFonts w:ascii="Century Schoolbook" w:hAnsi="Century Schoolbook" w:cs="Century Schoolbook"/>
          <w:color w:val="2A00FF"/>
          <w:kern w:val="0"/>
          <w:sz w:val="24"/>
          <w:szCs w:val="24"/>
        </w:rPr>
        <w:t xml:space="preserve">"  </w:t>
      </w:r>
      <w:r w:rsidRPr="009A3FEF">
        <w:rPr>
          <w:rFonts w:ascii="Century Schoolbook" w:hAnsi="Century Schoolbook" w:cs="Century Schoolbook"/>
          <w:color w:val="2A00FF"/>
          <w:kern w:val="0"/>
          <w:sz w:val="24"/>
          <w:szCs w:val="24"/>
        </w:rPr>
        <w:t>抢到车位</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try</w:t>
      </w:r>
      <w:r w:rsidRPr="009A3FEF">
        <w:rPr>
          <w:rFonts w:ascii="Century Schoolbook" w:hAnsi="Century Schoolbook" w:cs="Century Schoolbook"/>
          <w:color w:val="000000"/>
          <w:kern w:val="0"/>
          <w:sz w:val="24"/>
          <w:szCs w:val="24"/>
        </w:rPr>
        <w:t xml:space="preserve"> {TimeUnit.</w:t>
      </w:r>
      <w:r w:rsidRPr="009A3FEF">
        <w:rPr>
          <w:rFonts w:ascii="Century Schoolbook" w:hAnsi="Century Schoolbook" w:cs="Century Schoolbook"/>
          <w:bCs/>
          <w:iCs/>
          <w:color w:val="0000C0"/>
          <w:kern w:val="0"/>
          <w:sz w:val="24"/>
          <w:szCs w:val="24"/>
        </w:rPr>
        <w:t>SECONDS</w:t>
      </w:r>
      <w:r w:rsidRPr="009A3FEF">
        <w:rPr>
          <w:rFonts w:ascii="Century Schoolbook" w:hAnsi="Century Schoolbook" w:cs="Century Schoolbook"/>
          <w:color w:val="000000"/>
          <w:kern w:val="0"/>
          <w:sz w:val="24"/>
          <w:szCs w:val="24"/>
        </w:rPr>
        <w:t xml:space="preserve">.sleep( </w:t>
      </w:r>
      <w:r w:rsidRPr="009A3FEF">
        <w:rPr>
          <w:rFonts w:ascii="Century Schoolbook" w:hAnsi="Century Schoolbook" w:cs="Century Schoolbook"/>
          <w:color w:val="6A3E3E"/>
          <w:kern w:val="0"/>
          <w:sz w:val="24"/>
          <w:szCs w:val="24"/>
        </w:rPr>
        <w:t>temp</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bCs/>
          <w:color w:val="7F0055"/>
          <w:kern w:val="0"/>
          <w:sz w:val="24"/>
          <w:szCs w:val="24"/>
        </w:rPr>
        <w:t>catch</w:t>
      </w:r>
      <w:r w:rsidRPr="009A3FEF">
        <w:rPr>
          <w:rFonts w:ascii="Century Schoolbook" w:hAnsi="Century Schoolbook" w:cs="Century Schoolbook"/>
          <w:color w:val="000000"/>
          <w:kern w:val="0"/>
          <w:sz w:val="24"/>
          <w:szCs w:val="24"/>
        </w:rPr>
        <w:t xml:space="preserve"> (InterruptedException </w:t>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 {</w:t>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 xml:space="preserve">.printStackTrace();}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System.</w:t>
      </w:r>
      <w:r w:rsidRPr="009A3FEF">
        <w:rPr>
          <w:rFonts w:ascii="Century Schoolbook" w:hAnsi="Century Schoolbook" w:cs="Century Schoolbook"/>
          <w:bCs/>
          <w:iCs/>
          <w:color w:val="0000C0"/>
          <w:kern w:val="0"/>
          <w:sz w:val="24"/>
          <w:szCs w:val="24"/>
        </w:rPr>
        <w:t>out</w:t>
      </w:r>
      <w:r w:rsidRPr="009A3FEF">
        <w:rPr>
          <w:rFonts w:ascii="Century Schoolbook" w:hAnsi="Century Schoolbook" w:cs="Century Schoolbook"/>
          <w:color w:val="000000"/>
          <w:kern w:val="0"/>
          <w:sz w:val="24"/>
          <w:szCs w:val="24"/>
        </w:rPr>
        <w:t>.println(Thread.</w:t>
      </w:r>
      <w:r w:rsidRPr="009A3FEF">
        <w:rPr>
          <w:rFonts w:ascii="Century Schoolbook" w:hAnsi="Century Schoolbook" w:cs="Century Schoolbook"/>
          <w:iCs/>
          <w:color w:val="000000"/>
          <w:kern w:val="0"/>
          <w:sz w:val="24"/>
          <w:szCs w:val="24"/>
        </w:rPr>
        <w:t>currentThread</w:t>
      </w:r>
      <w:r w:rsidRPr="009A3FEF">
        <w:rPr>
          <w:rFonts w:ascii="Century Schoolbook" w:hAnsi="Century Schoolbook" w:cs="Century Schoolbook"/>
          <w:color w:val="000000"/>
          <w:kern w:val="0"/>
          <w:sz w:val="24"/>
          <w:szCs w:val="24"/>
        </w:rPr>
        <w:t xml:space="preserve">().getName() + </w:t>
      </w:r>
      <w:r w:rsidRPr="009A3FEF">
        <w:rPr>
          <w:rFonts w:ascii="Century Schoolbook" w:hAnsi="Century Schoolbook" w:cs="Century Schoolbook"/>
          <w:color w:val="2A00FF"/>
          <w:kern w:val="0"/>
          <w:sz w:val="24"/>
          <w:szCs w:val="24"/>
        </w:rPr>
        <w:t xml:space="preserve">"  </w:t>
      </w:r>
      <w:r w:rsidRPr="009A3FEF">
        <w:rPr>
          <w:rFonts w:ascii="Century Schoolbook" w:hAnsi="Century Schoolbook" w:cs="Century Schoolbook"/>
          <w:color w:val="2A00FF"/>
          <w:kern w:val="0"/>
          <w:sz w:val="24"/>
          <w:szCs w:val="24"/>
        </w:rPr>
        <w:t>停车：</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color w:val="6A3E3E"/>
          <w:kern w:val="0"/>
          <w:sz w:val="24"/>
          <w:szCs w:val="24"/>
        </w:rPr>
        <w:t>temp</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2A00FF"/>
          <w:kern w:val="0"/>
          <w:sz w:val="24"/>
          <w:szCs w:val="24"/>
        </w:rPr>
        <w:t>秒后离开车位</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 xml:space="preserve">} </w:t>
      </w:r>
      <w:r w:rsidRPr="009A3FEF">
        <w:rPr>
          <w:rFonts w:ascii="Century Schoolbook" w:hAnsi="Century Schoolbook" w:cs="Century Schoolbook"/>
          <w:bCs/>
          <w:color w:val="7F0055"/>
          <w:kern w:val="0"/>
          <w:sz w:val="24"/>
          <w:szCs w:val="24"/>
        </w:rPr>
        <w:t>catch</w:t>
      </w:r>
      <w:r w:rsidRPr="009A3FEF">
        <w:rPr>
          <w:rFonts w:ascii="Century Schoolbook" w:hAnsi="Century Schoolbook" w:cs="Century Schoolbook"/>
          <w:color w:val="000000"/>
          <w:kern w:val="0"/>
          <w:sz w:val="24"/>
          <w:szCs w:val="24"/>
        </w:rPr>
        <w:t xml:space="preserve"> (InterruptedException </w:t>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.printStackTrace();</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r w:rsidRPr="009A3FEF">
        <w:rPr>
          <w:rFonts w:ascii="Century Schoolbook" w:hAnsi="Century Schoolbook" w:cs="Century Schoolbook"/>
          <w:bCs/>
          <w:color w:val="7F0055"/>
          <w:kern w:val="0"/>
          <w:sz w:val="24"/>
          <w:szCs w:val="24"/>
        </w:rPr>
        <w:t>finally</w:t>
      </w:r>
      <w:r w:rsidRPr="009A3FEF">
        <w:rPr>
          <w:rFonts w:ascii="Century Schoolbook" w:hAnsi="Century Schoolbook" w:cs="Century Schoolbook"/>
          <w:color w:val="000000"/>
          <w:kern w:val="0"/>
          <w:sz w:val="24"/>
          <w:szCs w:val="24"/>
        </w:rPr>
        <w:t xml:space="preserve">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6A3E3E"/>
          <w:kern w:val="0"/>
          <w:sz w:val="24"/>
          <w:szCs w:val="24"/>
        </w:rPr>
        <w:t>semaphore</w:t>
      </w:r>
      <w:r w:rsidRPr="009A3FEF">
        <w:rPr>
          <w:rFonts w:ascii="Century Schoolbook" w:hAnsi="Century Schoolbook" w:cs="Century Schoolbook"/>
          <w:color w:val="000000"/>
          <w:kern w:val="0"/>
          <w:sz w:val="24"/>
          <w:szCs w:val="24"/>
        </w:rPr>
        <w:t>.release();</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2A00FF"/>
          <w:kern w:val="0"/>
          <w:sz w:val="24"/>
          <w:szCs w:val="24"/>
        </w:rPr>
        <w:t>车主</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 xml:space="preserve"> + String.</w:t>
      </w:r>
      <w:r w:rsidRPr="009A3FEF">
        <w:rPr>
          <w:rFonts w:ascii="Century Schoolbook" w:hAnsi="Century Schoolbook" w:cs="Century Schoolbook"/>
          <w:iCs/>
          <w:color w:val="000000"/>
          <w:kern w:val="0"/>
          <w:sz w:val="24"/>
          <w:szCs w:val="24"/>
        </w:rPr>
        <w:t>valueOf</w:t>
      </w:r>
      <w:r w:rsidRPr="009A3FEF">
        <w:rPr>
          <w:rFonts w:ascii="Century Schoolbook" w:hAnsi="Century Schoolbook" w:cs="Century Schoolbook"/>
          <w:color w:val="000000"/>
          <w:kern w:val="0"/>
          <w:sz w:val="24"/>
          <w:szCs w:val="24"/>
        </w:rPr>
        <w:t>(</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).start();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w:t>
      </w:r>
    </w:p>
    <w:p w:rsidR="009A7676" w:rsidRDefault="009A3FEF" w:rsidP="007D35CF">
      <w:pPr>
        <w:rPr>
          <w:rFonts w:ascii="Century Schoolbook" w:hAnsi="Century Schoolbook"/>
        </w:rPr>
      </w:pPr>
      <w:r>
        <w:rPr>
          <w:noProof/>
        </w:rPr>
        <w:drawing>
          <wp:inline distT="0" distB="0" distL="0" distR="0" wp14:anchorId="1CD4DDA6" wp14:editId="2FBA9982">
            <wp:extent cx="4457700" cy="2200275"/>
            <wp:effectExtent l="0" t="0" r="0" b="9525"/>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57700" cy="2200275"/>
                    </a:xfrm>
                    <a:prstGeom prst="rect">
                      <a:avLst/>
                    </a:prstGeom>
                  </pic:spPr>
                </pic:pic>
              </a:graphicData>
            </a:graphic>
          </wp:inline>
        </w:drawing>
      </w:r>
      <w:r w:rsidRPr="009A3FEF">
        <w:rPr>
          <w:noProof/>
        </w:rPr>
        <w:t xml:space="preserve"> </w:t>
      </w:r>
      <w:r>
        <w:rPr>
          <w:noProof/>
        </w:rPr>
        <w:drawing>
          <wp:inline distT="0" distB="0" distL="0" distR="0" wp14:anchorId="2D4AAEF2" wp14:editId="4A7C03E1">
            <wp:extent cx="5200650" cy="2152650"/>
            <wp:effectExtent l="0" t="0" r="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00650" cy="2152650"/>
                    </a:xfrm>
                    <a:prstGeom prst="rect">
                      <a:avLst/>
                    </a:prstGeom>
                  </pic:spPr>
                </pic:pic>
              </a:graphicData>
            </a:graphic>
          </wp:inline>
        </w:drawing>
      </w:r>
    </w:p>
    <w:p w:rsidR="009A7676" w:rsidRDefault="009A7676" w:rsidP="007D35CF">
      <w:pPr>
        <w:rPr>
          <w:rFonts w:ascii="Century Schoolbook" w:hAnsi="Century Schoolbook"/>
        </w:rPr>
      </w:pPr>
    </w:p>
    <w:p w:rsidR="009A7676" w:rsidRDefault="00F4375C" w:rsidP="007D35CF">
      <w:pPr>
        <w:rPr>
          <w:rFonts w:ascii="Century Schoolbook" w:hAnsi="Century Schoolbook"/>
        </w:rPr>
      </w:pPr>
      <w:r>
        <w:rPr>
          <w:rFonts w:ascii="Century Schoolbook" w:hAnsi="Century Schoolbook" w:hint="eastAsia"/>
        </w:rPr>
        <w:lastRenderedPageBreak/>
        <w:t>其底层实现：</w:t>
      </w:r>
    </w:p>
    <w:p w:rsidR="00CC5694" w:rsidRDefault="00F4375C" w:rsidP="007D35CF">
      <w:pPr>
        <w:rPr>
          <w:rFonts w:ascii="Century Schoolbook" w:hAnsi="Century Schoolbook"/>
        </w:rPr>
      </w:pPr>
      <w:r>
        <w:rPr>
          <w:noProof/>
        </w:rPr>
        <w:drawing>
          <wp:inline distT="0" distB="0" distL="0" distR="0" wp14:anchorId="3C9DB3C9" wp14:editId="0906F1A0">
            <wp:extent cx="5838825" cy="1895475"/>
            <wp:effectExtent l="0" t="0" r="9525" b="9525"/>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38825" cy="1895475"/>
                    </a:xfrm>
                    <a:prstGeom prst="rect">
                      <a:avLst/>
                    </a:prstGeom>
                  </pic:spPr>
                </pic:pic>
              </a:graphicData>
            </a:graphic>
          </wp:inline>
        </w:drawing>
      </w:r>
    </w:p>
    <w:p w:rsidR="00CC5694" w:rsidRDefault="00CC5694" w:rsidP="007D35CF">
      <w:pPr>
        <w:rPr>
          <w:rFonts w:ascii="Century Schoolbook" w:hAnsi="Century Schoolbook"/>
        </w:rPr>
      </w:pPr>
    </w:p>
    <w:p w:rsidR="00CC5694" w:rsidRDefault="00F4375C" w:rsidP="007D35CF">
      <w:pPr>
        <w:rPr>
          <w:rFonts w:ascii="Century Schoolbook" w:hAnsi="Century Schoolbook"/>
        </w:rPr>
      </w:pPr>
      <w:r>
        <w:rPr>
          <w:rFonts w:ascii="Century Schoolbook" w:hAnsi="Century Schoolbook"/>
        </w:rPr>
        <w:t>对于</w:t>
      </w:r>
      <w:r w:rsidRPr="00F4375C">
        <w:rPr>
          <w:rFonts w:ascii="Century Schoolbook" w:hAnsi="Century Schoolbook"/>
        </w:rPr>
        <w:t>acquire</w:t>
      </w:r>
      <w:r>
        <w:rPr>
          <w:rFonts w:ascii="Century Schoolbook" w:hAnsi="Century Schoolbook"/>
        </w:rPr>
        <w:t>()</w:t>
      </w:r>
      <w:r>
        <w:rPr>
          <w:rFonts w:ascii="Century Schoolbook" w:hAnsi="Century Schoolbook"/>
        </w:rPr>
        <w:t>方法</w:t>
      </w:r>
      <w:r>
        <w:rPr>
          <w:rFonts w:ascii="Century Schoolbook" w:hAnsi="Century Schoolbook" w:hint="eastAsia"/>
        </w:rPr>
        <w:t>，</w:t>
      </w:r>
      <w:r>
        <w:rPr>
          <w:rFonts w:ascii="Century Schoolbook" w:hAnsi="Century Schoolbook"/>
        </w:rPr>
        <w:t>底层调用的是</w:t>
      </w:r>
      <w:r>
        <w:rPr>
          <w:rFonts w:ascii="Century Schoolbook" w:hAnsi="Century Schoolbook"/>
        </w:rPr>
        <w:t>AQS</w:t>
      </w:r>
      <w:r>
        <w:rPr>
          <w:rFonts w:ascii="Century Schoolbook" w:hAnsi="Century Schoolbook" w:hint="eastAsia"/>
        </w:rPr>
        <w:t>。</w:t>
      </w:r>
    </w:p>
    <w:p w:rsidR="00CC5694" w:rsidRDefault="00F4375C" w:rsidP="007D35CF">
      <w:pPr>
        <w:rPr>
          <w:rFonts w:ascii="Century Schoolbook" w:hAnsi="Century Schoolbook"/>
        </w:rPr>
      </w:pPr>
      <w:r>
        <w:rPr>
          <w:noProof/>
        </w:rPr>
        <w:drawing>
          <wp:inline distT="0" distB="0" distL="0" distR="0" wp14:anchorId="3D6024E1" wp14:editId="05B642FF">
            <wp:extent cx="12211050" cy="6562725"/>
            <wp:effectExtent l="0" t="0" r="0" b="952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211050" cy="6562725"/>
                    </a:xfrm>
                    <a:prstGeom prst="rect">
                      <a:avLst/>
                    </a:prstGeom>
                  </pic:spPr>
                </pic:pic>
              </a:graphicData>
            </a:graphic>
          </wp:inline>
        </w:drawing>
      </w:r>
    </w:p>
    <w:p w:rsidR="00CC5694" w:rsidRDefault="00CC5694" w:rsidP="007D35CF">
      <w:pPr>
        <w:rPr>
          <w:rFonts w:ascii="Century Schoolbook" w:hAnsi="Century Schoolbook"/>
        </w:rPr>
      </w:pPr>
    </w:p>
    <w:p w:rsidR="00814284" w:rsidRDefault="00814284" w:rsidP="007D35CF">
      <w:pPr>
        <w:rPr>
          <w:rFonts w:ascii="Century Schoolbook" w:hAnsi="Century Schoolbook"/>
        </w:rPr>
      </w:pPr>
      <w:r>
        <w:rPr>
          <w:rFonts w:ascii="Century Schoolbook" w:hAnsi="Century Schoolbook"/>
        </w:rPr>
        <w:t>对于</w:t>
      </w:r>
      <w:r w:rsidRPr="00814284">
        <w:rPr>
          <w:rFonts w:ascii="Century Schoolbook" w:hAnsi="Century Schoolbook"/>
        </w:rPr>
        <w:t>release()</w:t>
      </w:r>
      <w:r>
        <w:rPr>
          <w:rFonts w:ascii="Century Schoolbook" w:hAnsi="Century Schoolbook"/>
        </w:rPr>
        <w:t>方法</w:t>
      </w:r>
      <w:r>
        <w:rPr>
          <w:rFonts w:ascii="Century Schoolbook" w:hAnsi="Century Schoolbook" w:hint="eastAsia"/>
        </w:rPr>
        <w:t>：</w:t>
      </w:r>
    </w:p>
    <w:p w:rsidR="00CC5694" w:rsidRDefault="00814284" w:rsidP="007D35CF">
      <w:pPr>
        <w:rPr>
          <w:rFonts w:ascii="Century Schoolbook" w:hAnsi="Century Schoolbook"/>
        </w:rPr>
      </w:pPr>
      <w:r>
        <w:rPr>
          <w:noProof/>
        </w:rPr>
        <w:drawing>
          <wp:inline distT="0" distB="0" distL="0" distR="0" wp14:anchorId="7C704A4A" wp14:editId="57B02B2F">
            <wp:extent cx="11696700" cy="3524250"/>
            <wp:effectExtent l="0" t="0" r="0"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1696700" cy="3524250"/>
                    </a:xfrm>
                    <a:prstGeom prst="rect">
                      <a:avLst/>
                    </a:prstGeom>
                  </pic:spPr>
                </pic:pic>
              </a:graphicData>
            </a:graphic>
          </wp:inline>
        </w:drawing>
      </w:r>
    </w:p>
    <w:p w:rsidR="00CC5694" w:rsidRDefault="00CC5694" w:rsidP="007D35CF">
      <w:pPr>
        <w:rPr>
          <w:rFonts w:ascii="Century Schoolbook" w:hAnsi="Century Schoolbook"/>
        </w:rPr>
      </w:pPr>
    </w:p>
    <w:p w:rsidR="00D831DB" w:rsidRDefault="00D831DB" w:rsidP="00DB571D"/>
    <w:p w:rsidR="00D831DB" w:rsidRDefault="00D831DB" w:rsidP="00275F13">
      <w:pPr>
        <w:pageBreakBefore/>
      </w:pPr>
    </w:p>
    <w:p w:rsidR="00D831DB" w:rsidRDefault="00440A22" w:rsidP="00275F13">
      <w:pPr>
        <w:pStyle w:val="Tip2"/>
      </w:pPr>
      <w:r w:rsidRPr="00440A22">
        <w:t>BlockingQueue</w:t>
      </w:r>
      <w:r>
        <w:t xml:space="preserve"> </w:t>
      </w:r>
      <w:r w:rsidR="00275F13">
        <w:t>阻塞队列</w:t>
      </w:r>
      <w:r w:rsidR="00E72BEB">
        <w:rPr>
          <w:rFonts w:hint="eastAsia"/>
        </w:rPr>
        <w:t>【</w:t>
      </w:r>
      <w:r w:rsidR="00E72BEB" w:rsidRPr="009E1F10">
        <w:rPr>
          <w:rFonts w:hint="eastAsia"/>
          <w:color w:val="FFC000"/>
        </w:rPr>
        <w:t>实际运用</w:t>
      </w:r>
      <w:r w:rsidR="00E72BEB">
        <w:rPr>
          <w:rFonts w:hint="eastAsia"/>
        </w:rPr>
        <w:t>】</w:t>
      </w:r>
      <w:r w:rsidR="00275F13">
        <w:rPr>
          <w:rFonts w:hint="eastAsia"/>
        </w:rPr>
        <w:t xml:space="preserve"> </w:t>
      </w:r>
    </w:p>
    <w:p w:rsidR="001427CC" w:rsidRDefault="00466497" w:rsidP="001427CC">
      <w:pPr>
        <w:pStyle w:val="Tip3"/>
      </w:pPr>
      <w:r>
        <w:t>阻塞队列</w:t>
      </w:r>
      <w:r w:rsidR="001427CC">
        <w:t>定义</w:t>
      </w:r>
      <w:r w:rsidR="001427CC">
        <w:rPr>
          <w:rFonts w:hint="eastAsia"/>
        </w:rPr>
        <w:t xml:space="preserve"> </w:t>
      </w:r>
    </w:p>
    <w:p w:rsidR="00D831DB" w:rsidRDefault="008164CD" w:rsidP="001427CC">
      <w:pPr>
        <w:ind w:firstLine="420"/>
      </w:pPr>
      <w:r>
        <w:t>顾名思义</w:t>
      </w:r>
      <w:r>
        <w:rPr>
          <w:rFonts w:hint="eastAsia"/>
        </w:rPr>
        <w:t>，</w:t>
      </w:r>
      <w:r>
        <w:t>它首先是一个队列</w:t>
      </w:r>
      <w:r>
        <w:rPr>
          <w:rFonts w:hint="eastAsia"/>
        </w:rPr>
        <w:t>，</w:t>
      </w:r>
      <w:r w:rsidR="00270BC2">
        <w:rPr>
          <w:rFonts w:hint="eastAsia"/>
        </w:rPr>
        <w:t>通常用在“生产者</w:t>
      </w:r>
      <w:r w:rsidR="00270BC2">
        <w:rPr>
          <w:rFonts w:hint="eastAsia"/>
        </w:rPr>
        <w:t>/</w:t>
      </w:r>
      <w:r w:rsidR="00270BC2">
        <w:rPr>
          <w:rFonts w:hint="eastAsia"/>
        </w:rPr>
        <w:t>消费者模式”中、消息队列等。</w:t>
      </w:r>
      <w:r>
        <w:t>一个阻塞队列在数据结构中所起的作用如下图所示</w:t>
      </w:r>
      <w:r>
        <w:rPr>
          <w:rFonts w:hint="eastAsia"/>
        </w:rPr>
        <w:t>：</w:t>
      </w:r>
    </w:p>
    <w:p w:rsidR="00D831DB" w:rsidRDefault="008164CD" w:rsidP="00C041D8">
      <w:pPr>
        <w:jc w:val="center"/>
      </w:pPr>
      <w:r>
        <w:rPr>
          <w:noProof/>
        </w:rPr>
        <w:drawing>
          <wp:inline distT="0" distB="0" distL="0" distR="0" wp14:anchorId="35AFD3A1" wp14:editId="550B011F">
            <wp:extent cx="8267700" cy="1752600"/>
            <wp:effectExtent l="0" t="0" r="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267700" cy="1752600"/>
                    </a:xfrm>
                    <a:prstGeom prst="rect">
                      <a:avLst/>
                    </a:prstGeom>
                  </pic:spPr>
                </pic:pic>
              </a:graphicData>
            </a:graphic>
          </wp:inline>
        </w:drawing>
      </w:r>
    </w:p>
    <w:p w:rsidR="00D831DB" w:rsidRDefault="00C041D8" w:rsidP="00C041D8">
      <w:pPr>
        <w:jc w:val="center"/>
      </w:pPr>
      <w:r>
        <w:t>线程</w:t>
      </w:r>
      <w:r>
        <w:rPr>
          <w:rFonts w:hint="eastAsia"/>
        </w:rPr>
        <w:t>1</w:t>
      </w:r>
      <w:r>
        <w:rPr>
          <w:rFonts w:hint="eastAsia"/>
        </w:rPr>
        <w:t>向阻塞队列中添加元素，线程</w:t>
      </w:r>
      <w:r>
        <w:rPr>
          <w:rFonts w:hint="eastAsia"/>
        </w:rPr>
        <w:t>2</w:t>
      </w:r>
      <w:r>
        <w:rPr>
          <w:rFonts w:hint="eastAsia"/>
        </w:rPr>
        <w:t>从阻塞队列中移除元素。</w:t>
      </w:r>
    </w:p>
    <w:p w:rsidR="00D831DB" w:rsidRDefault="00C041D8" w:rsidP="00DB571D">
      <w:r w:rsidRPr="00C041D8">
        <w:rPr>
          <w:b/>
        </w:rPr>
        <w:t>特点</w:t>
      </w:r>
      <w:r>
        <w:rPr>
          <w:rFonts w:hint="eastAsia"/>
        </w:rPr>
        <w:t>：</w:t>
      </w:r>
    </w:p>
    <w:p w:rsidR="008E3CFF" w:rsidRDefault="00C041D8" w:rsidP="0076095C">
      <w:pPr>
        <w:pStyle w:val="a6"/>
        <w:numPr>
          <w:ilvl w:val="0"/>
          <w:numId w:val="19"/>
        </w:numPr>
        <w:ind w:firstLineChars="0"/>
      </w:pPr>
      <w:r>
        <w:t>当阻塞队列是空时</w:t>
      </w:r>
      <w:r>
        <w:rPr>
          <w:rFonts w:hint="eastAsia"/>
        </w:rPr>
        <w:t>，</w:t>
      </w:r>
      <w:r>
        <w:t>从队列中获取元素的操作将会被阻塞</w:t>
      </w:r>
      <w:r>
        <w:rPr>
          <w:rFonts w:hint="eastAsia"/>
        </w:rPr>
        <w:t>。</w:t>
      </w:r>
    </w:p>
    <w:p w:rsidR="001427CC" w:rsidRDefault="0076095C" w:rsidP="00FC678A">
      <w:pPr>
        <w:pStyle w:val="a6"/>
        <w:numPr>
          <w:ilvl w:val="0"/>
          <w:numId w:val="19"/>
        </w:numPr>
        <w:ind w:firstLineChars="0"/>
      </w:pPr>
      <w:r>
        <w:t>当阻塞队列是满时</w:t>
      </w:r>
      <w:r>
        <w:rPr>
          <w:rFonts w:hint="eastAsia"/>
        </w:rPr>
        <w:t>，</w:t>
      </w:r>
      <w:r>
        <w:t>往队列里添加元素的操作将会被阻塞</w:t>
      </w:r>
      <w:r>
        <w:rPr>
          <w:rFonts w:hint="eastAsia"/>
        </w:rPr>
        <w:t>。</w:t>
      </w:r>
    </w:p>
    <w:p w:rsidR="008E3CFF" w:rsidRPr="00FC678A" w:rsidRDefault="00D36EE1" w:rsidP="00834430">
      <w:pPr>
        <w:ind w:firstLine="420"/>
        <w:rPr>
          <w:rFonts w:ascii="Century Schoolbook" w:hAnsi="Century Schoolbook"/>
        </w:rPr>
      </w:pPr>
      <w:r>
        <w:t>通俗来讲</w:t>
      </w:r>
      <w:r>
        <w:rPr>
          <w:rFonts w:hint="eastAsia"/>
        </w:rPr>
        <w:t>，</w:t>
      </w:r>
      <w:r w:rsidR="00D23441">
        <w:t>蛋糕店买蛋糕的过程</w:t>
      </w:r>
      <w:r w:rsidR="00D23441">
        <w:rPr>
          <w:rFonts w:hint="eastAsia"/>
        </w:rPr>
        <w:t>，</w:t>
      </w:r>
      <w:r w:rsidR="00D23441">
        <w:t>与阻塞队列很相似</w:t>
      </w:r>
      <w:r w:rsidR="00834430">
        <w:rPr>
          <w:rFonts w:hint="eastAsia"/>
        </w:rPr>
        <w:t>。</w:t>
      </w:r>
      <w:r w:rsidR="00834430">
        <w:t>蛋糕店的柜子就是队列</w:t>
      </w:r>
      <w:r w:rsidR="00834430">
        <w:rPr>
          <w:rFonts w:hint="eastAsia"/>
        </w:rPr>
        <w:t>，</w:t>
      </w:r>
      <w:r w:rsidR="00834430">
        <w:t>厨师是生产者</w:t>
      </w:r>
      <w:r w:rsidR="00834430">
        <w:rPr>
          <w:rFonts w:hint="eastAsia"/>
        </w:rPr>
        <w:t>，</w:t>
      </w:r>
      <w:r w:rsidR="00834430">
        <w:t>做好了一个蛋糕放进柜子里</w:t>
      </w:r>
      <w:r w:rsidR="00834430">
        <w:rPr>
          <w:rFonts w:hint="eastAsia"/>
        </w:rPr>
        <w:t>，</w:t>
      </w:r>
      <w:r w:rsidR="00834430">
        <w:t>如果柜子已经满了</w:t>
      </w:r>
      <w:r w:rsidR="00834430">
        <w:rPr>
          <w:rFonts w:hint="eastAsia"/>
        </w:rPr>
        <w:t>，</w:t>
      </w:r>
      <w:r w:rsidR="00834430">
        <w:t>厨师不再做蛋糕</w:t>
      </w:r>
      <w:r w:rsidR="00834430">
        <w:rPr>
          <w:rFonts w:hint="eastAsia"/>
        </w:rPr>
        <w:t>，</w:t>
      </w:r>
      <w:r w:rsidR="00834430">
        <w:t>因为做了没地方摆放</w:t>
      </w:r>
      <w:r w:rsidR="00834430">
        <w:rPr>
          <w:rFonts w:hint="eastAsia"/>
        </w:rPr>
        <w:t>，</w:t>
      </w:r>
      <w:r w:rsidR="00834430">
        <w:t>厨师此时</w:t>
      </w:r>
      <w:r w:rsidR="00834430" w:rsidRPr="00834430">
        <w:rPr>
          <w:color w:val="FF0000"/>
        </w:rPr>
        <w:t>等待</w:t>
      </w:r>
      <w:r w:rsidR="00834430">
        <w:t>蛋糕被买走</w:t>
      </w:r>
      <w:r w:rsidR="00834430">
        <w:rPr>
          <w:rFonts w:hint="eastAsia"/>
        </w:rPr>
        <w:t>；</w:t>
      </w:r>
      <w:r w:rsidR="00834430">
        <w:t>客户</w:t>
      </w:r>
      <w:r w:rsidR="00834430" w:rsidRPr="00FC678A">
        <w:rPr>
          <w:rFonts w:ascii="Century Schoolbook" w:hAnsi="Century Schoolbook"/>
        </w:rPr>
        <w:t>就是消费者，柜子里面有蛋糕，客户付钱买走，如果柜子里面没有蛋糕，那么客户</w:t>
      </w:r>
      <w:r w:rsidR="00834430" w:rsidRPr="00FC678A">
        <w:rPr>
          <w:rFonts w:ascii="Century Schoolbook" w:hAnsi="Century Schoolbook"/>
          <w:color w:val="FF0000"/>
        </w:rPr>
        <w:t>等待</w:t>
      </w:r>
      <w:r w:rsidR="00834430" w:rsidRPr="00FC678A">
        <w:rPr>
          <w:rFonts w:ascii="Century Schoolbook" w:hAnsi="Century Schoolbook"/>
        </w:rPr>
        <w:t>厨师生产蛋糕。</w:t>
      </w:r>
      <w:r w:rsidR="009B74F0" w:rsidRPr="00FC678A">
        <w:rPr>
          <w:rFonts w:ascii="Century Schoolbook" w:hAnsi="Century Schoolbook"/>
        </w:rPr>
        <w:t>如果等的时间太长，客户不耐烦走了，也就意味着消费者等待超时。</w:t>
      </w:r>
    </w:p>
    <w:p w:rsidR="008164CD" w:rsidRDefault="008164CD" w:rsidP="00DB571D">
      <w:pPr>
        <w:rPr>
          <w:rFonts w:ascii="Century Schoolbook" w:hAnsi="Century Schoolbook"/>
        </w:rPr>
      </w:pPr>
    </w:p>
    <w:p w:rsidR="002B3CA4" w:rsidRPr="004C2D22" w:rsidRDefault="002B3CA4" w:rsidP="004C2D22">
      <w:pPr>
        <w:pStyle w:val="Tip3"/>
      </w:pPr>
      <w:r w:rsidRPr="004C2D22">
        <w:rPr>
          <w:rStyle w:val="Tip3Char"/>
          <w:b/>
          <w:bCs/>
        </w:rPr>
        <w:t>BlockingQueue</w:t>
      </w:r>
      <w:r w:rsidRPr="004C2D22">
        <w:rPr>
          <w:rStyle w:val="Tip3Char"/>
          <w:rFonts w:ascii="宋体" w:eastAsia="宋体" w:hAnsi="宋体" w:cs="宋体" w:hint="eastAsia"/>
          <w:b/>
          <w:bCs/>
        </w:rPr>
        <w:t>类图结构</w:t>
      </w:r>
      <w:r w:rsidRPr="004C2D22">
        <w:rPr>
          <w:rFonts w:ascii="宋体" w:eastAsia="宋体" w:hAnsi="宋体" w:cs="宋体" w:hint="eastAsia"/>
        </w:rPr>
        <w:t>：</w:t>
      </w:r>
    </w:p>
    <w:p w:rsidR="000B6D39" w:rsidRDefault="000B6D39" w:rsidP="000B6D39">
      <w:pPr>
        <w:jc w:val="center"/>
        <w:rPr>
          <w:rFonts w:ascii="Century Schoolbook" w:hAnsi="Century Schoolbook"/>
        </w:rPr>
      </w:pPr>
      <w:r>
        <w:rPr>
          <w:noProof/>
        </w:rPr>
        <w:drawing>
          <wp:inline distT="0" distB="0" distL="0" distR="0" wp14:anchorId="1BB88B7A" wp14:editId="11CB84EA">
            <wp:extent cx="11430000" cy="3590925"/>
            <wp:effectExtent l="0" t="0" r="0" b="9525"/>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430000" cy="3590925"/>
                    </a:xfrm>
                    <a:prstGeom prst="rect">
                      <a:avLst/>
                    </a:prstGeom>
                  </pic:spPr>
                </pic:pic>
              </a:graphicData>
            </a:graphic>
          </wp:inline>
        </w:drawing>
      </w:r>
    </w:p>
    <w:p w:rsidR="000B6D39" w:rsidRDefault="008457C1" w:rsidP="00DB571D">
      <w:pPr>
        <w:rPr>
          <w:rFonts w:ascii="Century Schoolbook" w:hAnsi="Century Schoolbook"/>
        </w:rPr>
      </w:pPr>
      <w:r>
        <w:rPr>
          <w:rFonts w:ascii="Century Schoolbook" w:hAnsi="Century Schoolbook"/>
        </w:rPr>
        <w:t>标记为红色的是常用的三种队列</w:t>
      </w:r>
    </w:p>
    <w:p w:rsidR="00D253CF" w:rsidRDefault="00D253CF" w:rsidP="00DB571D">
      <w:pPr>
        <w:rPr>
          <w:rFonts w:ascii="Century Schoolbook" w:hAnsi="Century Schoolbook"/>
        </w:rPr>
      </w:pPr>
      <w:r w:rsidRPr="00FC37FC">
        <w:rPr>
          <w:rFonts w:ascii="Century Schoolbook" w:hAnsi="Century Schoolbook" w:hint="eastAsia"/>
          <w:color w:val="FF0000"/>
        </w:rPr>
        <w:t>ArrayBlockingQueue</w:t>
      </w:r>
      <w:r>
        <w:rPr>
          <w:rFonts w:ascii="Century Schoolbook" w:hAnsi="Century Schoolbook" w:hint="eastAsia"/>
        </w:rPr>
        <w:t>：</w:t>
      </w:r>
      <w:r w:rsidRPr="00D253CF">
        <w:rPr>
          <w:rFonts w:ascii="Century Schoolbook" w:hAnsi="Century Schoolbook" w:hint="eastAsia"/>
        </w:rPr>
        <w:t>由数组结构组成的有界阻塞队列</w:t>
      </w:r>
      <w:r w:rsidR="00F56471">
        <w:rPr>
          <w:rFonts w:ascii="Century Schoolbook" w:hAnsi="Century Schoolbook" w:hint="eastAsia"/>
        </w:rPr>
        <w:t>。</w:t>
      </w:r>
    </w:p>
    <w:p w:rsidR="00D253CF" w:rsidRDefault="00FE2B9A" w:rsidP="00DB571D">
      <w:pPr>
        <w:rPr>
          <w:rFonts w:ascii="Century Schoolbook" w:hAnsi="Century Schoolbook"/>
        </w:rPr>
      </w:pPr>
      <w:r w:rsidRPr="00FC37FC">
        <w:rPr>
          <w:rFonts w:ascii="Century Schoolbook" w:hAnsi="Century Schoolbook"/>
          <w:color w:val="FF0000"/>
        </w:rPr>
        <w:t>LinkedBlocking</w:t>
      </w:r>
      <w:r w:rsidR="008457C1">
        <w:rPr>
          <w:rFonts w:ascii="Century Schoolbook" w:hAnsi="Century Schoolbook" w:hint="eastAsia"/>
          <w:color w:val="FF0000"/>
        </w:rPr>
        <w:t>Q</w:t>
      </w:r>
      <w:r w:rsidR="008457C1">
        <w:rPr>
          <w:rFonts w:ascii="Century Schoolbook" w:hAnsi="Century Schoolbook"/>
          <w:color w:val="FF0000"/>
        </w:rPr>
        <w:t>ue</w:t>
      </w:r>
      <w:r w:rsidRPr="00FC37FC">
        <w:rPr>
          <w:rFonts w:ascii="Century Schoolbook" w:hAnsi="Century Schoolbook"/>
          <w:color w:val="FF0000"/>
        </w:rPr>
        <w:t>ue</w:t>
      </w:r>
      <w:r>
        <w:rPr>
          <w:rFonts w:ascii="Century Schoolbook" w:hAnsi="Century Schoolbook" w:hint="eastAsia"/>
        </w:rPr>
        <w:t>：</w:t>
      </w:r>
      <w:r w:rsidRPr="00FE2B9A">
        <w:rPr>
          <w:rFonts w:ascii="Century Schoolbook" w:hAnsi="Century Schoolbook" w:hint="eastAsia"/>
        </w:rPr>
        <w:t>由链表结构组成的有界</w:t>
      </w:r>
      <w:r w:rsidRPr="00FE2B9A">
        <w:rPr>
          <w:rFonts w:ascii="Century Schoolbook" w:hAnsi="Century Schoolbook" w:hint="eastAsia"/>
        </w:rPr>
        <w:t>(</w:t>
      </w:r>
      <w:r w:rsidRPr="00FE2B9A">
        <w:rPr>
          <w:rFonts w:ascii="Century Schoolbook" w:hAnsi="Century Schoolbook" w:hint="eastAsia"/>
        </w:rPr>
        <w:t>但大小默认值</w:t>
      </w:r>
      <w:r w:rsidRPr="00FE2B9A">
        <w:rPr>
          <w:rFonts w:ascii="Century Schoolbook" w:hAnsi="Century Schoolbook" w:hint="eastAsia"/>
        </w:rPr>
        <w:t>Integer&gt;MAX_VALUE</w:t>
      </w:r>
      <w:r>
        <w:rPr>
          <w:rFonts w:ascii="Century Schoolbook" w:hAnsi="Century Schoolbook" w:hint="eastAsia"/>
        </w:rPr>
        <w:t>，是个巨大的隐患</w:t>
      </w:r>
      <w:r w:rsidRPr="00FE2B9A">
        <w:rPr>
          <w:rFonts w:ascii="Century Schoolbook" w:hAnsi="Century Schoolbook" w:hint="eastAsia"/>
        </w:rPr>
        <w:t>)</w:t>
      </w:r>
      <w:r w:rsidRPr="00FE2B9A">
        <w:rPr>
          <w:rFonts w:ascii="Century Schoolbook" w:hAnsi="Century Schoolbook" w:hint="eastAsia"/>
        </w:rPr>
        <w:t>阻塞队列</w:t>
      </w:r>
      <w:r>
        <w:rPr>
          <w:rFonts w:ascii="Century Schoolbook" w:hAnsi="Century Schoolbook" w:hint="eastAsia"/>
        </w:rPr>
        <w:t>。</w:t>
      </w:r>
    </w:p>
    <w:p w:rsidR="00D253CF" w:rsidRDefault="00081E12" w:rsidP="00DB571D">
      <w:pPr>
        <w:rPr>
          <w:rFonts w:ascii="Century Schoolbook" w:hAnsi="Century Schoolbook"/>
        </w:rPr>
      </w:pPr>
      <w:r w:rsidRPr="00FC37FC">
        <w:rPr>
          <w:rFonts w:ascii="Century Schoolbook" w:hAnsi="Century Schoolbook" w:hint="eastAsia"/>
          <w:color w:val="FF0000"/>
        </w:rPr>
        <w:t>SynchronousQueue</w:t>
      </w:r>
      <w:r>
        <w:rPr>
          <w:rFonts w:ascii="Century Schoolbook" w:hAnsi="Century Schoolbook" w:hint="eastAsia"/>
        </w:rPr>
        <w:t>：</w:t>
      </w:r>
      <w:r w:rsidRPr="00081E12">
        <w:rPr>
          <w:rFonts w:ascii="Century Schoolbook" w:hAnsi="Century Schoolbook" w:hint="eastAsia"/>
        </w:rPr>
        <w:t>不存储元素的阻塞队列</w:t>
      </w:r>
      <w:r w:rsidRPr="00081E12">
        <w:rPr>
          <w:rFonts w:ascii="Century Schoolbook" w:hAnsi="Century Schoolbook" w:hint="eastAsia"/>
        </w:rPr>
        <w:t>,</w:t>
      </w:r>
      <w:r w:rsidRPr="00081E12">
        <w:rPr>
          <w:rFonts w:ascii="Century Schoolbook" w:hAnsi="Century Schoolbook" w:hint="eastAsia"/>
        </w:rPr>
        <w:t>也即是单个元素的队列</w:t>
      </w:r>
      <w:r>
        <w:rPr>
          <w:rFonts w:ascii="Century Schoolbook" w:hAnsi="Century Schoolbook" w:hint="eastAsia"/>
        </w:rPr>
        <w:t>。</w:t>
      </w:r>
    </w:p>
    <w:p w:rsidR="00400CBF" w:rsidRDefault="004B0566" w:rsidP="00DB571D">
      <w:pPr>
        <w:rPr>
          <w:rFonts w:ascii="Century Schoolbook" w:hAnsi="Century Schoolbook"/>
        </w:rPr>
      </w:pPr>
      <w:r w:rsidRPr="004B0566">
        <w:rPr>
          <w:rFonts w:ascii="Century Schoolbook" w:hAnsi="Century Schoolbook" w:hint="eastAsia"/>
        </w:rPr>
        <w:t>PriorityBlockingQueue</w:t>
      </w:r>
      <w:r>
        <w:rPr>
          <w:rFonts w:ascii="Century Schoolbook" w:hAnsi="Century Schoolbook" w:hint="eastAsia"/>
        </w:rPr>
        <w:t>：</w:t>
      </w:r>
      <w:r w:rsidRPr="004B0566">
        <w:rPr>
          <w:rFonts w:ascii="Century Schoolbook" w:hAnsi="Century Schoolbook" w:hint="eastAsia"/>
        </w:rPr>
        <w:t>支持优先级排序的无界阻塞队列</w:t>
      </w:r>
      <w:r>
        <w:rPr>
          <w:rFonts w:ascii="Century Schoolbook" w:hAnsi="Century Schoolbook" w:hint="eastAsia"/>
        </w:rPr>
        <w:t>。</w:t>
      </w:r>
    </w:p>
    <w:p w:rsidR="00400CBF" w:rsidRDefault="00E43628" w:rsidP="00DB571D">
      <w:pPr>
        <w:rPr>
          <w:rFonts w:ascii="Century Schoolbook" w:hAnsi="Century Schoolbook"/>
        </w:rPr>
      </w:pPr>
      <w:r w:rsidRPr="00E43628">
        <w:rPr>
          <w:rFonts w:ascii="Century Schoolbook" w:hAnsi="Century Schoolbook" w:hint="eastAsia"/>
        </w:rPr>
        <w:t>DelayQueue</w:t>
      </w:r>
      <w:r>
        <w:rPr>
          <w:rFonts w:ascii="Century Schoolbook" w:hAnsi="Century Schoolbook" w:hint="eastAsia"/>
        </w:rPr>
        <w:t>：</w:t>
      </w:r>
      <w:r w:rsidRPr="00E43628">
        <w:rPr>
          <w:rFonts w:ascii="Century Schoolbook" w:hAnsi="Century Schoolbook" w:hint="eastAsia"/>
        </w:rPr>
        <w:t>使用优先级队列实现的延迟无界阻塞队列</w:t>
      </w:r>
      <w:r>
        <w:rPr>
          <w:rFonts w:ascii="Century Schoolbook" w:hAnsi="Century Schoolbook" w:hint="eastAsia"/>
        </w:rPr>
        <w:t>。</w:t>
      </w:r>
    </w:p>
    <w:p w:rsidR="002622E5" w:rsidRDefault="002622E5" w:rsidP="00DB571D">
      <w:pPr>
        <w:rPr>
          <w:rFonts w:ascii="Century Schoolbook" w:hAnsi="Century Schoolbook"/>
        </w:rPr>
      </w:pPr>
      <w:r w:rsidRPr="002622E5">
        <w:rPr>
          <w:rFonts w:ascii="Century Schoolbook" w:hAnsi="Century Schoolbook" w:hint="eastAsia"/>
        </w:rPr>
        <w:t>LinkedTransferQueue</w:t>
      </w:r>
      <w:r>
        <w:rPr>
          <w:rFonts w:ascii="Century Schoolbook" w:hAnsi="Century Schoolbook" w:hint="eastAsia"/>
        </w:rPr>
        <w:t>：</w:t>
      </w:r>
      <w:r w:rsidRPr="002622E5">
        <w:rPr>
          <w:rFonts w:ascii="Century Schoolbook" w:hAnsi="Century Schoolbook" w:hint="eastAsia"/>
        </w:rPr>
        <w:t>由链表结构组成的无界阻塞队列</w:t>
      </w:r>
      <w:r>
        <w:rPr>
          <w:rFonts w:ascii="Century Schoolbook" w:hAnsi="Century Schoolbook" w:hint="eastAsia"/>
        </w:rPr>
        <w:t>。</w:t>
      </w:r>
    </w:p>
    <w:p w:rsidR="00400CBF" w:rsidRPr="00FC678A" w:rsidRDefault="00EE2E22" w:rsidP="00DB571D">
      <w:pPr>
        <w:rPr>
          <w:rFonts w:ascii="Century Schoolbook" w:hAnsi="Century Schoolbook"/>
        </w:rPr>
      </w:pPr>
      <w:r w:rsidRPr="00EE2E22">
        <w:rPr>
          <w:rFonts w:ascii="Century Schoolbook" w:hAnsi="Century Schoolbook"/>
        </w:rPr>
        <w:t>LinkedBlockingDeque</w:t>
      </w:r>
      <w:r>
        <w:rPr>
          <w:rFonts w:ascii="Century Schoolbook" w:hAnsi="Century Schoolbook" w:hint="eastAsia"/>
        </w:rPr>
        <w:t>：</w:t>
      </w:r>
      <w:r w:rsidRPr="00EE2E22">
        <w:rPr>
          <w:rFonts w:ascii="Century Schoolbook" w:hAnsi="Century Schoolbook" w:hint="eastAsia"/>
        </w:rPr>
        <w:t>由</w:t>
      </w:r>
      <w:r w:rsidR="00FC37FC">
        <w:rPr>
          <w:rFonts w:ascii="Century Schoolbook" w:hAnsi="Century Schoolbook" w:hint="eastAsia"/>
        </w:rPr>
        <w:t>链表</w:t>
      </w:r>
      <w:r w:rsidRPr="00EE2E22">
        <w:rPr>
          <w:rFonts w:ascii="Century Schoolbook" w:hAnsi="Century Schoolbook" w:hint="eastAsia"/>
        </w:rPr>
        <w:t>结构组成的双向阻塞队列</w:t>
      </w:r>
      <w:r>
        <w:rPr>
          <w:rFonts w:ascii="Century Schoolbook" w:hAnsi="Century Schoolbook" w:hint="eastAsia"/>
        </w:rPr>
        <w:t>。</w:t>
      </w:r>
    </w:p>
    <w:p w:rsidR="00FC678A" w:rsidRPr="00FC678A" w:rsidRDefault="00FC678A" w:rsidP="00FC678A">
      <w:pPr>
        <w:pStyle w:val="Tip3"/>
      </w:pPr>
      <w:r w:rsidRPr="00FC678A">
        <w:t>为什么需要</w:t>
      </w:r>
      <w:r>
        <w:t xml:space="preserve">BlockingQueue? </w:t>
      </w:r>
    </w:p>
    <w:p w:rsidR="00FC678A" w:rsidRPr="00FC678A" w:rsidRDefault="001427CC" w:rsidP="00DB571D">
      <w:pPr>
        <w:rPr>
          <w:rFonts w:ascii="Century Schoolbook" w:hAnsi="Century Schoolbook"/>
        </w:rPr>
      </w:pPr>
      <w:r w:rsidRPr="00FC678A">
        <w:rPr>
          <w:rFonts w:ascii="Century Schoolbook" w:hAnsi="Century Schoolbook"/>
        </w:rPr>
        <w:tab/>
      </w:r>
      <w:r w:rsidRPr="00FC678A">
        <w:rPr>
          <w:rFonts w:ascii="Century Schoolbook" w:hAnsi="Century Schoolbook"/>
        </w:rPr>
        <w:t>在多线程领域，所谓阻塞：指在某些情况下会挂起线程（即阻塞），一旦条件满足，被挂起的线程又会自动被唤醒</w:t>
      </w:r>
      <w:r w:rsidR="00FC678A">
        <w:rPr>
          <w:rFonts w:ascii="Century Schoolbook" w:hAnsi="Century Schoolbook" w:hint="eastAsia"/>
        </w:rPr>
        <w:t>；</w:t>
      </w:r>
      <w:r w:rsidR="008331D6" w:rsidRPr="008331D6">
        <w:rPr>
          <w:rFonts w:ascii="Century Schoolbook" w:hAnsi="Century Schoolbook" w:hint="eastAsia"/>
        </w:rPr>
        <w:t>在</w:t>
      </w:r>
      <w:r w:rsidR="008331D6" w:rsidRPr="008331D6">
        <w:rPr>
          <w:rFonts w:ascii="Century Schoolbook" w:hAnsi="Century Schoolbook" w:hint="eastAsia"/>
        </w:rPr>
        <w:t>concurrent</w:t>
      </w:r>
      <w:r w:rsidR="008331D6" w:rsidRPr="008331D6">
        <w:rPr>
          <w:rFonts w:ascii="Century Schoolbook" w:hAnsi="Century Schoolbook" w:hint="eastAsia"/>
        </w:rPr>
        <w:t>包发布以前</w:t>
      </w:r>
      <w:r w:rsidR="008331D6">
        <w:rPr>
          <w:rFonts w:ascii="Century Schoolbook" w:hAnsi="Century Schoolbook" w:hint="eastAsia"/>
        </w:rPr>
        <w:t>，</w:t>
      </w:r>
      <w:r w:rsidR="008331D6" w:rsidRPr="008331D6">
        <w:rPr>
          <w:rFonts w:ascii="Century Schoolbook" w:hAnsi="Century Schoolbook" w:hint="eastAsia"/>
        </w:rPr>
        <w:t>在多线程环境下</w:t>
      </w:r>
      <w:r w:rsidR="008331D6">
        <w:rPr>
          <w:rFonts w:ascii="Century Schoolbook" w:hAnsi="Century Schoolbook" w:hint="eastAsia"/>
        </w:rPr>
        <w:t>，</w:t>
      </w:r>
      <w:r w:rsidR="008331D6" w:rsidRPr="008331D6">
        <w:rPr>
          <w:rFonts w:ascii="Century Schoolbook" w:hAnsi="Century Schoolbook" w:hint="eastAsia"/>
        </w:rPr>
        <w:t>我们每个程序员都必须自己去控制这些细节</w:t>
      </w:r>
      <w:r w:rsidR="008331D6">
        <w:rPr>
          <w:rFonts w:ascii="Century Schoolbook" w:hAnsi="Century Schoolbook" w:hint="eastAsia"/>
        </w:rPr>
        <w:t>，</w:t>
      </w:r>
      <w:r w:rsidR="008331D6" w:rsidRPr="008331D6">
        <w:rPr>
          <w:rFonts w:ascii="Century Schoolbook" w:hAnsi="Century Schoolbook" w:hint="eastAsia"/>
        </w:rPr>
        <w:t>尤其还要兼顾效率和线程安全</w:t>
      </w:r>
      <w:r w:rsidR="008331D6">
        <w:rPr>
          <w:rFonts w:ascii="Century Schoolbook" w:hAnsi="Century Schoolbook" w:hint="eastAsia"/>
        </w:rPr>
        <w:t>，</w:t>
      </w:r>
      <w:r w:rsidR="008331D6" w:rsidRPr="008331D6">
        <w:rPr>
          <w:rFonts w:ascii="Century Schoolbook" w:hAnsi="Century Schoolbook" w:hint="eastAsia"/>
        </w:rPr>
        <w:t>而这会给我们的程序带来不小的复杂度</w:t>
      </w:r>
      <w:r w:rsidR="008331D6">
        <w:rPr>
          <w:rFonts w:ascii="Century Schoolbook" w:hAnsi="Century Schoolbook" w:hint="eastAsia"/>
        </w:rPr>
        <w:t>。</w:t>
      </w:r>
      <w:r w:rsidR="00AD5E91">
        <w:rPr>
          <w:rFonts w:ascii="Century Schoolbook" w:hAnsi="Century Schoolbook" w:hint="eastAsia"/>
        </w:rPr>
        <w:t>由于</w:t>
      </w:r>
      <w:r w:rsidR="00FC678A">
        <w:rPr>
          <w:rFonts w:ascii="Century Schoolbook" w:hAnsi="Century Schoolbook" w:hint="eastAsia"/>
        </w:rPr>
        <w:t>这些行为的控制需要开发人员进行人为代码干预，换句话说</w:t>
      </w:r>
      <w:r w:rsidR="00090F98">
        <w:rPr>
          <w:rFonts w:ascii="Century Schoolbook" w:hAnsi="Century Schoolbook" w:hint="eastAsia"/>
        </w:rPr>
        <w:t>这相当于汽车是</w:t>
      </w:r>
      <w:r w:rsidR="00FC678A">
        <w:rPr>
          <w:rFonts w:ascii="Century Schoolbook" w:hAnsi="Century Schoolbook" w:hint="eastAsia"/>
        </w:rPr>
        <w:t>“手动挡的”。但当我们引入了</w:t>
      </w:r>
      <w:r w:rsidR="00FC678A">
        <w:rPr>
          <w:rFonts w:ascii="Century Schoolbook" w:hAnsi="Century Schoolbook" w:hint="eastAsia"/>
        </w:rPr>
        <w:t>Blocking</w:t>
      </w:r>
      <w:r w:rsidR="00FC678A">
        <w:rPr>
          <w:rFonts w:ascii="Century Schoolbook" w:hAnsi="Century Schoolbook"/>
        </w:rPr>
        <w:t>Queue</w:t>
      </w:r>
      <w:r w:rsidR="00FC678A">
        <w:rPr>
          <w:rFonts w:ascii="Century Schoolbook" w:hAnsi="Century Schoolbook"/>
        </w:rPr>
        <w:t>以后</w:t>
      </w:r>
      <w:r w:rsidR="00FC678A">
        <w:rPr>
          <w:rFonts w:ascii="Century Schoolbook" w:hAnsi="Century Schoolbook" w:hint="eastAsia"/>
        </w:rPr>
        <w:t>，</w:t>
      </w:r>
      <w:r w:rsidR="00FC678A">
        <w:rPr>
          <w:rFonts w:ascii="Century Schoolbook" w:hAnsi="Century Schoolbook"/>
        </w:rPr>
        <w:t>我们不用再关心什么时候需要阻塞线程</w:t>
      </w:r>
      <w:r w:rsidR="00FC678A">
        <w:rPr>
          <w:rFonts w:ascii="Century Schoolbook" w:hAnsi="Century Schoolbook" w:hint="eastAsia"/>
        </w:rPr>
        <w:t>，</w:t>
      </w:r>
      <w:r w:rsidR="00FC678A">
        <w:rPr>
          <w:rFonts w:ascii="Century Schoolbook" w:hAnsi="Century Schoolbook"/>
        </w:rPr>
        <w:t>什么时候需要唤醒线程</w:t>
      </w:r>
      <w:r w:rsidR="00FC678A">
        <w:rPr>
          <w:rFonts w:ascii="Century Schoolbook" w:hAnsi="Century Schoolbook" w:hint="eastAsia"/>
        </w:rPr>
        <w:t>，这一切</w:t>
      </w:r>
      <w:r w:rsidR="00FC678A">
        <w:rPr>
          <w:rFonts w:ascii="Century Schoolbook" w:hAnsi="Century Schoolbook" w:hint="eastAsia"/>
        </w:rPr>
        <w:t>BlockingQueue</w:t>
      </w:r>
      <w:r w:rsidR="00FC678A">
        <w:rPr>
          <w:rFonts w:ascii="Century Schoolbook" w:hAnsi="Century Schoolbook" w:hint="eastAsia"/>
        </w:rPr>
        <w:t>都一手包办了</w:t>
      </w:r>
      <w:r w:rsidR="002A6589">
        <w:rPr>
          <w:rFonts w:ascii="Century Schoolbook" w:hAnsi="Century Schoolbook" w:hint="eastAsia"/>
        </w:rPr>
        <w:t>；以后开车就变成了自动挡了，你只需要关心油门刹车就行了</w:t>
      </w:r>
      <w:r w:rsidR="00FC678A">
        <w:rPr>
          <w:rFonts w:ascii="Century Schoolbook" w:hAnsi="Century Schoolbook" w:hint="eastAsia"/>
        </w:rPr>
        <w:t>。</w:t>
      </w:r>
    </w:p>
    <w:p w:rsidR="008331D6" w:rsidRDefault="007F0065" w:rsidP="00DB571D">
      <w:pPr>
        <w:rPr>
          <w:rFonts w:ascii="Century Schoolbook" w:hAnsi="Century Schoolbook"/>
        </w:rPr>
      </w:pPr>
      <w:r>
        <w:rPr>
          <w:rFonts w:ascii="Century Schoolbook" w:hAnsi="Century Schoolbook"/>
        </w:rPr>
        <w:tab/>
        <w:t>BlockingQueue</w:t>
      </w:r>
      <w:r>
        <w:rPr>
          <w:rFonts w:ascii="Century Schoolbook" w:hAnsi="Century Schoolbook"/>
        </w:rPr>
        <w:t>可以看做是除</w:t>
      </w:r>
      <w:r w:rsidRPr="007F0065">
        <w:rPr>
          <w:rFonts w:ascii="Century Schoolbook" w:hAnsi="Century Schoolbook" w:hint="eastAsia"/>
        </w:rPr>
        <w:t>synchronized</w:t>
      </w:r>
      <w:r w:rsidRPr="007F0065">
        <w:rPr>
          <w:rFonts w:ascii="Century Schoolbook" w:hAnsi="Century Schoolbook" w:hint="eastAsia"/>
        </w:rPr>
        <w:t>、</w:t>
      </w:r>
      <w:r w:rsidRPr="007F0065">
        <w:rPr>
          <w:rFonts w:ascii="Century Schoolbook" w:hAnsi="Century Schoolbook" w:hint="eastAsia"/>
        </w:rPr>
        <w:t>Lock</w:t>
      </w:r>
      <w:r w:rsidRPr="007F0065">
        <w:rPr>
          <w:rFonts w:ascii="Century Schoolbook" w:hAnsi="Century Schoolbook" w:hint="eastAsia"/>
        </w:rPr>
        <w:t>、</w:t>
      </w:r>
      <w:r w:rsidRPr="007F0065">
        <w:rPr>
          <w:rFonts w:ascii="Century Schoolbook" w:hAnsi="Century Schoolbook" w:hint="eastAsia"/>
        </w:rPr>
        <w:t>ReentrantReadWriteLock</w:t>
      </w:r>
      <w:r>
        <w:rPr>
          <w:rFonts w:ascii="Century Schoolbook" w:hAnsi="Century Schoolbook" w:hint="eastAsia"/>
        </w:rPr>
        <w:t>和</w:t>
      </w:r>
      <w:r w:rsidRPr="007F0065">
        <w:rPr>
          <w:rFonts w:ascii="Century Schoolbook" w:hAnsi="Century Schoolbook" w:hint="eastAsia"/>
        </w:rPr>
        <w:t>semaphore</w:t>
      </w:r>
      <w:r>
        <w:rPr>
          <w:rFonts w:ascii="Century Schoolbook" w:hAnsi="Century Schoolbook" w:hint="eastAsia"/>
        </w:rPr>
        <w:t>之外的第五种加锁方式。</w:t>
      </w:r>
    </w:p>
    <w:p w:rsidR="008331D6" w:rsidRDefault="00466497" w:rsidP="00466497">
      <w:pPr>
        <w:pStyle w:val="Tip3"/>
      </w:pPr>
      <w:r w:rsidRPr="00466497">
        <w:t>BlockingQueue</w:t>
      </w:r>
      <w:r>
        <w:t>核心方法</w:t>
      </w:r>
      <w:r>
        <w:rPr>
          <w:rFonts w:hint="eastAsia"/>
        </w:rPr>
        <w:t xml:space="preserve"> </w:t>
      </w:r>
    </w:p>
    <w:p w:rsidR="008331D6" w:rsidRDefault="008331D6" w:rsidP="00DB571D">
      <w:pPr>
        <w:rPr>
          <w:rFonts w:ascii="Century Schoolbook" w:hAnsi="Century Schoolbook"/>
        </w:rPr>
      </w:pPr>
    </w:p>
    <w:tbl>
      <w:tblPr>
        <w:tblStyle w:val="1-3"/>
        <w:tblW w:w="14992" w:type="dxa"/>
        <w:tblBorders>
          <w:insideV w:val="single" w:sz="8" w:space="0" w:color="B3CC82" w:themeColor="accent3" w:themeTint="BF"/>
        </w:tblBorders>
        <w:tblLook w:val="04A0" w:firstRow="1" w:lastRow="0" w:firstColumn="1" w:lastColumn="0" w:noHBand="0" w:noVBand="1"/>
      </w:tblPr>
      <w:tblGrid>
        <w:gridCol w:w="2998"/>
        <w:gridCol w:w="2998"/>
        <w:gridCol w:w="2999"/>
        <w:gridCol w:w="2998"/>
        <w:gridCol w:w="2999"/>
      </w:tblGrid>
      <w:tr w:rsidR="00EA213D" w:rsidRPr="0050496E" w:rsidTr="00F70A7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998"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rPr>
                <w:rFonts w:ascii="Century Schoolbook" w:hAnsi="Century Schoolbook"/>
                <w:sz w:val="24"/>
                <w:szCs w:val="24"/>
              </w:rPr>
            </w:pPr>
            <w:r w:rsidRPr="00EA213D">
              <w:rPr>
                <w:rFonts w:ascii="Century Schoolbook" w:hAnsi="Century Schoolbook" w:hint="eastAsia"/>
                <w:sz w:val="24"/>
                <w:szCs w:val="24"/>
              </w:rPr>
              <w:t>方法类型</w:t>
            </w:r>
          </w:p>
        </w:tc>
        <w:tc>
          <w:tcPr>
            <w:tcW w:w="2998"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抛出异常</w:t>
            </w:r>
          </w:p>
        </w:tc>
        <w:tc>
          <w:tcPr>
            <w:tcW w:w="2999"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特殊值</w:t>
            </w:r>
          </w:p>
        </w:tc>
        <w:tc>
          <w:tcPr>
            <w:tcW w:w="2998"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阻塞</w:t>
            </w:r>
          </w:p>
        </w:tc>
        <w:tc>
          <w:tcPr>
            <w:tcW w:w="2999"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超时</w:t>
            </w:r>
          </w:p>
        </w:tc>
      </w:tr>
      <w:tr w:rsidR="00EA213D" w:rsidRPr="0050496E" w:rsidTr="00F70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EA213D" w:rsidRDefault="00EA213D" w:rsidP="00EA213D">
            <w:pPr>
              <w:spacing w:line="276" w:lineRule="auto"/>
              <w:jc w:val="center"/>
              <w:rPr>
                <w:rFonts w:ascii="Century Schoolbook" w:hAnsi="Century Schoolbook"/>
                <w:szCs w:val="21"/>
              </w:rPr>
            </w:pPr>
            <w:r w:rsidRPr="00EA213D">
              <w:rPr>
                <w:rFonts w:ascii="Century Schoolbook" w:hAnsi="Century Schoolbook"/>
                <w:szCs w:val="21"/>
              </w:rPr>
              <w:t>插入</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add(e)</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o</w:t>
            </w:r>
            <w:r>
              <w:rPr>
                <w:rFonts w:ascii="Century Schoolbook" w:hAnsi="Century Schoolbook"/>
                <w:szCs w:val="21"/>
              </w:rPr>
              <w:t>ffer(e)</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p</w:t>
            </w:r>
            <w:r>
              <w:rPr>
                <w:rFonts w:ascii="Century Schoolbook" w:hAnsi="Century Schoolbook"/>
                <w:szCs w:val="21"/>
              </w:rPr>
              <w:t>ut(e</w:t>
            </w:r>
            <w:r>
              <w:rPr>
                <w:rFonts w:ascii="Century Schoolbook" w:hAnsi="Century Schoolbook" w:hint="eastAsia"/>
                <w:szCs w:val="21"/>
              </w:rPr>
              <w:t>)</w:t>
            </w:r>
          </w:p>
        </w:tc>
        <w:tc>
          <w:tcPr>
            <w:tcW w:w="2999" w:type="dxa"/>
            <w:tcBorders>
              <w:lef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offer(e , time , unit)</w:t>
            </w:r>
          </w:p>
        </w:tc>
      </w:tr>
      <w:tr w:rsidR="00EA213D" w:rsidRPr="0050496E" w:rsidTr="00F70A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50496E" w:rsidRDefault="00EA213D" w:rsidP="00EA213D">
            <w:pPr>
              <w:spacing w:line="276" w:lineRule="auto"/>
              <w:jc w:val="center"/>
              <w:rPr>
                <w:rFonts w:ascii="Century Schoolbook" w:hAnsi="Century Schoolbook"/>
                <w:b w:val="0"/>
                <w:szCs w:val="21"/>
              </w:rPr>
            </w:pP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8" w:type="dxa"/>
            <w:tcBorders>
              <w:left w:val="none" w:sz="0" w:space="0" w:color="auto"/>
              <w:right w:val="none" w:sz="0" w:space="0" w:color="auto"/>
            </w:tcBorders>
            <w:vAlign w:val="center"/>
          </w:tcPr>
          <w:p w:rsidR="00EA213D" w:rsidRPr="0050496E" w:rsidRDefault="00F7149B"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返回空</w:t>
            </w:r>
          </w:p>
        </w:tc>
        <w:tc>
          <w:tcPr>
            <w:tcW w:w="2999" w:type="dxa"/>
            <w:tcBorders>
              <w:lef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A213D" w:rsidRPr="0050496E" w:rsidTr="00F70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EA213D" w:rsidRDefault="00EA213D" w:rsidP="00EA213D">
            <w:pPr>
              <w:spacing w:line="276" w:lineRule="auto"/>
              <w:jc w:val="center"/>
              <w:rPr>
                <w:rFonts w:ascii="Century Schoolbook" w:hAnsi="Century Schoolbook"/>
                <w:szCs w:val="21"/>
              </w:rPr>
            </w:pPr>
            <w:r w:rsidRPr="00EA213D">
              <w:rPr>
                <w:rFonts w:ascii="Century Schoolbook" w:hAnsi="Century Schoolbook"/>
                <w:szCs w:val="21"/>
              </w:rPr>
              <w:t>移除</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r</w:t>
            </w:r>
            <w:r>
              <w:rPr>
                <w:rFonts w:ascii="Century Schoolbook" w:hAnsi="Century Schoolbook"/>
                <w:szCs w:val="21"/>
              </w:rPr>
              <w:t>emove()</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poll()</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t</w:t>
            </w:r>
            <w:r>
              <w:rPr>
                <w:rFonts w:ascii="Century Schoolbook" w:hAnsi="Century Schoolbook"/>
                <w:szCs w:val="21"/>
              </w:rPr>
              <w:t>ake()</w:t>
            </w:r>
          </w:p>
        </w:tc>
        <w:tc>
          <w:tcPr>
            <w:tcW w:w="2999" w:type="dxa"/>
            <w:tcBorders>
              <w:lef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p</w:t>
            </w:r>
            <w:r>
              <w:rPr>
                <w:rFonts w:ascii="Century Schoolbook" w:hAnsi="Century Schoolbook"/>
                <w:szCs w:val="21"/>
              </w:rPr>
              <w:t>oll(time , unit)</w:t>
            </w:r>
          </w:p>
        </w:tc>
      </w:tr>
      <w:tr w:rsidR="00EA213D" w:rsidRPr="0050496E" w:rsidTr="00F70A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50496E" w:rsidRDefault="00EA213D" w:rsidP="00EA213D">
            <w:pPr>
              <w:spacing w:line="276" w:lineRule="auto"/>
              <w:jc w:val="center"/>
              <w:rPr>
                <w:rFonts w:ascii="Century Schoolbook" w:hAnsi="Century Schoolbook"/>
                <w:b w:val="0"/>
                <w:szCs w:val="21"/>
              </w:rPr>
            </w:pPr>
          </w:p>
        </w:tc>
        <w:tc>
          <w:tcPr>
            <w:tcW w:w="2998" w:type="dxa"/>
            <w:tcBorders>
              <w:left w:val="none" w:sz="0" w:space="0" w:color="auto"/>
              <w:right w:val="none" w:sz="0" w:space="0" w:color="auto"/>
            </w:tcBorders>
            <w:vAlign w:val="center"/>
          </w:tcPr>
          <w:p w:rsidR="00EA213D" w:rsidRPr="0050496E" w:rsidRDefault="0044584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返回移除的对象</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9" w:type="dxa"/>
            <w:tcBorders>
              <w:lef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A213D" w:rsidRPr="0050496E" w:rsidTr="00F70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EA213D" w:rsidRDefault="00EA213D" w:rsidP="00EA213D">
            <w:pPr>
              <w:spacing w:line="276" w:lineRule="auto"/>
              <w:jc w:val="center"/>
              <w:rPr>
                <w:rFonts w:ascii="Century Schoolbook" w:hAnsi="Century Schoolbook"/>
                <w:szCs w:val="21"/>
              </w:rPr>
            </w:pPr>
            <w:r w:rsidRPr="00EA213D">
              <w:rPr>
                <w:rFonts w:ascii="Century Schoolbook" w:hAnsi="Century Schoolbook"/>
                <w:szCs w:val="21"/>
              </w:rPr>
              <w:t>检查</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e</w:t>
            </w:r>
            <w:r>
              <w:rPr>
                <w:rFonts w:ascii="Century Schoolbook" w:hAnsi="Century Schoolbook"/>
                <w:szCs w:val="21"/>
              </w:rPr>
              <w:t>lement()</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p</w:t>
            </w:r>
            <w:r>
              <w:rPr>
                <w:rFonts w:ascii="Century Schoolbook" w:hAnsi="Century Schoolbook"/>
                <w:szCs w:val="21"/>
              </w:rPr>
              <w:t>eek()</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不可用</w:t>
            </w:r>
          </w:p>
        </w:tc>
        <w:tc>
          <w:tcPr>
            <w:tcW w:w="2999" w:type="dxa"/>
            <w:tcBorders>
              <w:lef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不可用</w:t>
            </w:r>
          </w:p>
        </w:tc>
      </w:tr>
      <w:tr w:rsidR="00EA213D" w:rsidRPr="0050496E" w:rsidTr="00F70A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50496E" w:rsidRDefault="00EA213D" w:rsidP="00EA213D">
            <w:pPr>
              <w:spacing w:line="276" w:lineRule="auto"/>
              <w:jc w:val="center"/>
              <w:rPr>
                <w:rFonts w:ascii="Century Schoolbook" w:hAnsi="Century Schoolbook"/>
                <w:b w:val="0"/>
                <w:szCs w:val="21"/>
              </w:rPr>
            </w:pPr>
          </w:p>
        </w:tc>
        <w:tc>
          <w:tcPr>
            <w:tcW w:w="2998" w:type="dxa"/>
            <w:tcBorders>
              <w:left w:val="none" w:sz="0" w:space="0" w:color="auto"/>
              <w:right w:val="none" w:sz="0" w:space="0" w:color="auto"/>
            </w:tcBorders>
            <w:vAlign w:val="center"/>
          </w:tcPr>
          <w:p w:rsidR="00EA213D" w:rsidRPr="0050496E" w:rsidRDefault="00F70A76" w:rsidP="00F70A7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队列是否为空队首元素是谁</w:t>
            </w:r>
          </w:p>
        </w:tc>
        <w:tc>
          <w:tcPr>
            <w:tcW w:w="2999" w:type="dxa"/>
            <w:tcBorders>
              <w:left w:val="none" w:sz="0" w:space="0" w:color="auto"/>
              <w:right w:val="none" w:sz="0" w:space="0" w:color="auto"/>
            </w:tcBorders>
            <w:vAlign w:val="center"/>
          </w:tcPr>
          <w:p w:rsidR="00EA213D" w:rsidRPr="0050496E" w:rsidRDefault="00ED46E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同左</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9" w:type="dxa"/>
            <w:tcBorders>
              <w:lef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8331D6" w:rsidRPr="005D08AA" w:rsidRDefault="008331D6" w:rsidP="00DB571D">
      <w:pPr>
        <w:rPr>
          <w:rFonts w:ascii="Century Schoolbook" w:hAnsi="Century Schoolbook"/>
        </w:rPr>
      </w:pPr>
    </w:p>
    <w:p w:rsidR="008E3CFF" w:rsidRPr="005D08AA" w:rsidRDefault="005D08AA" w:rsidP="005D08AA">
      <w:pPr>
        <w:rPr>
          <w:rFonts w:ascii="Century Schoolbook" w:hAnsi="Century Schoolbook"/>
        </w:rPr>
      </w:pPr>
      <w:r w:rsidRPr="005D08AA">
        <w:rPr>
          <w:rFonts w:ascii="Century Schoolbook" w:hAnsi="Century Schoolbook"/>
          <w:b/>
        </w:rPr>
        <w:t>抛出异常</w:t>
      </w:r>
      <w:r w:rsidRPr="005D08AA">
        <w:rPr>
          <w:rFonts w:ascii="Century Schoolbook" w:hAnsi="Century Schoolbook"/>
        </w:rPr>
        <w:t>：当阻塞队列满时，再往队列里面</w:t>
      </w:r>
      <w:r w:rsidRPr="005D08AA">
        <w:rPr>
          <w:rFonts w:ascii="Century Schoolbook" w:hAnsi="Century Schoolbook"/>
        </w:rPr>
        <w:t>add</w:t>
      </w:r>
      <w:r w:rsidRPr="005D08AA">
        <w:rPr>
          <w:rFonts w:ascii="Century Schoolbook" w:hAnsi="Century Schoolbook"/>
        </w:rPr>
        <w:t>插入元素会抛</w:t>
      </w:r>
      <w:r w:rsidRPr="005D08AA">
        <w:rPr>
          <w:rFonts w:ascii="Century Schoolbook" w:hAnsi="Century Schoolbook"/>
        </w:rPr>
        <w:t>IllegalStateException: Queue full</w:t>
      </w:r>
      <w:r w:rsidRPr="005D08AA">
        <w:rPr>
          <w:rFonts w:ascii="Century Schoolbook" w:hAnsi="Century Schoolbook"/>
        </w:rPr>
        <w:t>当阻塞队列空时，再往队列</w:t>
      </w:r>
      <w:r w:rsidRPr="005D08AA">
        <w:rPr>
          <w:rFonts w:ascii="Century Schoolbook" w:hAnsi="Century Schoolbook"/>
        </w:rPr>
        <w:t>Remove</w:t>
      </w:r>
      <w:r w:rsidRPr="005D08AA">
        <w:rPr>
          <w:rFonts w:ascii="Century Schoolbook" w:hAnsi="Century Schoolbook"/>
        </w:rPr>
        <w:t>元素时候回抛出</w:t>
      </w:r>
      <w:r w:rsidRPr="005D08AA">
        <w:rPr>
          <w:rFonts w:ascii="Century Schoolbook" w:hAnsi="Century Schoolbook"/>
        </w:rPr>
        <w:t>NoSuchElementException</w:t>
      </w:r>
      <w:r w:rsidRPr="005D08AA">
        <w:rPr>
          <w:rFonts w:ascii="Century Schoolbook" w:hAnsi="Century Schoolbook"/>
        </w:rPr>
        <w:t>。</w:t>
      </w:r>
    </w:p>
    <w:p w:rsidR="008E3CFF" w:rsidRPr="005D08AA" w:rsidRDefault="005D08AA" w:rsidP="005D08AA">
      <w:pPr>
        <w:rPr>
          <w:rFonts w:ascii="Century Schoolbook" w:hAnsi="Century Schoolbook"/>
        </w:rPr>
      </w:pPr>
      <w:r w:rsidRPr="005D08AA">
        <w:rPr>
          <w:rFonts w:ascii="Century Schoolbook" w:hAnsi="Century Schoolbook"/>
          <w:b/>
        </w:rPr>
        <w:t>特</w:t>
      </w:r>
      <w:r w:rsidR="00DB475F">
        <w:rPr>
          <w:rFonts w:ascii="Century Schoolbook" w:hAnsi="Century Schoolbook" w:hint="eastAsia"/>
          <w:b/>
        </w:rPr>
        <w:t xml:space="preserve"> </w:t>
      </w:r>
      <w:r w:rsidRPr="005D08AA">
        <w:rPr>
          <w:rFonts w:ascii="Century Schoolbook" w:hAnsi="Century Schoolbook"/>
          <w:b/>
        </w:rPr>
        <w:t>殊</w:t>
      </w:r>
      <w:r w:rsidR="00DB475F">
        <w:rPr>
          <w:rFonts w:ascii="Century Schoolbook" w:hAnsi="Century Schoolbook" w:hint="eastAsia"/>
          <w:b/>
        </w:rPr>
        <w:t xml:space="preserve"> </w:t>
      </w:r>
      <w:r w:rsidRPr="005D08AA">
        <w:rPr>
          <w:rFonts w:ascii="Century Schoolbook" w:hAnsi="Century Schoolbook"/>
          <w:b/>
        </w:rPr>
        <w:t>值</w:t>
      </w:r>
      <w:r w:rsidRPr="005D08AA">
        <w:rPr>
          <w:rFonts w:ascii="Century Schoolbook" w:hAnsi="Century Schoolbook"/>
        </w:rPr>
        <w:t>：插入方法</w:t>
      </w:r>
      <w:r w:rsidRPr="005D08AA">
        <w:rPr>
          <w:rFonts w:ascii="Century Schoolbook" w:hAnsi="Century Schoolbook"/>
        </w:rPr>
        <w:t>,</w:t>
      </w:r>
      <w:r w:rsidRPr="005D08AA">
        <w:rPr>
          <w:rFonts w:ascii="Century Schoolbook" w:hAnsi="Century Schoolbook"/>
        </w:rPr>
        <w:t>成功返回</w:t>
      </w:r>
      <w:r w:rsidRPr="005D08AA">
        <w:rPr>
          <w:rFonts w:ascii="Century Schoolbook" w:hAnsi="Century Schoolbook"/>
        </w:rPr>
        <w:t xml:space="preserve">true </w:t>
      </w:r>
      <w:r w:rsidRPr="005D08AA">
        <w:rPr>
          <w:rFonts w:ascii="Century Schoolbook" w:hAnsi="Century Schoolbook"/>
        </w:rPr>
        <w:t>失败返回</w:t>
      </w:r>
      <w:r w:rsidRPr="005D08AA">
        <w:rPr>
          <w:rFonts w:ascii="Century Schoolbook" w:hAnsi="Century Schoolbook"/>
        </w:rPr>
        <w:t>false</w:t>
      </w:r>
      <w:r w:rsidRPr="005D08AA">
        <w:rPr>
          <w:rFonts w:ascii="Century Schoolbook" w:hAnsi="Century Schoolbook"/>
        </w:rPr>
        <w:t>。移除方法，成功返回元素，队列里面没有就返回</w:t>
      </w:r>
      <w:r w:rsidRPr="005D08AA">
        <w:rPr>
          <w:rFonts w:ascii="Century Schoolbook" w:hAnsi="Century Schoolbook"/>
        </w:rPr>
        <w:t>null</w:t>
      </w:r>
      <w:r w:rsidRPr="005D08AA">
        <w:rPr>
          <w:rFonts w:ascii="Century Schoolbook" w:hAnsi="Century Schoolbook"/>
        </w:rPr>
        <w:t>。</w:t>
      </w:r>
    </w:p>
    <w:p w:rsidR="008E3CFF" w:rsidRPr="005D08AA" w:rsidRDefault="005D08AA" w:rsidP="005D08AA">
      <w:pPr>
        <w:rPr>
          <w:rFonts w:ascii="Century Schoolbook" w:hAnsi="Century Schoolbook"/>
        </w:rPr>
      </w:pPr>
      <w:r w:rsidRPr="005D08AA">
        <w:rPr>
          <w:rFonts w:ascii="Century Schoolbook" w:hAnsi="Century Schoolbook"/>
          <w:b/>
        </w:rPr>
        <w:t>一直阻塞</w:t>
      </w:r>
      <w:r w:rsidRPr="005D08AA">
        <w:rPr>
          <w:rFonts w:ascii="Century Schoolbook" w:hAnsi="Century Schoolbook"/>
        </w:rPr>
        <w:t>：当阻塞队列满时，生产者继续往队列里面</w:t>
      </w:r>
      <w:r w:rsidRPr="005D08AA">
        <w:rPr>
          <w:rFonts w:ascii="Century Schoolbook" w:hAnsi="Century Schoolbook"/>
        </w:rPr>
        <w:t>put</w:t>
      </w:r>
      <w:r w:rsidRPr="005D08AA">
        <w:rPr>
          <w:rFonts w:ascii="Century Schoolbook" w:hAnsi="Century Schoolbook"/>
        </w:rPr>
        <w:t>元素，队列会一直阻塞直到</w:t>
      </w:r>
      <w:r w:rsidRPr="005D08AA">
        <w:rPr>
          <w:rFonts w:ascii="Century Schoolbook" w:hAnsi="Century Schoolbook"/>
        </w:rPr>
        <w:t>put</w:t>
      </w:r>
      <w:r w:rsidRPr="005D08AA">
        <w:rPr>
          <w:rFonts w:ascii="Century Schoolbook" w:hAnsi="Century Schoolbook"/>
        </w:rPr>
        <w:t>数据</w:t>
      </w:r>
      <w:r w:rsidRPr="005D08AA">
        <w:rPr>
          <w:rFonts w:ascii="Century Schoolbook" w:hAnsi="Century Schoolbook"/>
        </w:rPr>
        <w:t>or</w:t>
      </w:r>
      <w:r w:rsidRPr="005D08AA">
        <w:rPr>
          <w:rFonts w:ascii="Century Schoolbook" w:hAnsi="Century Schoolbook"/>
        </w:rPr>
        <w:t>响应中断退出当阻塞队列空时，消费者试图从队列</w:t>
      </w:r>
      <w:r w:rsidRPr="005D08AA">
        <w:rPr>
          <w:rFonts w:ascii="Century Schoolbook" w:hAnsi="Century Schoolbook"/>
        </w:rPr>
        <w:t>take</w:t>
      </w:r>
      <w:r w:rsidRPr="005D08AA">
        <w:rPr>
          <w:rFonts w:ascii="Century Schoolbook" w:hAnsi="Century Schoolbook"/>
        </w:rPr>
        <w:t>元素，队列会一直阻塞消费者线程直到队列可用。</w:t>
      </w:r>
    </w:p>
    <w:p w:rsidR="008E3CFF" w:rsidRPr="005D08AA" w:rsidRDefault="005D08AA" w:rsidP="00DB571D">
      <w:pPr>
        <w:rPr>
          <w:rFonts w:ascii="Century Schoolbook" w:hAnsi="Century Schoolbook"/>
        </w:rPr>
      </w:pPr>
      <w:r w:rsidRPr="005D08AA">
        <w:rPr>
          <w:rFonts w:ascii="Century Schoolbook" w:hAnsi="Century Schoolbook"/>
          <w:b/>
        </w:rPr>
        <w:t>超时退出</w:t>
      </w:r>
      <w:r w:rsidRPr="005D08AA">
        <w:rPr>
          <w:rFonts w:ascii="Century Schoolbook" w:hAnsi="Century Schoolbook"/>
        </w:rPr>
        <w:t>：当阻塞队列满时，队列会阻塞生产者线程一定时间，超过后限时后生产者线程就会退出。</w:t>
      </w:r>
    </w:p>
    <w:p w:rsidR="008E3CFF" w:rsidRPr="005D08AA" w:rsidRDefault="008E3CFF" w:rsidP="00DB571D">
      <w:pPr>
        <w:rPr>
          <w:rFonts w:ascii="Century Schoolbook" w:hAnsi="Century Schoolbook"/>
        </w:rPr>
      </w:pPr>
    </w:p>
    <w:p w:rsidR="008E3CFF" w:rsidRPr="005D08AA" w:rsidRDefault="00783B08" w:rsidP="00731C03">
      <w:pPr>
        <w:pStyle w:val="Tip3"/>
      </w:pPr>
      <w:r w:rsidRPr="00783B08">
        <w:t>ArrayBlockingQueue</w:t>
      </w:r>
      <w:r w:rsidR="00731C03">
        <w:t>代码演示</w:t>
      </w:r>
      <w:r w:rsidR="00731C03">
        <w:rPr>
          <w:rFonts w:hint="eastAsia"/>
        </w:rPr>
        <w:t xml:space="preserve"> </w:t>
      </w:r>
    </w:p>
    <w:p w:rsidR="00EB4616" w:rsidRPr="00EB4616" w:rsidRDefault="00EB4616" w:rsidP="00EB4616">
      <w:pPr>
        <w:pStyle w:val="Tip4"/>
      </w:pPr>
      <w:r>
        <w:rPr>
          <w:rFonts w:ascii="宋体" w:eastAsia="宋体" w:hAnsi="宋体" w:cs="宋体" w:hint="eastAsia"/>
        </w:rPr>
        <w:t>抛出异常：</w:t>
      </w:r>
      <w:r w:rsidR="00686225">
        <w:rPr>
          <w:rFonts w:ascii="宋体" w:eastAsia="宋体" w:hAnsi="宋体" w:cs="宋体" w:hint="eastAsia"/>
        </w:rPr>
        <w:t>脾气比较火爆</w:t>
      </w:r>
      <w:r>
        <w:rPr>
          <w:rFonts w:hint="eastAsia"/>
        </w:rPr>
        <w:t xml:space="preserve">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bCs/>
          <w:color w:val="7F0055"/>
          <w:kern w:val="0"/>
          <w:sz w:val="24"/>
          <w:szCs w:val="24"/>
        </w:rPr>
        <w:t>public</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class</w:t>
      </w:r>
      <w:r w:rsidRPr="00EB4616">
        <w:rPr>
          <w:rFonts w:ascii="Century Schoolbook" w:hAnsi="Century Schoolbook" w:cs="Century Schoolbook"/>
          <w:color w:val="000000"/>
          <w:kern w:val="0"/>
          <w:sz w:val="24"/>
          <w:szCs w:val="24"/>
        </w:rPr>
        <w:t xml:space="preserve"> BlockingQueueDemo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public</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static</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void</w:t>
      </w:r>
      <w:r w:rsidRPr="00EB4616">
        <w:rPr>
          <w:rFonts w:ascii="Century Schoolbook" w:hAnsi="Century Schoolbook" w:cs="Century Schoolbook"/>
          <w:color w:val="000000"/>
          <w:kern w:val="0"/>
          <w:sz w:val="24"/>
          <w:szCs w:val="24"/>
        </w:rPr>
        <w:t xml:space="preserve"> main(String[] </w:t>
      </w:r>
      <w:r w:rsidRPr="00EB4616">
        <w:rPr>
          <w:rFonts w:ascii="Century Schoolbook" w:hAnsi="Century Schoolbook" w:cs="Century Schoolbook"/>
          <w:color w:val="6A3E3E"/>
          <w:kern w:val="0"/>
          <w:sz w:val="24"/>
          <w:szCs w:val="24"/>
        </w:rPr>
        <w:t>args</w:t>
      </w:r>
      <w:r w:rsidRPr="00EB4616">
        <w:rPr>
          <w:rFonts w:ascii="Century Schoolbook" w:hAnsi="Century Schoolbook" w:cs="Century Schoolbook"/>
          <w:color w:val="000000"/>
          <w:kern w:val="0"/>
          <w:sz w:val="24"/>
          <w:szCs w:val="24"/>
        </w:rPr>
        <w:t>)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BlockingQueue&lt;String&gt; </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 xml:space="preserve"> = </w:t>
      </w:r>
      <w:r w:rsidRPr="00EB4616">
        <w:rPr>
          <w:rFonts w:ascii="Century Schoolbook" w:hAnsi="Century Schoolbook" w:cs="Century Schoolbook"/>
          <w:bCs/>
          <w:color w:val="7F0055"/>
          <w:kern w:val="0"/>
          <w:sz w:val="24"/>
          <w:szCs w:val="24"/>
        </w:rPr>
        <w:t>new</w:t>
      </w:r>
      <w:r w:rsidRPr="00EB4616">
        <w:rPr>
          <w:rFonts w:ascii="Century Schoolbook" w:hAnsi="Century Schoolbook" w:cs="Century Schoolbook"/>
          <w:color w:val="000000"/>
          <w:kern w:val="0"/>
          <w:sz w:val="24"/>
          <w:szCs w:val="24"/>
        </w:rPr>
        <w:t xml:space="preserve"> ArrayBlockingQueue&lt;&gt;(3);</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"a"</w:t>
      </w:r>
      <w:r w:rsidRPr="00EB4616">
        <w:rPr>
          <w:rFonts w:ascii="Century Schoolbook" w:hAnsi="Century Schoolbook" w:cs="Century Schoolbook"/>
          <w:color w:val="000000"/>
          <w:kern w:val="0"/>
          <w:sz w:val="24"/>
          <w:szCs w:val="24"/>
        </w:rPr>
        <w:t>));</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"b"</w:t>
      </w:r>
      <w:r w:rsidRPr="00EB4616">
        <w:rPr>
          <w:rFonts w:ascii="Century Schoolbook" w:hAnsi="Century Schoolbook" w:cs="Century Schoolbook"/>
          <w:color w:val="000000"/>
          <w:kern w:val="0"/>
          <w:sz w:val="24"/>
          <w:szCs w:val="24"/>
        </w:rPr>
        <w:t>));</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"c"</w:t>
      </w:r>
      <w:r w:rsidRPr="00EB4616">
        <w:rPr>
          <w:rFonts w:ascii="Century Schoolbook" w:hAnsi="Century Schoolbook" w:cs="Century Schoolbook"/>
          <w:color w:val="000000"/>
          <w:kern w:val="0"/>
          <w:sz w:val="24"/>
          <w:szCs w:val="24"/>
        </w:rPr>
        <w:t>));</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kern w:val="0"/>
          <w:sz w:val="24"/>
          <w:szCs w:val="24"/>
        </w:rPr>
        <w:tab/>
      </w:r>
      <w:r w:rsidRPr="00EB4616">
        <w:rPr>
          <w:rFonts w:ascii="Century Schoolbook" w:hAnsi="Century Schoolbook" w:cs="Century Schoolbook"/>
          <w:kern w:val="0"/>
          <w:sz w:val="24"/>
          <w:szCs w:val="24"/>
        </w:rPr>
        <w:tab/>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"d"</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color w:val="3F7F5F"/>
          <w:kern w:val="0"/>
          <w:sz w:val="24"/>
          <w:szCs w:val="24"/>
        </w:rPr>
        <w:t xml:space="preserve">// </w:t>
      </w:r>
      <w:r w:rsidRPr="00EB4616">
        <w:rPr>
          <w:rFonts w:ascii="Century Schoolbook" w:hAnsi="Century Schoolbook" w:cs="Century Schoolbook"/>
          <w:color w:val="3F7F5F"/>
          <w:kern w:val="0"/>
          <w:sz w:val="24"/>
          <w:szCs w:val="24"/>
        </w:rPr>
        <w:t>队列长度为</w:t>
      </w:r>
      <w:r w:rsidRPr="00EB4616">
        <w:rPr>
          <w:rFonts w:ascii="Century Schoolbook" w:hAnsi="Century Schoolbook" w:cs="Century Schoolbook"/>
          <w:color w:val="3F7F5F"/>
          <w:kern w:val="0"/>
          <w:sz w:val="24"/>
          <w:szCs w:val="24"/>
        </w:rPr>
        <w:t>3</w:t>
      </w:r>
      <w:r w:rsidRPr="00EB4616">
        <w:rPr>
          <w:rFonts w:ascii="Century Schoolbook" w:hAnsi="Century Schoolbook" w:cs="Century Schoolbook"/>
          <w:color w:val="3F7F5F"/>
          <w:kern w:val="0"/>
          <w:sz w:val="24"/>
          <w:szCs w:val="24"/>
        </w:rPr>
        <w:t>，加入第四个元素时抛出异常</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w:t>
      </w:r>
    </w:p>
    <w:p w:rsidR="008E3CFF" w:rsidRPr="005D08AA" w:rsidRDefault="00F70480" w:rsidP="00DB571D">
      <w:pPr>
        <w:rPr>
          <w:rFonts w:ascii="Century Schoolbook" w:hAnsi="Century Schoolbook"/>
        </w:rPr>
      </w:pPr>
      <w:r>
        <w:rPr>
          <w:noProof/>
        </w:rPr>
        <w:lastRenderedPageBreak/>
        <w:drawing>
          <wp:inline distT="0" distB="0" distL="0" distR="0" wp14:anchorId="1BBB7466" wp14:editId="43684C6A">
            <wp:extent cx="6029325" cy="1838325"/>
            <wp:effectExtent l="0" t="0" r="9525" b="9525"/>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29325" cy="1838325"/>
                    </a:xfrm>
                    <a:prstGeom prst="rect">
                      <a:avLst/>
                    </a:prstGeom>
                  </pic:spPr>
                </pic:pic>
              </a:graphicData>
            </a:graphic>
          </wp:inline>
        </w:drawing>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bCs/>
          <w:color w:val="7F0055"/>
          <w:kern w:val="0"/>
          <w:sz w:val="24"/>
          <w:szCs w:val="24"/>
        </w:rPr>
        <w:t>public</w:t>
      </w: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class</w:t>
      </w:r>
      <w:r w:rsidRPr="00195771">
        <w:rPr>
          <w:rFonts w:ascii="Century Schoolbook" w:hAnsi="Century Schoolbook" w:cs="Century Schoolbook"/>
          <w:color w:val="000000"/>
          <w:kern w:val="0"/>
          <w:sz w:val="24"/>
          <w:szCs w:val="24"/>
        </w:rPr>
        <w:t xml:space="preserve"> BlockingQueueDemo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public</w:t>
      </w: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static</w:t>
      </w: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void</w:t>
      </w:r>
      <w:r w:rsidRPr="00195771">
        <w:rPr>
          <w:rFonts w:ascii="Century Schoolbook" w:hAnsi="Century Schoolbook" w:cs="Century Schoolbook"/>
          <w:color w:val="000000"/>
          <w:kern w:val="0"/>
          <w:sz w:val="24"/>
          <w:szCs w:val="24"/>
        </w:rPr>
        <w:t xml:space="preserve"> main(String[] </w:t>
      </w:r>
      <w:r w:rsidRPr="00195771">
        <w:rPr>
          <w:rFonts w:ascii="Century Schoolbook" w:hAnsi="Century Schoolbook" w:cs="Century Schoolbook"/>
          <w:color w:val="6A3E3E"/>
          <w:kern w:val="0"/>
          <w:sz w:val="24"/>
          <w:szCs w:val="24"/>
        </w:rPr>
        <w:t>args</w:t>
      </w:r>
      <w:r w:rsidRPr="00195771">
        <w:rPr>
          <w:rFonts w:ascii="Century Schoolbook" w:hAnsi="Century Schoolbook" w:cs="Century Schoolbook"/>
          <w:color w:val="000000"/>
          <w:kern w:val="0"/>
          <w:sz w:val="24"/>
          <w:szCs w:val="24"/>
        </w:rPr>
        <w:t>)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BlockingQueue&lt;String&gt; </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 xml:space="preserve"> = </w:t>
      </w:r>
      <w:r w:rsidRPr="00195771">
        <w:rPr>
          <w:rFonts w:ascii="Century Schoolbook" w:hAnsi="Century Schoolbook" w:cs="Century Schoolbook"/>
          <w:bCs/>
          <w:color w:val="7F0055"/>
          <w:kern w:val="0"/>
          <w:sz w:val="24"/>
          <w:szCs w:val="24"/>
        </w:rPr>
        <w:t>new</w:t>
      </w:r>
      <w:r w:rsidRPr="00195771">
        <w:rPr>
          <w:rFonts w:ascii="Century Schoolbook" w:hAnsi="Century Schoolbook" w:cs="Century Schoolbook"/>
          <w:color w:val="000000"/>
          <w:kern w:val="0"/>
          <w:sz w:val="24"/>
          <w:szCs w:val="24"/>
        </w:rPr>
        <w:t xml:space="preserve"> ArrayBlockingQueue&lt;&gt;(3);</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.add(</w:t>
      </w:r>
      <w:r w:rsidRPr="00195771">
        <w:rPr>
          <w:rFonts w:ascii="Century Schoolbook" w:hAnsi="Century Schoolbook" w:cs="Century Schoolbook"/>
          <w:color w:val="2A00FF"/>
          <w:kern w:val="0"/>
          <w:sz w:val="24"/>
          <w:szCs w:val="24"/>
        </w:rPr>
        <w:t>"a"</w:t>
      </w:r>
      <w:r w:rsidRPr="00195771">
        <w:rPr>
          <w:rFonts w:ascii="Century Schoolbook" w:hAnsi="Century Schoolbook" w:cs="Century Schoolbook"/>
          <w:color w:val="000000"/>
          <w:kern w:val="0"/>
          <w:sz w:val="24"/>
          <w:szCs w:val="24"/>
        </w:rPr>
        <w:t>));</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.add(</w:t>
      </w:r>
      <w:r w:rsidRPr="00195771">
        <w:rPr>
          <w:rFonts w:ascii="Century Schoolbook" w:hAnsi="Century Schoolbook" w:cs="Century Schoolbook"/>
          <w:color w:val="2A00FF"/>
          <w:kern w:val="0"/>
          <w:sz w:val="24"/>
          <w:szCs w:val="24"/>
        </w:rPr>
        <w:t>"b"</w:t>
      </w:r>
      <w:r w:rsidRPr="00195771">
        <w:rPr>
          <w:rFonts w:ascii="Century Schoolbook" w:hAnsi="Century Schoolbook" w:cs="Century Schoolbook"/>
          <w:color w:val="000000"/>
          <w:kern w:val="0"/>
          <w:sz w:val="24"/>
          <w:szCs w:val="24"/>
        </w:rPr>
        <w:t>));</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.add(</w:t>
      </w:r>
      <w:r w:rsidRPr="00195771">
        <w:rPr>
          <w:rFonts w:ascii="Century Schoolbook" w:hAnsi="Century Schoolbook" w:cs="Century Schoolbook"/>
          <w:color w:val="2A00FF"/>
          <w:kern w:val="0"/>
          <w:sz w:val="24"/>
          <w:szCs w:val="24"/>
        </w:rPr>
        <w:t>"c"</w:t>
      </w:r>
      <w:r w:rsidRPr="00195771">
        <w:rPr>
          <w:rFonts w:ascii="Century Schoolbook" w:hAnsi="Century Schoolbook" w:cs="Century Schoolbook"/>
          <w:color w:val="000000"/>
          <w:kern w:val="0"/>
          <w:sz w:val="24"/>
          <w:szCs w:val="24"/>
        </w:rPr>
        <w:t>));</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.remove());</w:t>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返回被移除的对象</w:t>
      </w:r>
      <w:r w:rsidRPr="00195771">
        <w:rPr>
          <w:rFonts w:ascii="Century Schoolbook" w:hAnsi="Century Schoolbook" w:cs="Century Schoolbook"/>
          <w:color w:val="3F7F5F"/>
          <w:kern w:val="0"/>
          <w:sz w:val="24"/>
          <w:szCs w:val="24"/>
        </w:rPr>
        <w:t>a</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.remove());</w:t>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返回被移除的对象</w:t>
      </w:r>
      <w:r w:rsidRPr="00195771">
        <w:rPr>
          <w:rFonts w:ascii="Century Schoolbook" w:hAnsi="Century Schoolbook" w:cs="Century Schoolbook"/>
          <w:color w:val="3F7F5F"/>
          <w:kern w:val="0"/>
          <w:sz w:val="24"/>
          <w:szCs w:val="24"/>
        </w:rPr>
        <w:t>b</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.remove());</w:t>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返回被移除的对象</w:t>
      </w:r>
      <w:r w:rsidRPr="00195771">
        <w:rPr>
          <w:rFonts w:ascii="Century Schoolbook" w:hAnsi="Century Schoolbook" w:cs="Century Schoolbook"/>
          <w:color w:val="3F7F5F"/>
          <w:kern w:val="0"/>
          <w:sz w:val="24"/>
          <w:szCs w:val="24"/>
        </w:rPr>
        <w:t>c</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 xml:space="preserve">.remove()); </w:t>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队列中共三个对象，当移除第四个的时候会抛出异常</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w:t>
      </w:r>
    </w:p>
    <w:p w:rsidR="008E3CFF" w:rsidRPr="005D08AA" w:rsidRDefault="003D2DE9" w:rsidP="00DB571D">
      <w:pPr>
        <w:rPr>
          <w:rFonts w:ascii="Century Schoolbook" w:hAnsi="Century Schoolbook"/>
        </w:rPr>
      </w:pPr>
      <w:r>
        <w:rPr>
          <w:noProof/>
        </w:rPr>
        <w:drawing>
          <wp:inline distT="0" distB="0" distL="0" distR="0" wp14:anchorId="7C7E1DF0" wp14:editId="3E1548CB">
            <wp:extent cx="5972175" cy="2266950"/>
            <wp:effectExtent l="0" t="0" r="9525"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72175" cy="2266950"/>
                    </a:xfrm>
                    <a:prstGeom prst="rect">
                      <a:avLst/>
                    </a:prstGeom>
                  </pic:spPr>
                </pic:pic>
              </a:graphicData>
            </a:graphic>
          </wp:inline>
        </w:drawing>
      </w:r>
    </w:p>
    <w:p w:rsidR="008E3CFF" w:rsidRPr="005D08AA" w:rsidRDefault="008E3CFF" w:rsidP="00DB571D">
      <w:pPr>
        <w:rPr>
          <w:rFonts w:ascii="Century Schoolbook" w:hAnsi="Century Schoolbook"/>
        </w:rPr>
      </w:pPr>
    </w:p>
    <w:p w:rsidR="00654987" w:rsidRPr="00654987" w:rsidRDefault="009F30FE" w:rsidP="00654987">
      <w:pPr>
        <w:pStyle w:val="Tip4"/>
      </w:pPr>
      <w:r w:rsidRPr="005D08AA">
        <w:rPr>
          <w:rFonts w:ascii="宋体" w:eastAsia="宋体" w:hAnsi="宋体" w:cs="宋体" w:hint="eastAsia"/>
        </w:rPr>
        <w:t>特</w:t>
      </w:r>
      <w:r>
        <w:rPr>
          <w:rFonts w:hint="eastAsia"/>
        </w:rPr>
        <w:t xml:space="preserve"> </w:t>
      </w:r>
      <w:r w:rsidRPr="005D08AA">
        <w:rPr>
          <w:rFonts w:ascii="宋体" w:eastAsia="宋体" w:hAnsi="宋体" w:cs="宋体" w:hint="eastAsia"/>
        </w:rPr>
        <w:t>殊</w:t>
      </w:r>
      <w:r>
        <w:rPr>
          <w:rFonts w:hint="eastAsia"/>
        </w:rPr>
        <w:t xml:space="preserve"> </w:t>
      </w:r>
      <w:r w:rsidRPr="005D08AA">
        <w:rPr>
          <w:rFonts w:ascii="宋体" w:eastAsia="宋体" w:hAnsi="宋体" w:cs="宋体" w:hint="eastAsia"/>
        </w:rPr>
        <w:t>值</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bCs/>
          <w:color w:val="7F0055"/>
          <w:kern w:val="0"/>
          <w:sz w:val="24"/>
          <w:szCs w:val="24"/>
        </w:rPr>
        <w:t>public</w:t>
      </w: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class</w:t>
      </w:r>
      <w:r w:rsidRPr="00654987">
        <w:rPr>
          <w:rFonts w:ascii="Century Schoolbook" w:hAnsi="Century Schoolbook" w:cs="Century Schoolbook"/>
          <w:color w:val="000000"/>
          <w:kern w:val="0"/>
          <w:sz w:val="24"/>
          <w:szCs w:val="24"/>
        </w:rPr>
        <w:t xml:space="preserve"> BlockingQueueDemo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public</w:t>
      </w: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static</w:t>
      </w: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void</w:t>
      </w:r>
      <w:r w:rsidRPr="00654987">
        <w:rPr>
          <w:rFonts w:ascii="Century Schoolbook" w:hAnsi="Century Schoolbook" w:cs="Century Schoolbook"/>
          <w:color w:val="000000"/>
          <w:kern w:val="0"/>
          <w:sz w:val="24"/>
          <w:szCs w:val="24"/>
        </w:rPr>
        <w:t xml:space="preserve"> main(String[] </w:t>
      </w:r>
      <w:r w:rsidRPr="00654987">
        <w:rPr>
          <w:rFonts w:ascii="Century Schoolbook" w:hAnsi="Century Schoolbook" w:cs="Century Schoolbook"/>
          <w:color w:val="6A3E3E"/>
          <w:kern w:val="0"/>
          <w:sz w:val="24"/>
          <w:szCs w:val="24"/>
        </w:rPr>
        <w:t>args</w:t>
      </w:r>
      <w:r w:rsidRPr="00654987">
        <w:rPr>
          <w:rFonts w:ascii="Century Schoolbook" w:hAnsi="Century Schoolbook" w:cs="Century Schoolbook"/>
          <w:color w:val="000000"/>
          <w:kern w:val="0"/>
          <w:sz w:val="24"/>
          <w:szCs w:val="24"/>
        </w:rPr>
        <w:t>)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BlockingQueue&lt;String&gt;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bCs/>
          <w:color w:val="7F0055"/>
          <w:kern w:val="0"/>
          <w:sz w:val="24"/>
          <w:szCs w:val="24"/>
        </w:rPr>
        <w:t>new</w:t>
      </w:r>
      <w:r w:rsidRPr="00654987">
        <w:rPr>
          <w:rFonts w:ascii="Century Schoolbook" w:hAnsi="Century Schoolbook" w:cs="Century Schoolbook"/>
          <w:color w:val="000000"/>
          <w:kern w:val="0"/>
          <w:sz w:val="24"/>
          <w:szCs w:val="24"/>
        </w:rPr>
        <w:t xml:space="preserve"> ArrayBlockingQueue&lt;&gt;(3);</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1</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"a"</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2</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"b"</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3</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"c"</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4</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"d"</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开始移除元素：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.poll());</w:t>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返回被移除的对象</w:t>
      </w:r>
      <w:r w:rsidRPr="00654987">
        <w:rPr>
          <w:rFonts w:ascii="Century Schoolbook" w:hAnsi="Century Schoolbook" w:cs="Century Schoolbook"/>
          <w:color w:val="3F7F5F"/>
          <w:kern w:val="0"/>
          <w:sz w:val="24"/>
          <w:szCs w:val="24"/>
        </w:rPr>
        <w:t>a</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开始移除元素：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.poll());</w:t>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返回被移除的对象</w:t>
      </w:r>
      <w:r w:rsidRPr="00654987">
        <w:rPr>
          <w:rFonts w:ascii="Century Schoolbook" w:hAnsi="Century Schoolbook" w:cs="Century Schoolbook"/>
          <w:color w:val="3F7F5F"/>
          <w:kern w:val="0"/>
          <w:sz w:val="24"/>
          <w:szCs w:val="24"/>
        </w:rPr>
        <w:t>b</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开始移除元素：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.poll());</w:t>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返回被移除的对象</w:t>
      </w:r>
      <w:r w:rsidRPr="00654987">
        <w:rPr>
          <w:rFonts w:ascii="Century Schoolbook" w:hAnsi="Century Schoolbook" w:cs="Century Schoolbook"/>
          <w:color w:val="3F7F5F"/>
          <w:kern w:val="0"/>
          <w:sz w:val="24"/>
          <w:szCs w:val="24"/>
        </w:rPr>
        <w:t>c</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检查队列是否为空，同时返回队首元素：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 xml:space="preserve">.peek());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继续移除第四个元素，返回：</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 xml:space="preserve">.poll()); </w:t>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队列中共三个对象，当移除第四个的时候返回</w:t>
      </w:r>
      <w:r w:rsidRPr="00654987">
        <w:rPr>
          <w:rFonts w:ascii="Century Schoolbook" w:hAnsi="Century Schoolbook" w:cs="Century Schoolbook"/>
          <w:color w:val="3F7F5F"/>
          <w:kern w:val="0"/>
          <w:sz w:val="24"/>
          <w:szCs w:val="24"/>
        </w:rPr>
        <w:t>null</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w:t>
      </w:r>
    </w:p>
    <w:p w:rsidR="00D831DB" w:rsidRPr="005D08AA" w:rsidRDefault="00964DDC" w:rsidP="00DB571D">
      <w:pPr>
        <w:rPr>
          <w:rFonts w:ascii="Century Schoolbook" w:hAnsi="Century Schoolbook"/>
        </w:rPr>
      </w:pPr>
      <w:r>
        <w:rPr>
          <w:noProof/>
        </w:rPr>
        <w:drawing>
          <wp:inline distT="0" distB="0" distL="0" distR="0" wp14:anchorId="5E6C29DE" wp14:editId="73613283">
            <wp:extent cx="5772150" cy="2238375"/>
            <wp:effectExtent l="0" t="0" r="0" b="9525"/>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72150" cy="2238375"/>
                    </a:xfrm>
                    <a:prstGeom prst="rect">
                      <a:avLst/>
                    </a:prstGeom>
                  </pic:spPr>
                </pic:pic>
              </a:graphicData>
            </a:graphic>
          </wp:inline>
        </w:drawing>
      </w:r>
    </w:p>
    <w:p w:rsidR="00D831DB" w:rsidRDefault="00D831DB" w:rsidP="00DB571D">
      <w:pPr>
        <w:rPr>
          <w:rFonts w:ascii="Century Schoolbook" w:hAnsi="Century Schoolbook"/>
        </w:rPr>
      </w:pPr>
    </w:p>
    <w:p w:rsidR="00CB6E38" w:rsidRDefault="00964DDC" w:rsidP="00964DDC">
      <w:pPr>
        <w:pStyle w:val="Tip4"/>
      </w:pPr>
      <w:r w:rsidRPr="005D08AA">
        <w:rPr>
          <w:rFonts w:ascii="宋体" w:eastAsia="宋体" w:hAnsi="宋体" w:cs="宋体" w:hint="eastAsia"/>
        </w:rPr>
        <w:t>一直阻塞</w:t>
      </w:r>
      <w:r>
        <w:rPr>
          <w:rFonts w:ascii="宋体" w:eastAsia="宋体" w:hAnsi="宋体" w:cs="宋体" w:hint="eastAsia"/>
        </w:rPr>
        <w:t xml:space="preserve"> </w:t>
      </w:r>
    </w:p>
    <w:p w:rsidR="00783B08" w:rsidRPr="00783B08" w:rsidRDefault="00964DDC" w:rsidP="00783B08">
      <w:pPr>
        <w:rPr>
          <w:rFonts w:ascii="Century Schoolbook" w:hAnsi="Century Schoolbook"/>
        </w:rPr>
      </w:pPr>
      <w:r>
        <w:rPr>
          <w:rFonts w:ascii="Century Schoolbook" w:hAnsi="Century Schoolbook"/>
        </w:rPr>
        <w:tab/>
      </w:r>
      <w:r>
        <w:rPr>
          <w:rFonts w:ascii="Century Schoolbook" w:hAnsi="Century Schoolbook"/>
        </w:rPr>
        <w:t>这组</w:t>
      </w:r>
      <w:r>
        <w:rPr>
          <w:rFonts w:ascii="Century Schoolbook" w:hAnsi="Century Schoolbook"/>
        </w:rPr>
        <w:t>API</w:t>
      </w:r>
      <w:r>
        <w:rPr>
          <w:rFonts w:ascii="Century Schoolbook" w:hAnsi="Century Schoolbook"/>
        </w:rPr>
        <w:t>威力强大</w:t>
      </w:r>
      <w:r>
        <w:rPr>
          <w:rFonts w:ascii="Century Schoolbook" w:hAnsi="Century Schoolbook" w:hint="eastAsia"/>
        </w:rPr>
        <w:t>，</w:t>
      </w:r>
      <w:r>
        <w:rPr>
          <w:rFonts w:ascii="Century Schoolbook" w:hAnsi="Century Schoolbook"/>
        </w:rPr>
        <w:t>在代码中应当慎用</w:t>
      </w:r>
      <w:r>
        <w:rPr>
          <w:rFonts w:ascii="Century Schoolbook" w:hAnsi="Century Schoolbook" w:hint="eastAsia"/>
        </w:rPr>
        <w:t>。</w:t>
      </w:r>
      <w:r>
        <w:rPr>
          <w:rFonts w:ascii="Century Schoolbook" w:hAnsi="Century Schoolbook"/>
        </w:rPr>
        <w:t>用的好</w:t>
      </w:r>
      <w:r>
        <w:rPr>
          <w:rFonts w:ascii="Century Schoolbook" w:hAnsi="Century Schoolbook" w:hint="eastAsia"/>
        </w:rPr>
        <w:t>，</w:t>
      </w:r>
      <w:r>
        <w:rPr>
          <w:rFonts w:ascii="Century Schoolbook" w:hAnsi="Century Schoolbook"/>
        </w:rPr>
        <w:t>程序性能极高</w:t>
      </w:r>
      <w:r>
        <w:rPr>
          <w:rFonts w:ascii="Century Schoolbook" w:hAnsi="Century Schoolbook" w:hint="eastAsia"/>
        </w:rPr>
        <w:t>，</w:t>
      </w:r>
      <w:r>
        <w:rPr>
          <w:rFonts w:ascii="Century Schoolbook" w:hAnsi="Century Schoolbook"/>
        </w:rPr>
        <w:t>用的不好</w:t>
      </w:r>
      <w:r>
        <w:rPr>
          <w:rFonts w:ascii="Century Schoolbook" w:hAnsi="Century Schoolbook"/>
        </w:rPr>
        <w:t>bug</w:t>
      </w:r>
      <w:r>
        <w:rPr>
          <w:rFonts w:ascii="Century Schoolbook" w:hAnsi="Century Schoolbook"/>
        </w:rPr>
        <w:t>也会很致命</w:t>
      </w:r>
      <w:r>
        <w:rPr>
          <w:rFonts w:ascii="Century Schoolbook" w:hAnsi="Century Schoolbook" w:hint="eastAsia"/>
        </w:rPr>
        <w:t>。</w:t>
      </w:r>
      <w:r w:rsidR="00152D2E">
        <w:rPr>
          <w:rFonts w:ascii="Century Schoolbook" w:hAnsi="Century Schoolbook" w:hint="eastAsia"/>
        </w:rPr>
        <w:t>官网使用的这组方法做演示。</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bCs/>
          <w:color w:val="7F0055"/>
          <w:kern w:val="0"/>
          <w:sz w:val="24"/>
          <w:szCs w:val="24"/>
        </w:rPr>
        <w:t>public</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class</w:t>
      </w:r>
      <w:r w:rsidRPr="00783B08">
        <w:rPr>
          <w:rFonts w:ascii="Century Schoolbook" w:hAnsi="Century Schoolbook" w:cs="Century Schoolbook"/>
          <w:color w:val="000000"/>
          <w:kern w:val="0"/>
          <w:sz w:val="24"/>
          <w:szCs w:val="24"/>
        </w:rPr>
        <w:t xml:space="preserve"> BlockingQueueDemo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public</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static</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void</w:t>
      </w:r>
      <w:r w:rsidRPr="00783B08">
        <w:rPr>
          <w:rFonts w:ascii="Century Schoolbook" w:hAnsi="Century Schoolbook" w:cs="Century Schoolbook"/>
          <w:color w:val="000000"/>
          <w:kern w:val="0"/>
          <w:sz w:val="24"/>
          <w:szCs w:val="24"/>
        </w:rPr>
        <w:t xml:space="preserve"> main(String[] </w:t>
      </w:r>
      <w:r w:rsidRPr="00783B08">
        <w:rPr>
          <w:rFonts w:ascii="Century Schoolbook" w:hAnsi="Century Schoolbook" w:cs="Century Schoolbook"/>
          <w:color w:val="6A3E3E"/>
          <w:kern w:val="0"/>
          <w:sz w:val="24"/>
          <w:szCs w:val="24"/>
        </w:rPr>
        <w:t>args</w:t>
      </w:r>
      <w:r w:rsidRPr="00783B08">
        <w:rPr>
          <w:rFonts w:ascii="Century Schoolbook" w:hAnsi="Century Schoolbook" w:cs="Century Schoolbook"/>
          <w:color w:val="000000"/>
          <w:kern w:val="0"/>
          <w:sz w:val="24"/>
          <w:szCs w:val="24"/>
        </w:rPr>
        <w:t>)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BlockingQueue&lt;String&gt;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bCs/>
          <w:color w:val="7F0055"/>
          <w:kern w:val="0"/>
          <w:sz w:val="24"/>
          <w:szCs w:val="24"/>
        </w:rPr>
        <w:t>new</w:t>
      </w:r>
      <w:r w:rsidRPr="00783B08">
        <w:rPr>
          <w:rFonts w:ascii="Century Schoolbook" w:hAnsi="Century Schoolbook" w:cs="Century Schoolbook"/>
          <w:color w:val="000000"/>
          <w:kern w:val="0"/>
          <w:sz w:val="24"/>
          <w:szCs w:val="24"/>
        </w:rPr>
        <w:t xml:space="preserve"> ArrayBlockingQueue&lt;&gt;(3);</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try</w:t>
      </w:r>
      <w:r w:rsidRPr="00783B08">
        <w:rPr>
          <w:rFonts w:ascii="Century Schoolbook" w:hAnsi="Century Schoolbook" w:cs="Century Schoolbook"/>
          <w:color w:val="000000"/>
          <w:kern w:val="0"/>
          <w:sz w:val="24"/>
          <w:szCs w:val="24"/>
        </w:rPr>
        <w:t xml:space="preserve">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.put(</w:t>
      </w:r>
      <w:r w:rsidRPr="00783B08">
        <w:rPr>
          <w:rFonts w:ascii="Century Schoolbook" w:hAnsi="Century Schoolbook" w:cs="Century Schoolbook"/>
          <w:color w:val="2A00FF"/>
          <w:kern w:val="0"/>
          <w:sz w:val="24"/>
          <w:szCs w:val="24"/>
        </w:rPr>
        <w:t>"a"</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w:t>
      </w:r>
      <w:r w:rsidRPr="00783B08">
        <w:rPr>
          <w:rFonts w:ascii="Century Schoolbook" w:hAnsi="Century Schoolbook" w:cs="Century Schoolbook"/>
          <w:color w:val="3F7F5F"/>
          <w:kern w:val="0"/>
          <w:sz w:val="24"/>
          <w:szCs w:val="24"/>
        </w:rPr>
        <w:t>void</w:t>
      </w:r>
      <w:r w:rsidRPr="00783B08">
        <w:rPr>
          <w:rFonts w:ascii="Century Schoolbook" w:hAnsi="Century Schoolbook" w:cs="Century Schoolbook"/>
          <w:color w:val="3F7F5F"/>
          <w:kern w:val="0"/>
          <w:sz w:val="24"/>
          <w:szCs w:val="24"/>
        </w:rPr>
        <w:t>，</w:t>
      </w:r>
      <w:r w:rsidRPr="00783B08">
        <w:rPr>
          <w:rFonts w:ascii="Century Schoolbook" w:hAnsi="Century Schoolbook" w:cs="Century Schoolbook"/>
          <w:color w:val="3F7F5F"/>
          <w:kern w:val="0"/>
          <w:sz w:val="24"/>
          <w:szCs w:val="24"/>
        </w:rPr>
        <w:t>sysout</w:t>
      </w:r>
      <w:r w:rsidRPr="00783B08">
        <w:rPr>
          <w:rFonts w:ascii="Century Schoolbook" w:hAnsi="Century Schoolbook" w:cs="Century Schoolbook"/>
          <w:color w:val="3F7F5F"/>
          <w:kern w:val="0"/>
          <w:sz w:val="24"/>
          <w:szCs w:val="24"/>
        </w:rPr>
        <w:t>无法打印</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.put(</w:t>
      </w:r>
      <w:r w:rsidRPr="00783B08">
        <w:rPr>
          <w:rFonts w:ascii="Century Schoolbook" w:hAnsi="Century Schoolbook" w:cs="Century Schoolbook"/>
          <w:color w:val="2A00FF"/>
          <w:kern w:val="0"/>
          <w:sz w:val="24"/>
          <w:szCs w:val="24"/>
        </w:rPr>
        <w:t>"b"</w:t>
      </w:r>
      <w:r w:rsidRPr="00783B08">
        <w:rPr>
          <w:rFonts w:ascii="Century Schoolbook" w:hAnsi="Century Schoolbook" w:cs="Century Schoolbook"/>
          <w:color w:val="000000"/>
          <w:kern w:val="0"/>
          <w:sz w:val="24"/>
          <w:szCs w:val="24"/>
        </w:rPr>
        <w:t>);</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.put(</w:t>
      </w:r>
      <w:r w:rsidRPr="00783B08">
        <w:rPr>
          <w:rFonts w:ascii="Century Schoolbook" w:hAnsi="Century Schoolbook" w:cs="Century Schoolbook"/>
          <w:color w:val="2A00FF"/>
          <w:kern w:val="0"/>
          <w:sz w:val="24"/>
          <w:szCs w:val="24"/>
        </w:rPr>
        <w:t>"c"</w:t>
      </w:r>
      <w:r w:rsidRPr="00783B08">
        <w:rPr>
          <w:rFonts w:ascii="Century Schoolbook" w:hAnsi="Century Schoolbook" w:cs="Century Schoolbook"/>
          <w:color w:val="000000"/>
          <w:kern w:val="0"/>
          <w:sz w:val="24"/>
          <w:szCs w:val="24"/>
        </w:rPr>
        <w:t>);</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ab/>
        <w:t xml:space="preserve">blockingQueue.put("d");  </w:t>
      </w:r>
      <w:r w:rsidRPr="00783B08">
        <w:rPr>
          <w:rFonts w:ascii="Century Schoolbook" w:hAnsi="Century Schoolbook" w:cs="Century Schoolbook"/>
          <w:color w:val="3F7F5F"/>
          <w:kern w:val="0"/>
          <w:sz w:val="24"/>
          <w:szCs w:val="24"/>
        </w:rPr>
        <w:tab/>
        <w:t xml:space="preserve">// </w:t>
      </w:r>
      <w:r w:rsidRPr="00783B08">
        <w:rPr>
          <w:rFonts w:ascii="Century Schoolbook" w:hAnsi="Century Schoolbook" w:cs="Century Schoolbook"/>
          <w:color w:val="3F7F5F"/>
          <w:kern w:val="0"/>
          <w:sz w:val="24"/>
          <w:szCs w:val="24"/>
        </w:rPr>
        <w:t>此时会一直阻塞</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开始移除元素：</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.take());</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返回被移除的对象</w:t>
      </w:r>
      <w:r w:rsidRPr="00783B08">
        <w:rPr>
          <w:rFonts w:ascii="Century Schoolbook" w:hAnsi="Century Schoolbook" w:cs="Century Schoolbook"/>
          <w:color w:val="3F7F5F"/>
          <w:kern w:val="0"/>
          <w:sz w:val="24"/>
          <w:szCs w:val="24"/>
        </w:rPr>
        <w:t>a</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开始移除元素：</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.take());</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返回被移除的对象</w:t>
      </w:r>
      <w:r w:rsidRPr="00783B08">
        <w:rPr>
          <w:rFonts w:ascii="Century Schoolbook" w:hAnsi="Century Schoolbook" w:cs="Century Schoolbook"/>
          <w:color w:val="3F7F5F"/>
          <w:kern w:val="0"/>
          <w:sz w:val="24"/>
          <w:szCs w:val="24"/>
        </w:rPr>
        <w:t>b</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开始移除元素：</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.take());</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返回被移除的对象</w:t>
      </w:r>
      <w:r w:rsidRPr="00783B08">
        <w:rPr>
          <w:rFonts w:ascii="Century Schoolbook" w:hAnsi="Century Schoolbook" w:cs="Century Schoolbook"/>
          <w:color w:val="3F7F5F"/>
          <w:kern w:val="0"/>
          <w:sz w:val="24"/>
          <w:szCs w:val="24"/>
        </w:rPr>
        <w:t>c</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继续移除第四个元素，返回：</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 xml:space="preserve">.take()); </w:t>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队列中共三个对象，当移除第四个的时候一直阻塞，知道队列中有第四个元素进入</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t xml:space="preserve">} </w:t>
      </w:r>
      <w:r w:rsidRPr="00783B08">
        <w:rPr>
          <w:rFonts w:ascii="Century Schoolbook" w:hAnsi="Century Schoolbook" w:cs="Century Schoolbook"/>
          <w:bCs/>
          <w:color w:val="7F0055"/>
          <w:kern w:val="0"/>
          <w:sz w:val="24"/>
          <w:szCs w:val="24"/>
        </w:rPr>
        <w:t>catch</w:t>
      </w:r>
      <w:r w:rsidRPr="00783B08">
        <w:rPr>
          <w:rFonts w:ascii="Century Schoolbook" w:hAnsi="Century Schoolbook" w:cs="Century Schoolbook"/>
          <w:color w:val="000000"/>
          <w:kern w:val="0"/>
          <w:sz w:val="24"/>
          <w:szCs w:val="24"/>
        </w:rPr>
        <w:t xml:space="preserve"> (InterruptedException </w:t>
      </w:r>
      <w:r w:rsidRPr="00783B08">
        <w:rPr>
          <w:rFonts w:ascii="Century Schoolbook" w:hAnsi="Century Schoolbook" w:cs="Century Schoolbook"/>
          <w:color w:val="6A3E3E"/>
          <w:kern w:val="0"/>
          <w:sz w:val="24"/>
          <w:szCs w:val="24"/>
        </w:rPr>
        <w:t>e</w:t>
      </w:r>
      <w:r w:rsidRPr="00783B08">
        <w:rPr>
          <w:rFonts w:ascii="Century Schoolbook" w:hAnsi="Century Schoolbook" w:cs="Century Schoolbook"/>
          <w:color w:val="000000"/>
          <w:kern w:val="0"/>
          <w:sz w:val="24"/>
          <w:szCs w:val="24"/>
        </w:rPr>
        <w:t>) {</w:t>
      </w:r>
      <w:r w:rsidRPr="00783B08">
        <w:rPr>
          <w:rFonts w:ascii="Century Schoolbook" w:hAnsi="Century Schoolbook" w:cs="Century Schoolbook"/>
          <w:color w:val="6A3E3E"/>
          <w:kern w:val="0"/>
          <w:sz w:val="24"/>
          <w:szCs w:val="24"/>
        </w:rPr>
        <w:t>e</w:t>
      </w:r>
      <w:r w:rsidRPr="00783B08">
        <w:rPr>
          <w:rFonts w:ascii="Century Schoolbook" w:hAnsi="Century Schoolbook" w:cs="Century Schoolbook"/>
          <w:color w:val="000000"/>
          <w:kern w:val="0"/>
          <w:sz w:val="24"/>
          <w:szCs w:val="24"/>
        </w:rPr>
        <w:t>.printStackTrace();}</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lastRenderedPageBreak/>
        <w:t xml:space="preserve">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w:t>
      </w:r>
    </w:p>
    <w:p w:rsidR="00CB6E38" w:rsidRDefault="00783B08" w:rsidP="00DB571D">
      <w:pPr>
        <w:rPr>
          <w:rFonts w:ascii="Century Schoolbook" w:hAnsi="Century Schoolbook"/>
        </w:rPr>
      </w:pPr>
      <w:r>
        <w:rPr>
          <w:noProof/>
        </w:rPr>
        <w:drawing>
          <wp:inline distT="0" distB="0" distL="0" distR="0" wp14:anchorId="0D683DFD" wp14:editId="1B08B6D4">
            <wp:extent cx="4981575" cy="1276350"/>
            <wp:effectExtent l="0" t="0" r="9525"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81575" cy="1276350"/>
                    </a:xfrm>
                    <a:prstGeom prst="rect">
                      <a:avLst/>
                    </a:prstGeom>
                  </pic:spPr>
                </pic:pic>
              </a:graphicData>
            </a:graphic>
          </wp:inline>
        </w:drawing>
      </w:r>
    </w:p>
    <w:p w:rsidR="00CB6E38" w:rsidRDefault="00CB6E38" w:rsidP="00DB571D">
      <w:pPr>
        <w:rPr>
          <w:rFonts w:ascii="Century Schoolbook" w:hAnsi="Century Schoolbook"/>
        </w:rPr>
      </w:pPr>
    </w:p>
    <w:p w:rsidR="00CB6E38" w:rsidRDefault="00392B6A" w:rsidP="00392B6A">
      <w:pPr>
        <w:pStyle w:val="Tip4"/>
      </w:pPr>
      <w:r w:rsidRPr="005D08AA">
        <w:rPr>
          <w:rFonts w:ascii="宋体" w:eastAsia="宋体" w:hAnsi="宋体" w:cs="宋体" w:hint="eastAsia"/>
        </w:rPr>
        <w:t>超时退出</w:t>
      </w:r>
      <w:r>
        <w:rPr>
          <w:rFonts w:ascii="宋体" w:eastAsia="宋体" w:hAnsi="宋体" w:cs="宋体" w:hint="eastAsia"/>
        </w:rPr>
        <w:t xml:space="preserve"> </w:t>
      </w:r>
    </w:p>
    <w:p w:rsidR="00B035B0" w:rsidRPr="009B24BE" w:rsidRDefault="00392B6A" w:rsidP="009B24BE">
      <w:pPr>
        <w:rPr>
          <w:rFonts w:ascii="Century Schoolbook" w:hAnsi="Century Schoolbook"/>
        </w:rPr>
      </w:pPr>
      <w:r>
        <w:rPr>
          <w:rFonts w:ascii="Century Schoolbook" w:hAnsi="Century Schoolbook"/>
        </w:rPr>
        <w:tab/>
      </w:r>
      <w:r>
        <w:rPr>
          <w:rFonts w:ascii="Century Schoolbook" w:hAnsi="Century Schoolbook"/>
        </w:rPr>
        <w:t>比阻塞更加合理的一种解决方式</w:t>
      </w:r>
      <w:r>
        <w:rPr>
          <w:rFonts w:ascii="Century Schoolbook" w:hAnsi="Century Schoolbook" w:hint="eastAsia"/>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bCs/>
          <w:color w:val="7F0055"/>
          <w:kern w:val="0"/>
          <w:sz w:val="24"/>
          <w:szCs w:val="24"/>
        </w:rPr>
        <w:t>public</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class</w:t>
      </w:r>
      <w:r w:rsidRPr="00B035B0">
        <w:rPr>
          <w:rFonts w:ascii="Century Schoolbook" w:hAnsi="Century Schoolbook" w:cs="Century Schoolbook"/>
          <w:color w:val="000000"/>
          <w:kern w:val="0"/>
          <w:sz w:val="24"/>
          <w:szCs w:val="24"/>
        </w:rPr>
        <w:t xml:space="preserve"> BlockingQueueDemo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public</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static</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void</w:t>
      </w:r>
      <w:r w:rsidRPr="00B035B0">
        <w:rPr>
          <w:rFonts w:ascii="Century Schoolbook" w:hAnsi="Century Schoolbook" w:cs="Century Schoolbook"/>
          <w:color w:val="000000"/>
          <w:kern w:val="0"/>
          <w:sz w:val="24"/>
          <w:szCs w:val="24"/>
        </w:rPr>
        <w:t xml:space="preserve"> main(String[] </w:t>
      </w:r>
      <w:r w:rsidRPr="00B035B0">
        <w:rPr>
          <w:rFonts w:ascii="Century Schoolbook" w:hAnsi="Century Schoolbook" w:cs="Century Schoolbook"/>
          <w:color w:val="6A3E3E"/>
          <w:kern w:val="0"/>
          <w:sz w:val="24"/>
          <w:szCs w:val="24"/>
        </w:rPr>
        <w:t>args</w:t>
      </w:r>
      <w:r w:rsidRPr="00B035B0">
        <w:rPr>
          <w:rFonts w:ascii="Century Schoolbook" w:hAnsi="Century Schoolbook" w:cs="Century Schoolbook"/>
          <w:color w:val="000000"/>
          <w:kern w:val="0"/>
          <w:sz w:val="24"/>
          <w:szCs w:val="24"/>
        </w:rPr>
        <w:t>)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BlockingQueue&lt;String&gt;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bCs/>
          <w:color w:val="7F0055"/>
          <w:kern w:val="0"/>
          <w:sz w:val="24"/>
          <w:szCs w:val="24"/>
        </w:rPr>
        <w:t>new</w:t>
      </w:r>
      <w:r w:rsidRPr="00B035B0">
        <w:rPr>
          <w:rFonts w:ascii="Century Schoolbook" w:hAnsi="Century Schoolbook" w:cs="Century Schoolbook"/>
          <w:color w:val="000000"/>
          <w:kern w:val="0"/>
          <w:sz w:val="24"/>
          <w:szCs w:val="24"/>
        </w:rPr>
        <w:t xml:space="preserve"> ArrayBlockingQueue&lt;&gt;(3);</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try</w:t>
      </w:r>
      <w:r w:rsidRPr="00B035B0">
        <w:rPr>
          <w:rFonts w:ascii="Century Schoolbook" w:hAnsi="Century Schoolbook" w:cs="Century Schoolbook"/>
          <w:color w:val="000000"/>
          <w:kern w:val="0"/>
          <w:sz w:val="24"/>
          <w:szCs w:val="24"/>
        </w:rPr>
        <w:t xml:space="preserve">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t>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1</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"a"</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2</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"b"</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3</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"c"</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4</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"d"</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3F7F5F"/>
          <w:kern w:val="0"/>
          <w:sz w:val="24"/>
          <w:szCs w:val="24"/>
        </w:rPr>
        <w:t>// 2</w:t>
      </w:r>
      <w:r w:rsidRPr="00B035B0">
        <w:rPr>
          <w:rFonts w:ascii="Century Schoolbook" w:hAnsi="Century Schoolbook" w:cs="Century Schoolbook"/>
          <w:color w:val="3F7F5F"/>
          <w:kern w:val="0"/>
          <w:sz w:val="24"/>
          <w:szCs w:val="24"/>
        </w:rPr>
        <w:t>秒后无法进入队列则返回</w:t>
      </w:r>
      <w:r w:rsidRPr="00B035B0">
        <w:rPr>
          <w:rFonts w:ascii="Century Schoolbook" w:hAnsi="Century Schoolbook" w:cs="Century Schoolbook"/>
          <w:color w:val="3F7F5F"/>
          <w:kern w:val="0"/>
          <w:sz w:val="24"/>
          <w:szCs w:val="24"/>
        </w:rPr>
        <w:t>false</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t>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开始移除元素：</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3F7F5F"/>
          <w:kern w:val="0"/>
          <w:sz w:val="24"/>
          <w:szCs w:val="24"/>
        </w:rPr>
        <w:t xml:space="preserve">// </w:t>
      </w:r>
      <w:r w:rsidRPr="00B035B0">
        <w:rPr>
          <w:rFonts w:ascii="Century Schoolbook" w:hAnsi="Century Schoolbook" w:cs="Century Schoolbook"/>
          <w:color w:val="3F7F5F"/>
          <w:kern w:val="0"/>
          <w:sz w:val="24"/>
          <w:szCs w:val="24"/>
        </w:rPr>
        <w:t>返回被移除的对象</w:t>
      </w:r>
      <w:r w:rsidRPr="00B035B0">
        <w:rPr>
          <w:rFonts w:ascii="Century Schoolbook" w:hAnsi="Century Schoolbook" w:cs="Century Schoolbook"/>
          <w:color w:val="3F7F5F"/>
          <w:kern w:val="0"/>
          <w:sz w:val="24"/>
          <w:szCs w:val="24"/>
        </w:rPr>
        <w:t>a</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开始移除元素：</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3F7F5F"/>
          <w:kern w:val="0"/>
          <w:sz w:val="24"/>
          <w:szCs w:val="24"/>
        </w:rPr>
        <w:t xml:space="preserve">// </w:t>
      </w:r>
      <w:r w:rsidRPr="00B035B0">
        <w:rPr>
          <w:rFonts w:ascii="Century Schoolbook" w:hAnsi="Century Schoolbook" w:cs="Century Schoolbook"/>
          <w:color w:val="3F7F5F"/>
          <w:kern w:val="0"/>
          <w:sz w:val="24"/>
          <w:szCs w:val="24"/>
        </w:rPr>
        <w:t>返回被移除的对象</w:t>
      </w:r>
      <w:r w:rsidRPr="00B035B0">
        <w:rPr>
          <w:rFonts w:ascii="Century Schoolbook" w:hAnsi="Century Schoolbook" w:cs="Century Schoolbook"/>
          <w:color w:val="3F7F5F"/>
          <w:kern w:val="0"/>
          <w:sz w:val="24"/>
          <w:szCs w:val="24"/>
        </w:rPr>
        <w:t>b</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开始移除元素：</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3F7F5F"/>
          <w:kern w:val="0"/>
          <w:sz w:val="24"/>
          <w:szCs w:val="24"/>
        </w:rPr>
        <w:t xml:space="preserve">// </w:t>
      </w:r>
      <w:r w:rsidRPr="00B035B0">
        <w:rPr>
          <w:rFonts w:ascii="Century Schoolbook" w:hAnsi="Century Schoolbook" w:cs="Century Schoolbook"/>
          <w:color w:val="3F7F5F"/>
          <w:kern w:val="0"/>
          <w:sz w:val="24"/>
          <w:szCs w:val="24"/>
        </w:rPr>
        <w:t>返回被移除的对象</w:t>
      </w:r>
      <w:r w:rsidRPr="00B035B0">
        <w:rPr>
          <w:rFonts w:ascii="Century Schoolbook" w:hAnsi="Century Schoolbook" w:cs="Century Schoolbook"/>
          <w:color w:val="3F7F5F"/>
          <w:kern w:val="0"/>
          <w:sz w:val="24"/>
          <w:szCs w:val="24"/>
        </w:rPr>
        <w:t>c</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t>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继续移除第四个元素，返回：</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2</w:t>
      </w:r>
      <w:r>
        <w:rPr>
          <w:rFonts w:ascii="Century Schoolbook" w:hAnsi="Century Schoolbook" w:cs="Century Schoolbook"/>
          <w:color w:val="3F7F5F"/>
          <w:kern w:val="0"/>
          <w:sz w:val="24"/>
          <w:szCs w:val="24"/>
        </w:rPr>
        <w:t>秒后断开</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t xml:space="preserve">} </w:t>
      </w:r>
      <w:r w:rsidRPr="00B035B0">
        <w:rPr>
          <w:rFonts w:ascii="Century Schoolbook" w:hAnsi="Century Schoolbook" w:cs="Century Schoolbook"/>
          <w:bCs/>
          <w:color w:val="7F0055"/>
          <w:kern w:val="0"/>
          <w:sz w:val="24"/>
          <w:szCs w:val="24"/>
        </w:rPr>
        <w:t>catch</w:t>
      </w:r>
      <w:r w:rsidRPr="00B035B0">
        <w:rPr>
          <w:rFonts w:ascii="Century Schoolbook" w:hAnsi="Century Schoolbook" w:cs="Century Schoolbook"/>
          <w:color w:val="000000"/>
          <w:kern w:val="0"/>
          <w:sz w:val="24"/>
          <w:szCs w:val="24"/>
        </w:rPr>
        <w:t xml:space="preserve"> (InterruptedException </w:t>
      </w:r>
      <w:r w:rsidRPr="00B035B0">
        <w:rPr>
          <w:rFonts w:ascii="Century Schoolbook" w:hAnsi="Century Schoolbook" w:cs="Century Schoolbook"/>
          <w:color w:val="6A3E3E"/>
          <w:kern w:val="0"/>
          <w:sz w:val="24"/>
          <w:szCs w:val="24"/>
        </w:rPr>
        <w:t>e</w:t>
      </w:r>
      <w:r w:rsidRPr="00B035B0">
        <w:rPr>
          <w:rFonts w:ascii="Century Schoolbook" w:hAnsi="Century Schoolbook" w:cs="Century Schoolbook"/>
          <w:color w:val="000000"/>
          <w:kern w:val="0"/>
          <w:sz w:val="24"/>
          <w:szCs w:val="24"/>
        </w:rPr>
        <w:t>)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6A3E3E"/>
          <w:kern w:val="0"/>
          <w:sz w:val="24"/>
          <w:szCs w:val="24"/>
        </w:rPr>
        <w:t>e</w:t>
      </w:r>
      <w:r w:rsidRPr="00B035B0">
        <w:rPr>
          <w:rFonts w:ascii="Century Schoolbook" w:hAnsi="Century Schoolbook" w:cs="Century Schoolbook"/>
          <w:color w:val="000000"/>
          <w:kern w:val="0"/>
          <w:sz w:val="24"/>
          <w:szCs w:val="24"/>
        </w:rPr>
        <w:t>.printStackTrace();</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w:t>
      </w:r>
    </w:p>
    <w:p w:rsidR="00CB6E38" w:rsidRDefault="00807C32" w:rsidP="00DB571D">
      <w:pPr>
        <w:rPr>
          <w:rFonts w:ascii="Century Schoolbook" w:hAnsi="Century Schoolbook"/>
        </w:rPr>
      </w:pPr>
      <w:r>
        <w:rPr>
          <w:noProof/>
        </w:rPr>
        <w:drawing>
          <wp:inline distT="0" distB="0" distL="0" distR="0" wp14:anchorId="629989D0" wp14:editId="63078E4A">
            <wp:extent cx="5743575" cy="2076450"/>
            <wp:effectExtent l="0" t="0" r="9525"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43575" cy="2076450"/>
                    </a:xfrm>
                    <a:prstGeom prst="rect">
                      <a:avLst/>
                    </a:prstGeom>
                  </pic:spPr>
                </pic:pic>
              </a:graphicData>
            </a:graphic>
          </wp:inline>
        </w:drawing>
      </w:r>
    </w:p>
    <w:p w:rsidR="00CB6E38" w:rsidRDefault="00CB6E38" w:rsidP="00DB571D">
      <w:pPr>
        <w:rPr>
          <w:rFonts w:ascii="Century Schoolbook" w:hAnsi="Century Schoolbook"/>
        </w:rPr>
      </w:pPr>
    </w:p>
    <w:p w:rsidR="00CB6E38" w:rsidRDefault="00A31454" w:rsidP="00C61203">
      <w:pPr>
        <w:pStyle w:val="Tip3"/>
      </w:pPr>
      <w:r w:rsidRPr="00A31454">
        <w:t>SynchronousQueue</w:t>
      </w:r>
      <w:r>
        <w:t>代码演示</w:t>
      </w:r>
      <w:r w:rsidR="00C61203">
        <w:rPr>
          <w:rFonts w:hint="eastAsia"/>
        </w:rPr>
        <w:t xml:space="preserve"> </w:t>
      </w:r>
    </w:p>
    <w:p w:rsidR="00362A93" w:rsidRPr="00362A93" w:rsidRDefault="002B6394" w:rsidP="00362A93">
      <w:pPr>
        <w:ind w:firstLine="420"/>
        <w:rPr>
          <w:rFonts w:ascii="Century Schoolbook" w:hAnsi="Century Schoolbook"/>
        </w:rPr>
      </w:pPr>
      <w:r w:rsidRPr="002B6394">
        <w:rPr>
          <w:rFonts w:ascii="Century Schoolbook" w:hAnsi="Century Schoolbook"/>
        </w:rPr>
        <w:t>SynchronousQueue</w:t>
      </w:r>
      <w:r>
        <w:rPr>
          <w:rFonts w:ascii="Century Schoolbook" w:hAnsi="Century Schoolbook"/>
        </w:rPr>
        <w:t>没有容量</w:t>
      </w:r>
      <w:r>
        <w:rPr>
          <w:rFonts w:ascii="Century Schoolbook" w:hAnsi="Century Schoolbook" w:hint="eastAsia"/>
        </w:rPr>
        <w:t>，</w:t>
      </w:r>
      <w:r>
        <w:rPr>
          <w:rFonts w:ascii="Century Schoolbook" w:hAnsi="Century Schoolbook"/>
        </w:rPr>
        <w:t>与其他的</w:t>
      </w:r>
      <w:r>
        <w:rPr>
          <w:rFonts w:ascii="Century Schoolbook" w:hAnsi="Century Schoolbook"/>
        </w:rPr>
        <w:t>BlockingQueue</w:t>
      </w:r>
      <w:r>
        <w:rPr>
          <w:rFonts w:ascii="Century Schoolbook" w:hAnsi="Century Schoolbook"/>
        </w:rPr>
        <w:t>不同</w:t>
      </w:r>
      <w:r>
        <w:rPr>
          <w:rFonts w:ascii="Century Schoolbook" w:hAnsi="Century Schoolbook" w:hint="eastAsia"/>
        </w:rPr>
        <w:t>，</w:t>
      </w:r>
      <w:r>
        <w:rPr>
          <w:rFonts w:ascii="Century Schoolbook" w:hAnsi="Century Schoolbook"/>
        </w:rPr>
        <w:t>他不存储元素</w:t>
      </w:r>
      <w:r>
        <w:rPr>
          <w:rFonts w:ascii="Century Schoolbook" w:hAnsi="Century Schoolbook" w:hint="eastAsia"/>
        </w:rPr>
        <w:t>。</w:t>
      </w:r>
      <w:r>
        <w:rPr>
          <w:rFonts w:ascii="Century Schoolbook" w:hAnsi="Century Schoolbook"/>
        </w:rPr>
        <w:t>每个</w:t>
      </w:r>
      <w:r>
        <w:rPr>
          <w:rFonts w:ascii="Century Schoolbook" w:hAnsi="Century Schoolbook"/>
        </w:rPr>
        <w:t>put</w:t>
      </w:r>
      <w:r>
        <w:rPr>
          <w:rFonts w:ascii="Century Schoolbook" w:hAnsi="Century Schoolbook"/>
        </w:rPr>
        <w:t>操作必须要等待一个</w:t>
      </w:r>
      <w:r>
        <w:rPr>
          <w:rFonts w:ascii="Century Schoolbook" w:hAnsi="Century Schoolbook"/>
        </w:rPr>
        <w:t>take</w:t>
      </w:r>
      <w:r>
        <w:rPr>
          <w:rFonts w:ascii="Century Schoolbook" w:hAnsi="Century Schoolbook"/>
        </w:rPr>
        <w:t>操作</w:t>
      </w:r>
      <w:r>
        <w:rPr>
          <w:rFonts w:ascii="Century Schoolbook" w:hAnsi="Century Schoolbook" w:hint="eastAsia"/>
        </w:rPr>
        <w:t>，</w:t>
      </w:r>
      <w:r>
        <w:rPr>
          <w:rFonts w:ascii="Century Schoolbook" w:hAnsi="Century Schoolbook"/>
        </w:rPr>
        <w:t>否则不能继续添加元素</w:t>
      </w:r>
      <w:r>
        <w:rPr>
          <w:rFonts w:ascii="Century Schoolbook" w:hAnsi="Century Schoolbook" w:hint="eastAsia"/>
        </w:rPr>
        <w:t>，</w:t>
      </w:r>
      <w:r>
        <w:rPr>
          <w:rFonts w:ascii="Century Schoolbook" w:hAnsi="Century Schoolbook"/>
        </w:rPr>
        <w:t>反之亦然</w:t>
      </w:r>
      <w:r>
        <w:rPr>
          <w:rFonts w:ascii="Century Schoolbook" w:hAnsi="Century Schoolbook" w:hint="eastAsia"/>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import</w:t>
      </w:r>
      <w:r w:rsidRPr="00362A93">
        <w:rPr>
          <w:rFonts w:ascii="Century Schoolbook" w:hAnsi="Century Schoolbook" w:cs="Century Schoolbook"/>
          <w:color w:val="000000"/>
          <w:kern w:val="0"/>
          <w:sz w:val="24"/>
          <w:szCs w:val="24"/>
        </w:rPr>
        <w:t xml:space="preserve"> java.util.concurrent.BlockingQueue;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import</w:t>
      </w:r>
      <w:r w:rsidRPr="00362A93">
        <w:rPr>
          <w:rFonts w:ascii="Century Schoolbook" w:hAnsi="Century Schoolbook" w:cs="Century Schoolbook"/>
          <w:color w:val="000000"/>
          <w:kern w:val="0"/>
          <w:sz w:val="24"/>
          <w:szCs w:val="24"/>
        </w:rPr>
        <w:t xml:space="preserve"> java.util.concurrent.SynchronousQueue;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import</w:t>
      </w:r>
      <w:r w:rsidRPr="00362A93">
        <w:rPr>
          <w:rFonts w:ascii="Century Schoolbook" w:hAnsi="Century Schoolbook" w:cs="Century Schoolbook"/>
          <w:color w:val="000000"/>
          <w:kern w:val="0"/>
          <w:sz w:val="24"/>
          <w:szCs w:val="24"/>
        </w:rPr>
        <w:t xml:space="preserve"> java.util.concurrent.TimeUnit;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public</w:t>
      </w: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class</w:t>
      </w:r>
      <w:r w:rsidRPr="00362A93">
        <w:rPr>
          <w:rFonts w:ascii="Century Schoolbook" w:hAnsi="Century Schoolbook" w:cs="Century Schoolbook"/>
          <w:color w:val="000000"/>
          <w:kern w:val="0"/>
          <w:sz w:val="24"/>
          <w:szCs w:val="24"/>
        </w:rPr>
        <w:t xml:space="preserve"> SynchronousQueueDemo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bCs/>
          <w:color w:val="7F0055"/>
          <w:kern w:val="0"/>
          <w:sz w:val="24"/>
          <w:szCs w:val="24"/>
        </w:rPr>
        <w:t>public</w:t>
      </w: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static</w:t>
      </w: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void</w:t>
      </w:r>
      <w:r w:rsidRPr="00362A93">
        <w:rPr>
          <w:rFonts w:ascii="Century Schoolbook" w:hAnsi="Century Schoolbook" w:cs="Century Schoolbook"/>
          <w:color w:val="000000"/>
          <w:kern w:val="0"/>
          <w:sz w:val="24"/>
          <w:szCs w:val="24"/>
        </w:rPr>
        <w:t xml:space="preserve"> main(String[] </w:t>
      </w:r>
      <w:r w:rsidRPr="00362A93">
        <w:rPr>
          <w:rFonts w:ascii="Century Schoolbook" w:hAnsi="Century Schoolbook" w:cs="Century Schoolbook"/>
          <w:color w:val="6A3E3E"/>
          <w:kern w:val="0"/>
          <w:sz w:val="24"/>
          <w:szCs w:val="24"/>
        </w:rPr>
        <w:t>args</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t xml:space="preserve">BlockingQueue&lt;String&gt;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SynchronousQueue&lt;&gt;();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3F7F5F"/>
          <w:kern w:val="0"/>
          <w:sz w:val="24"/>
          <w:szCs w:val="24"/>
        </w:rPr>
        <w:t xml:space="preserve">// </w:t>
      </w:r>
      <w:r w:rsidRPr="00362A93">
        <w:rPr>
          <w:rFonts w:ascii="Century Schoolbook" w:hAnsi="Century Schoolbook" w:cs="Century Schoolbook"/>
          <w:color w:val="3F7F5F"/>
          <w:kern w:val="0"/>
          <w:sz w:val="24"/>
          <w:szCs w:val="24"/>
        </w:rPr>
        <w:t>模拟向队列中放入数据</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放入</w:t>
      </w:r>
      <w:r w:rsidRPr="00362A93">
        <w:rPr>
          <w:rFonts w:ascii="Century Schoolbook" w:hAnsi="Century Schoolbook" w:cs="Century Schoolbook"/>
          <w:color w:val="2A00FF"/>
          <w:kern w:val="0"/>
          <w:sz w:val="24"/>
          <w:szCs w:val="24"/>
        </w:rPr>
        <w:t xml:space="preserve"> 1"</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.put(</w:t>
      </w:r>
      <w:r w:rsidRPr="00362A93">
        <w:rPr>
          <w:rFonts w:ascii="Century Schoolbook" w:hAnsi="Century Schoolbook" w:cs="Century Schoolbook"/>
          <w:color w:val="2A00FF"/>
          <w:kern w:val="0"/>
          <w:sz w:val="24"/>
          <w:szCs w:val="24"/>
        </w:rPr>
        <w:t>"1"</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放入</w:t>
      </w:r>
      <w:r w:rsidRPr="00362A93">
        <w:rPr>
          <w:rFonts w:ascii="Century Schoolbook" w:hAnsi="Century Schoolbook" w:cs="Century Schoolbook"/>
          <w:color w:val="2A00FF"/>
          <w:kern w:val="0"/>
          <w:sz w:val="24"/>
          <w:szCs w:val="24"/>
        </w:rPr>
        <w:t xml:space="preserve"> 2"</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.put(</w:t>
      </w:r>
      <w:r w:rsidRPr="00362A93">
        <w:rPr>
          <w:rFonts w:ascii="Century Schoolbook" w:hAnsi="Century Schoolbook" w:cs="Century Schoolbook"/>
          <w:color w:val="2A00FF"/>
          <w:kern w:val="0"/>
          <w:sz w:val="24"/>
          <w:szCs w:val="24"/>
        </w:rPr>
        <w:t>"2"</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放入</w:t>
      </w:r>
      <w:r w:rsidRPr="00362A93">
        <w:rPr>
          <w:rFonts w:ascii="Century Schoolbook" w:hAnsi="Century Schoolbook" w:cs="Century Schoolbook"/>
          <w:color w:val="2A00FF"/>
          <w:kern w:val="0"/>
          <w:sz w:val="24"/>
          <w:szCs w:val="24"/>
        </w:rPr>
        <w:t xml:space="preserve"> 3"</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.put(</w:t>
      </w:r>
      <w:r w:rsidRPr="00362A93">
        <w:rPr>
          <w:rFonts w:ascii="Century Schoolbook" w:hAnsi="Century Schoolbook" w:cs="Century Schoolbook"/>
          <w:color w:val="2A00FF"/>
          <w:kern w:val="0"/>
          <w:sz w:val="24"/>
          <w:szCs w:val="24"/>
        </w:rPr>
        <w:t>"3"</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-A"</w:t>
      </w:r>
      <w:r w:rsidRPr="00362A93">
        <w:rPr>
          <w:rFonts w:ascii="Century Schoolbook" w:hAnsi="Century Schoolbook" w:cs="Century Schoolbook"/>
          <w:color w:val="000000"/>
          <w:kern w:val="0"/>
          <w:sz w:val="24"/>
          <w:szCs w:val="24"/>
        </w:rPr>
        <w:t>).start();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3F7F5F"/>
          <w:kern w:val="0"/>
          <w:sz w:val="24"/>
          <w:szCs w:val="24"/>
        </w:rPr>
        <w:t xml:space="preserve">// </w:t>
      </w:r>
      <w:r w:rsidRPr="00362A93">
        <w:rPr>
          <w:rFonts w:ascii="Century Schoolbook" w:hAnsi="Century Schoolbook" w:cs="Century Schoolbook"/>
          <w:color w:val="3F7F5F"/>
          <w:kern w:val="0"/>
          <w:sz w:val="24"/>
          <w:szCs w:val="24"/>
        </w:rPr>
        <w:t>线程</w:t>
      </w:r>
      <w:r w:rsidRPr="00362A93">
        <w:rPr>
          <w:rFonts w:ascii="Century Schoolbook" w:hAnsi="Century Schoolbook" w:cs="Century Schoolbook"/>
          <w:color w:val="3F7F5F"/>
          <w:kern w:val="0"/>
          <w:sz w:val="24"/>
          <w:szCs w:val="24"/>
        </w:rPr>
        <w:t>ABC</w:t>
      </w:r>
      <w:r w:rsidRPr="00362A93">
        <w:rPr>
          <w:rFonts w:ascii="Century Schoolbook" w:hAnsi="Century Schoolbook" w:cs="Century Schoolbook"/>
          <w:color w:val="3F7F5F"/>
          <w:kern w:val="0"/>
          <w:sz w:val="24"/>
          <w:szCs w:val="24"/>
        </w:rPr>
        <w:t>模拟从队列中取数据</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000000"/>
          <w:kern w:val="0"/>
          <w:sz w:val="24"/>
          <w:szCs w:val="24"/>
        </w:rPr>
        <w:tab/>
        <w:t>TimeUnit.</w:t>
      </w:r>
      <w:r w:rsidRPr="00362A93">
        <w:rPr>
          <w:rFonts w:ascii="Century Schoolbook" w:hAnsi="Century Schoolbook" w:cs="Century Schoolbook"/>
          <w:bCs/>
          <w:iCs/>
          <w:color w:val="0000C0"/>
          <w:kern w:val="0"/>
          <w:sz w:val="24"/>
          <w:szCs w:val="24"/>
        </w:rPr>
        <w:t>SECONDS</w:t>
      </w:r>
      <w:r w:rsidRPr="00362A93">
        <w:rPr>
          <w:rFonts w:ascii="Century Schoolbook" w:hAnsi="Century Schoolbook" w:cs="Century Schoolbook"/>
          <w:color w:val="000000"/>
          <w:kern w:val="0"/>
          <w:sz w:val="24"/>
          <w:szCs w:val="24"/>
        </w:rPr>
        <w:t>.sleep(5);</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获取</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.take());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Default="00362A93" w:rsidP="00362A93">
      <w:pPr>
        <w:autoSpaceDE w:val="0"/>
        <w:autoSpaceDN w:val="0"/>
        <w:adjustRightInd w:val="0"/>
        <w:jc w:val="left"/>
        <w:rPr>
          <w:rFonts w:ascii="Century Schoolbook" w:hAnsi="Century Schoolbook" w:cs="Century Schoolbook"/>
          <w:color w:val="000000"/>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-B"</w:t>
      </w:r>
      <w:r w:rsidRPr="00362A93">
        <w:rPr>
          <w:rFonts w:ascii="Century Schoolbook" w:hAnsi="Century Schoolbook" w:cs="Century Schoolbook"/>
          <w:color w:val="000000"/>
          <w:kern w:val="0"/>
          <w:sz w:val="24"/>
          <w:szCs w:val="24"/>
        </w:rPr>
        <w:t>).start();</w:t>
      </w:r>
    </w:p>
    <w:p w:rsidR="00F350D2" w:rsidRPr="00362A93" w:rsidRDefault="00F350D2" w:rsidP="00362A93">
      <w:pPr>
        <w:autoSpaceDE w:val="0"/>
        <w:autoSpaceDN w:val="0"/>
        <w:adjustRightInd w:val="0"/>
        <w:jc w:val="left"/>
        <w:rPr>
          <w:rFonts w:ascii="Century Schoolbook" w:hAnsi="Century Schoolbook" w:cs="Century Schoolbook"/>
          <w:kern w:val="0"/>
          <w:sz w:val="24"/>
          <w:szCs w:val="24"/>
        </w:rPr>
      </w:pP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000000"/>
          <w:kern w:val="0"/>
          <w:sz w:val="24"/>
          <w:szCs w:val="24"/>
        </w:rPr>
        <w:tab/>
        <w:t>TimeUnit.</w:t>
      </w:r>
      <w:r w:rsidRPr="00362A93">
        <w:rPr>
          <w:rFonts w:ascii="Century Schoolbook" w:hAnsi="Century Schoolbook" w:cs="Century Schoolbook"/>
          <w:bCs/>
          <w:iCs/>
          <w:color w:val="0000C0"/>
          <w:kern w:val="0"/>
          <w:sz w:val="24"/>
          <w:szCs w:val="24"/>
        </w:rPr>
        <w:t>SECONDS</w:t>
      </w:r>
      <w:r w:rsidRPr="00362A93">
        <w:rPr>
          <w:rFonts w:ascii="Century Schoolbook" w:hAnsi="Century Schoolbook" w:cs="Century Schoolbook"/>
          <w:color w:val="000000"/>
          <w:kern w:val="0"/>
          <w:sz w:val="24"/>
          <w:szCs w:val="24"/>
        </w:rPr>
        <w:t>.sleep(5);</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获取</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.take());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Default="00362A93" w:rsidP="00362A93">
      <w:pPr>
        <w:autoSpaceDE w:val="0"/>
        <w:autoSpaceDN w:val="0"/>
        <w:adjustRightInd w:val="0"/>
        <w:jc w:val="left"/>
        <w:rPr>
          <w:rFonts w:ascii="Century Schoolbook" w:hAnsi="Century Schoolbook" w:cs="Century Schoolbook"/>
          <w:color w:val="000000"/>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-C"</w:t>
      </w:r>
      <w:r w:rsidRPr="00362A93">
        <w:rPr>
          <w:rFonts w:ascii="Century Schoolbook" w:hAnsi="Century Schoolbook" w:cs="Century Schoolbook"/>
          <w:color w:val="000000"/>
          <w:kern w:val="0"/>
          <w:sz w:val="24"/>
          <w:szCs w:val="24"/>
        </w:rPr>
        <w:t>).start();</w:t>
      </w:r>
    </w:p>
    <w:p w:rsidR="00F350D2" w:rsidRPr="00362A93" w:rsidRDefault="00F350D2" w:rsidP="00362A93">
      <w:pPr>
        <w:autoSpaceDE w:val="0"/>
        <w:autoSpaceDN w:val="0"/>
        <w:adjustRightInd w:val="0"/>
        <w:jc w:val="left"/>
        <w:rPr>
          <w:rFonts w:ascii="Century Schoolbook" w:hAnsi="Century Schoolbook" w:cs="Century Schoolbook"/>
          <w:kern w:val="0"/>
          <w:sz w:val="24"/>
          <w:szCs w:val="24"/>
        </w:rPr>
      </w:pP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000000"/>
          <w:kern w:val="0"/>
          <w:sz w:val="24"/>
          <w:szCs w:val="24"/>
        </w:rPr>
        <w:tab/>
        <w:t>TimeUnit.</w:t>
      </w:r>
      <w:r w:rsidRPr="00362A93">
        <w:rPr>
          <w:rFonts w:ascii="Century Schoolbook" w:hAnsi="Century Schoolbook" w:cs="Century Schoolbook"/>
          <w:bCs/>
          <w:iCs/>
          <w:color w:val="0000C0"/>
          <w:kern w:val="0"/>
          <w:sz w:val="24"/>
          <w:szCs w:val="24"/>
        </w:rPr>
        <w:t>SECONDS</w:t>
      </w:r>
      <w:r w:rsidRPr="00362A93">
        <w:rPr>
          <w:rFonts w:ascii="Century Schoolbook" w:hAnsi="Century Schoolbook" w:cs="Century Schoolbook"/>
          <w:color w:val="000000"/>
          <w:kern w:val="0"/>
          <w:sz w:val="24"/>
          <w:szCs w:val="24"/>
        </w:rPr>
        <w:t>.sleep(5);</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lastRenderedPageBreak/>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获取</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.take());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-D"</w:t>
      </w:r>
      <w:r w:rsidRPr="00362A93">
        <w:rPr>
          <w:rFonts w:ascii="Century Schoolbook" w:hAnsi="Century Schoolbook" w:cs="Century Schoolbook"/>
          <w:color w:val="000000"/>
          <w:kern w:val="0"/>
          <w:sz w:val="24"/>
          <w:szCs w:val="24"/>
        </w:rPr>
        <w:t>).start();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w:t>
      </w:r>
    </w:p>
    <w:p w:rsidR="00701F91" w:rsidRDefault="00362A93" w:rsidP="00DB571D">
      <w:pPr>
        <w:rPr>
          <w:rFonts w:ascii="Century Schoolbook" w:hAnsi="Century Schoolbook"/>
        </w:rPr>
      </w:pPr>
      <w:r>
        <w:rPr>
          <w:noProof/>
        </w:rPr>
        <w:drawing>
          <wp:inline distT="0" distB="0" distL="0" distR="0" wp14:anchorId="2D0545D5" wp14:editId="1797C443">
            <wp:extent cx="5172075" cy="1647825"/>
            <wp:effectExtent l="0" t="0" r="9525" b="9525"/>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72075" cy="1647825"/>
                    </a:xfrm>
                    <a:prstGeom prst="rect">
                      <a:avLst/>
                    </a:prstGeom>
                  </pic:spPr>
                </pic:pic>
              </a:graphicData>
            </a:graphic>
          </wp:inline>
        </w:drawing>
      </w:r>
    </w:p>
    <w:p w:rsidR="00701F91" w:rsidRDefault="00701F91" w:rsidP="00DB571D">
      <w:pPr>
        <w:rPr>
          <w:rFonts w:ascii="Century Schoolbook" w:hAnsi="Century Schoolbook"/>
        </w:rPr>
      </w:pPr>
    </w:p>
    <w:p w:rsidR="00701F91" w:rsidRDefault="00B43BFA" w:rsidP="00B43BFA">
      <w:pPr>
        <w:pStyle w:val="Tip2"/>
      </w:pPr>
      <w:r>
        <w:rPr>
          <w:rFonts w:hint="eastAsia"/>
        </w:rPr>
        <w:t>生产者</w:t>
      </w:r>
      <w:r>
        <w:rPr>
          <w:rFonts w:hint="eastAsia"/>
        </w:rPr>
        <w:t>/</w:t>
      </w:r>
      <w:r>
        <w:rPr>
          <w:rFonts w:hint="eastAsia"/>
        </w:rPr>
        <w:t>消费者模式</w:t>
      </w:r>
      <w:r>
        <w:rPr>
          <w:rFonts w:hint="eastAsia"/>
        </w:rPr>
        <w:t xml:space="preserve"> </w:t>
      </w:r>
    </w:p>
    <w:p w:rsidR="00362A93" w:rsidRDefault="00B57BA9" w:rsidP="00B57BA9">
      <w:pPr>
        <w:ind w:firstLineChars="200" w:firstLine="562"/>
        <w:rPr>
          <w:rFonts w:ascii="Century Schoolbook" w:hAnsi="Century Schoolbook"/>
        </w:rPr>
      </w:pPr>
      <w:r w:rsidRPr="007A4F27">
        <w:rPr>
          <w:rFonts w:ascii="Century Schoolbook" w:hAnsi="Century Schoolbook"/>
          <w:b/>
          <w:color w:val="FF0000"/>
          <w:sz w:val="28"/>
          <w:szCs w:val="28"/>
        </w:rPr>
        <w:t>多线程交互的口诀</w:t>
      </w:r>
      <w:r w:rsidRPr="00B57BA9">
        <w:rPr>
          <w:rFonts w:ascii="Century Schoolbook" w:hAnsi="Century Schoolbook" w:hint="eastAsia"/>
          <w:color w:val="FF0000"/>
        </w:rPr>
        <w:t>：</w:t>
      </w:r>
      <w:r w:rsidRPr="00EA3D7D">
        <w:rPr>
          <w:rFonts w:ascii="Century Schoolbook" w:hAnsi="Century Schoolbook"/>
          <w:b/>
          <w:color w:val="FF0000"/>
        </w:rPr>
        <w:t>线程</w:t>
      </w:r>
      <w:r w:rsidR="00D52BCB">
        <w:rPr>
          <w:rFonts w:ascii="Century Schoolbook" w:hAnsi="Century Schoolbook" w:hint="eastAsia"/>
          <w:color w:val="FF0000"/>
        </w:rPr>
        <w:t>（多个外部线程）</w:t>
      </w:r>
      <w:r w:rsidRPr="00B57BA9">
        <w:rPr>
          <w:rFonts w:ascii="Century Schoolbook" w:hAnsi="Century Schoolbook" w:hint="eastAsia"/>
          <w:color w:val="FF0000"/>
        </w:rPr>
        <w:t xml:space="preserve"> </w:t>
      </w:r>
      <w:r w:rsidRPr="00EA3D7D">
        <w:rPr>
          <w:rFonts w:ascii="Century Schoolbook" w:hAnsi="Century Schoolbook" w:hint="eastAsia"/>
          <w:b/>
          <w:color w:val="FF0000"/>
        </w:rPr>
        <w:t>操作</w:t>
      </w:r>
      <w:r w:rsidR="00D52BCB">
        <w:rPr>
          <w:rFonts w:ascii="Century Schoolbook" w:hAnsi="Century Schoolbook" w:hint="eastAsia"/>
          <w:color w:val="FF0000"/>
        </w:rPr>
        <w:t>（具体到方法）</w:t>
      </w:r>
      <w:r w:rsidRPr="00EA3D7D">
        <w:rPr>
          <w:rFonts w:ascii="Century Schoolbook" w:hAnsi="Century Schoolbook" w:hint="eastAsia"/>
          <w:b/>
          <w:color w:val="FF0000"/>
        </w:rPr>
        <w:t>资源类</w:t>
      </w:r>
      <w:r w:rsidR="00D52BCB">
        <w:rPr>
          <w:rFonts w:ascii="Century Schoolbook" w:hAnsi="Century Schoolbook" w:hint="eastAsia"/>
          <w:color w:val="FF0000"/>
        </w:rPr>
        <w:t>（本身提供被多个线程操作的基础方法）</w:t>
      </w:r>
      <w:r w:rsidRPr="00B57BA9">
        <w:rPr>
          <w:rFonts w:ascii="Century Schoolbook" w:hAnsi="Century Schoolbook" w:hint="eastAsia"/>
          <w:color w:val="FF0000"/>
        </w:rPr>
        <w:t>；</w:t>
      </w:r>
      <w:r w:rsidRPr="00EA3D7D">
        <w:rPr>
          <w:rFonts w:ascii="Century Schoolbook" w:hAnsi="Century Schoolbook" w:hint="eastAsia"/>
          <w:b/>
          <w:color w:val="FF0000"/>
        </w:rPr>
        <w:t>判断</w:t>
      </w:r>
      <w:r w:rsidRPr="00EA3D7D">
        <w:rPr>
          <w:rFonts w:ascii="Century Schoolbook" w:hAnsi="Century Schoolbook" w:hint="eastAsia"/>
          <w:b/>
          <w:color w:val="FF0000"/>
        </w:rPr>
        <w:t xml:space="preserve"> </w:t>
      </w:r>
      <w:r w:rsidRPr="00EA3D7D">
        <w:rPr>
          <w:rFonts w:ascii="Century Schoolbook" w:hAnsi="Century Schoolbook" w:hint="eastAsia"/>
          <w:b/>
          <w:color w:val="FF0000"/>
        </w:rPr>
        <w:t>干活</w:t>
      </w:r>
      <w:r w:rsidRPr="00EA3D7D">
        <w:rPr>
          <w:rFonts w:ascii="Century Schoolbook" w:hAnsi="Century Schoolbook" w:hint="eastAsia"/>
          <w:b/>
          <w:color w:val="FF0000"/>
        </w:rPr>
        <w:t xml:space="preserve"> </w:t>
      </w:r>
      <w:r w:rsidRPr="00EA3D7D">
        <w:rPr>
          <w:rFonts w:ascii="Century Schoolbook" w:hAnsi="Century Schoolbook" w:hint="eastAsia"/>
          <w:b/>
          <w:color w:val="FF0000"/>
        </w:rPr>
        <w:t>唤醒通知；严防多线程并发状态下的虚假唤醒</w:t>
      </w:r>
      <w:r w:rsidRPr="00B57BA9">
        <w:rPr>
          <w:rFonts w:ascii="Century Schoolbook" w:hAnsi="Century Schoolbook" w:hint="eastAsia"/>
          <w:color w:val="FF0000"/>
        </w:rPr>
        <w:t>。</w:t>
      </w:r>
      <w:r>
        <w:rPr>
          <w:rFonts w:ascii="Century Schoolbook" w:hAnsi="Century Schoolbook" w:hint="eastAsia"/>
        </w:rPr>
        <w:t xml:space="preserve"> </w:t>
      </w:r>
    </w:p>
    <w:p w:rsidR="00362A93" w:rsidRDefault="00B43BFA" w:rsidP="00B43BFA">
      <w:pPr>
        <w:pStyle w:val="Tip3"/>
      </w:pPr>
      <w:r>
        <w:t>传统版</w:t>
      </w:r>
      <w:r>
        <w:rPr>
          <w:rFonts w:hint="eastAsia"/>
        </w:rPr>
        <w:t>：</w:t>
      </w:r>
      <w:r>
        <w:rPr>
          <w:rFonts w:hint="eastAsia"/>
        </w:rPr>
        <w:t>L</w:t>
      </w:r>
      <w:r>
        <w:t xml:space="preserve">ock-await-singal </w:t>
      </w:r>
    </w:p>
    <w:p w:rsidR="00B43BFA" w:rsidRDefault="00624014" w:rsidP="00DB571D">
      <w:pPr>
        <w:rPr>
          <w:rFonts w:ascii="Century Schoolbook" w:hAnsi="Century Schoolbook"/>
        </w:rPr>
      </w:pPr>
      <w:r>
        <w:rPr>
          <w:noProof/>
        </w:rPr>
        <w:drawing>
          <wp:inline distT="0" distB="0" distL="0" distR="0" wp14:anchorId="7F9BEA97" wp14:editId="2110EADC">
            <wp:extent cx="8020050" cy="480060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020050" cy="4800600"/>
                    </a:xfrm>
                    <a:prstGeom prst="rect">
                      <a:avLst/>
                    </a:prstGeom>
                  </pic:spPr>
                </pic:pic>
              </a:graphicData>
            </a:graphic>
          </wp:inline>
        </w:drawing>
      </w:r>
    </w:p>
    <w:p w:rsidR="00B43BFA" w:rsidRDefault="00624014" w:rsidP="00DB571D">
      <w:pPr>
        <w:rPr>
          <w:rFonts w:ascii="Century Schoolbook" w:hAnsi="Century Schoolbook"/>
        </w:rPr>
      </w:pPr>
      <w:r>
        <w:rPr>
          <w:rFonts w:ascii="Century Schoolbook" w:hAnsi="Century Schoolbook"/>
        </w:rPr>
        <w:t>不再使用</w:t>
      </w:r>
      <w:r>
        <w:rPr>
          <w:rFonts w:ascii="Century Schoolbook" w:hAnsi="Century Schoolbook"/>
        </w:rPr>
        <w:t>Synchronized</w:t>
      </w:r>
      <w:r>
        <w:rPr>
          <w:rFonts w:ascii="Century Schoolbook" w:hAnsi="Century Schoolbook"/>
        </w:rPr>
        <w:t>的方式</w:t>
      </w:r>
      <w:r>
        <w:rPr>
          <w:rFonts w:ascii="Century Schoolbook" w:hAnsi="Century Schoolbook" w:hint="eastAsia"/>
        </w:rPr>
        <w:t>，</w:t>
      </w:r>
      <w:r>
        <w:rPr>
          <w:rFonts w:ascii="Century Schoolbook" w:hAnsi="Century Schoolbook"/>
        </w:rPr>
        <w:t>这里以</w:t>
      </w:r>
      <w:r>
        <w:rPr>
          <w:rFonts w:ascii="Century Schoolbook" w:hAnsi="Century Schoolbook"/>
        </w:rPr>
        <w:t>Lock</w:t>
      </w:r>
      <w:r>
        <w:rPr>
          <w:rFonts w:ascii="Century Schoolbook" w:hAnsi="Century Schoolbook"/>
        </w:rPr>
        <w:t>的方式来演示</w:t>
      </w:r>
      <w:r>
        <w:rPr>
          <w:rFonts w:ascii="Century Schoolbook" w:hAnsi="Century Schoolbook" w:hint="eastAsia"/>
        </w:rPr>
        <w:t>。</w:t>
      </w:r>
      <w:r w:rsidR="00B160BC">
        <w:rPr>
          <w:rFonts w:ascii="Century Schoolbook" w:hAnsi="Century Schoolbook" w:hint="eastAsia"/>
        </w:rPr>
        <w:t>代码将演示一个初始值为</w:t>
      </w:r>
      <w:r w:rsidR="00B160BC">
        <w:rPr>
          <w:rFonts w:ascii="Century Schoolbook" w:hAnsi="Century Schoolbook" w:hint="eastAsia"/>
        </w:rPr>
        <w:t>0</w:t>
      </w:r>
      <w:r w:rsidR="00B160BC">
        <w:rPr>
          <w:rFonts w:ascii="Century Schoolbook" w:hAnsi="Century Schoolbook" w:hint="eastAsia"/>
        </w:rPr>
        <w:t>的变量，两个线程对其交替操作，一个加</w:t>
      </w:r>
      <w:r w:rsidR="00B160BC">
        <w:rPr>
          <w:rFonts w:ascii="Century Schoolbook" w:hAnsi="Century Schoolbook" w:hint="eastAsia"/>
        </w:rPr>
        <w:t>1</w:t>
      </w:r>
      <w:r w:rsidR="00B160BC">
        <w:rPr>
          <w:rFonts w:ascii="Century Schoolbook" w:hAnsi="Century Schoolbook" w:hint="eastAsia"/>
        </w:rPr>
        <w:t>，一个减</w:t>
      </w:r>
      <w:r w:rsidR="00B160BC">
        <w:rPr>
          <w:rFonts w:ascii="Century Schoolbook" w:hAnsi="Century Schoolbook" w:hint="eastAsia"/>
        </w:rPr>
        <w:t>1</w:t>
      </w:r>
      <w:r w:rsidR="00B160BC">
        <w:rPr>
          <w:rFonts w:ascii="Century Schoolbook" w:hAnsi="Century Schoolbook" w:hint="eastAsia"/>
        </w:rPr>
        <w:t>；循环</w:t>
      </w:r>
      <w:r w:rsidR="00B160BC">
        <w:rPr>
          <w:rFonts w:ascii="Century Schoolbook" w:hAnsi="Century Schoolbook" w:hint="eastAsia"/>
        </w:rPr>
        <w:t>5</w:t>
      </w:r>
      <w:r w:rsidR="00B160BC">
        <w:rPr>
          <w:rFonts w:ascii="Century Schoolbook" w:hAnsi="Century Schoolbook" w:hint="eastAsia"/>
        </w:rPr>
        <w:t>次。</w:t>
      </w:r>
    </w:p>
    <w:p w:rsidR="001B3C15" w:rsidRPr="00DF539B" w:rsidRDefault="00DF539B" w:rsidP="00DF539B">
      <w:pPr>
        <w:pStyle w:val="Tip4"/>
      </w:pPr>
      <w:r>
        <w:rPr>
          <w:rFonts w:ascii="宋体" w:eastAsia="宋体" w:hAnsi="宋体" w:cs="宋体" w:hint="eastAsia"/>
        </w:rPr>
        <w:t>源码示例与分析</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bCs/>
          <w:color w:val="7F0055"/>
          <w:kern w:val="0"/>
          <w:sz w:val="24"/>
          <w:szCs w:val="24"/>
        </w:rPr>
        <w:t>import</w:t>
      </w:r>
      <w:r w:rsidRPr="001B3C15">
        <w:rPr>
          <w:rFonts w:ascii="Century Schoolbook" w:hAnsi="Century Schoolbook" w:cs="Century Schoolbook"/>
          <w:color w:val="000000"/>
          <w:kern w:val="0"/>
          <w:sz w:val="24"/>
          <w:szCs w:val="24"/>
        </w:rPr>
        <w:t xml:space="preserve"> java.util.concurrent.locks.Condition;</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bCs/>
          <w:color w:val="7F0055"/>
          <w:kern w:val="0"/>
          <w:sz w:val="24"/>
          <w:szCs w:val="24"/>
        </w:rPr>
        <w:t>import</w:t>
      </w:r>
      <w:r w:rsidRPr="001B3C15">
        <w:rPr>
          <w:rFonts w:ascii="Century Schoolbook" w:hAnsi="Century Schoolbook" w:cs="Century Schoolbook"/>
          <w:color w:val="000000"/>
          <w:kern w:val="0"/>
          <w:sz w:val="24"/>
          <w:szCs w:val="24"/>
        </w:rPr>
        <w:t xml:space="preserve"> java.util.concurrent.locks.Lock;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bCs/>
          <w:color w:val="7F0055"/>
          <w:kern w:val="0"/>
          <w:sz w:val="24"/>
          <w:szCs w:val="24"/>
        </w:rPr>
        <w:t>import</w:t>
      </w:r>
      <w:r w:rsidRPr="001B3C15">
        <w:rPr>
          <w:rFonts w:ascii="Century Schoolbook" w:hAnsi="Century Schoolbook" w:cs="Century Schoolbook"/>
          <w:color w:val="000000"/>
          <w:kern w:val="0"/>
          <w:sz w:val="24"/>
          <w:szCs w:val="24"/>
        </w:rPr>
        <w:t xml:space="preserve"> java.util.concurrent.locks.ReentrantLock;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@description</w:t>
      </w:r>
      <w:r w:rsidRPr="001B3C15">
        <w:rPr>
          <w:rFonts w:ascii="Century Schoolbook" w:hAnsi="Century Schoolbook" w:cs="Century Schoolbook"/>
          <w:color w:val="3F5FBF"/>
          <w:kern w:val="0"/>
          <w:sz w:val="24"/>
          <w:szCs w:val="24"/>
        </w:rPr>
        <w:t>: ShareData.java</w:t>
      </w:r>
      <w:r w:rsidRPr="001B3C15">
        <w:rPr>
          <w:rFonts w:ascii="Century Schoolbook" w:hAnsi="Century Schoolbook" w:cs="Century Schoolbook"/>
          <w:color w:val="3F5FBF"/>
          <w:kern w:val="0"/>
          <w:sz w:val="24"/>
          <w:szCs w:val="24"/>
        </w:rPr>
        <w:t>即为【资源类】</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@author</w:t>
      </w:r>
      <w:r w:rsidRPr="001B3C15">
        <w:rPr>
          <w:rFonts w:ascii="Century Schoolbook" w:hAnsi="Century Schoolbook" w:cs="Century Schoolbook"/>
          <w:color w:val="3F5FBF"/>
          <w:kern w:val="0"/>
          <w:sz w:val="24"/>
          <w:szCs w:val="24"/>
        </w:rPr>
        <w:t xml:space="preserve"> Yangcl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@home</w:t>
      </w:r>
      <w:r w:rsidRPr="001B3C15">
        <w:rPr>
          <w:rFonts w:ascii="Century Schoolbook" w:hAnsi="Century Schoolbook" w:cs="Century Schoolbook"/>
          <w:color w:val="3F5FBF"/>
          <w:kern w:val="0"/>
          <w:sz w:val="24"/>
          <w:szCs w:val="24"/>
        </w:rPr>
        <w:t xml:space="preserve"> https://github.com/PowerYangcl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@date</w:t>
      </w:r>
      <w:r w:rsidRPr="001B3C15">
        <w:rPr>
          <w:rFonts w:ascii="Century Schoolbook" w:hAnsi="Century Schoolbook" w:cs="Century Schoolbook"/>
          <w:color w:val="3F5FBF"/>
          <w:kern w:val="0"/>
          <w:sz w:val="24"/>
          <w:szCs w:val="24"/>
        </w:rPr>
        <w:t xml:space="preserve"> 2020</w:t>
      </w:r>
      <w:r w:rsidRPr="001B3C15">
        <w:rPr>
          <w:rFonts w:ascii="Century Schoolbook" w:hAnsi="Century Schoolbook" w:cs="Century Schoolbook"/>
          <w:color w:val="3F5FBF"/>
          <w:kern w:val="0"/>
          <w:sz w:val="24"/>
          <w:szCs w:val="24"/>
        </w:rPr>
        <w:t>年</w:t>
      </w:r>
      <w:r w:rsidRPr="001B3C15">
        <w:rPr>
          <w:rFonts w:ascii="Century Schoolbook" w:hAnsi="Century Schoolbook" w:cs="Century Schoolbook"/>
          <w:color w:val="3F5FBF"/>
          <w:kern w:val="0"/>
          <w:sz w:val="24"/>
          <w:szCs w:val="24"/>
        </w:rPr>
        <w:t>3</w:t>
      </w:r>
      <w:r w:rsidRPr="001B3C15">
        <w:rPr>
          <w:rFonts w:ascii="Century Schoolbook" w:hAnsi="Century Schoolbook" w:cs="Century Schoolbook"/>
          <w:color w:val="3F5FBF"/>
          <w:kern w:val="0"/>
          <w:sz w:val="24"/>
          <w:szCs w:val="24"/>
        </w:rPr>
        <w:t>月</w:t>
      </w:r>
      <w:r w:rsidRPr="001B3C15">
        <w:rPr>
          <w:rFonts w:ascii="Century Schoolbook" w:hAnsi="Century Schoolbook" w:cs="Century Schoolbook"/>
          <w:color w:val="3F5FBF"/>
          <w:kern w:val="0"/>
          <w:sz w:val="24"/>
          <w:szCs w:val="24"/>
        </w:rPr>
        <w:t>19</w:t>
      </w:r>
      <w:r w:rsidRPr="001B3C15">
        <w:rPr>
          <w:rFonts w:ascii="Century Schoolbook" w:hAnsi="Century Schoolbook" w:cs="Century Schoolbook"/>
          <w:color w:val="3F5FBF"/>
          <w:kern w:val="0"/>
          <w:sz w:val="24"/>
          <w:szCs w:val="24"/>
        </w:rPr>
        <w:t>日</w:t>
      </w:r>
      <w:r w:rsidRPr="001B3C15">
        <w:rPr>
          <w:rFonts w:ascii="Century Schoolbook" w:hAnsi="Century Schoolbook" w:cs="Century Schoolbook"/>
          <w:color w:val="3F5FBF"/>
          <w:kern w:val="0"/>
          <w:sz w:val="24"/>
          <w:szCs w:val="24"/>
        </w:rPr>
        <w:t xml:space="preserve"> </w:t>
      </w:r>
      <w:r w:rsidRPr="001B3C15">
        <w:rPr>
          <w:rFonts w:ascii="Century Schoolbook" w:hAnsi="Century Schoolbook" w:cs="Century Schoolbook"/>
          <w:color w:val="3F5FBF"/>
          <w:kern w:val="0"/>
          <w:sz w:val="24"/>
          <w:szCs w:val="24"/>
        </w:rPr>
        <w:t>下午</w:t>
      </w:r>
      <w:r w:rsidRPr="001B3C15">
        <w:rPr>
          <w:rFonts w:ascii="Century Schoolbook" w:hAnsi="Century Schoolbook" w:cs="Century Schoolbook"/>
          <w:color w:val="3F5FBF"/>
          <w:kern w:val="0"/>
          <w:sz w:val="24"/>
          <w:szCs w:val="24"/>
        </w:rPr>
        <w:t xml:space="preserve">3:24:35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@version</w:t>
      </w:r>
      <w:r w:rsidRPr="001B3C15">
        <w:rPr>
          <w:rFonts w:ascii="Century Schoolbook" w:hAnsi="Century Schoolbook" w:cs="Century Schoolbook"/>
          <w:color w:val="3F5FBF"/>
          <w:kern w:val="0"/>
          <w:sz w:val="24"/>
          <w:szCs w:val="24"/>
        </w:rPr>
        <w:t xml:space="preserve"> 1.0.0.1</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bCs/>
          <w:color w:val="7F0055"/>
          <w:kern w:val="0"/>
          <w:sz w:val="24"/>
          <w:szCs w:val="24"/>
        </w:rPr>
        <w:t>public</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class</w:t>
      </w:r>
      <w:r w:rsidRPr="001B3C15">
        <w:rPr>
          <w:rFonts w:ascii="Century Schoolbook" w:hAnsi="Century Schoolbook" w:cs="Century Schoolbook"/>
          <w:color w:val="000000"/>
          <w:kern w:val="0"/>
          <w:sz w:val="24"/>
          <w:szCs w:val="24"/>
        </w:rPr>
        <w:t xml:space="preserve"> ShareData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private</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int</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 0;</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private</w:t>
      </w:r>
      <w:r w:rsidRPr="001B3C15">
        <w:rPr>
          <w:rFonts w:ascii="Century Schoolbook" w:hAnsi="Century Schoolbook" w:cs="Century Schoolbook"/>
          <w:color w:val="000000"/>
          <w:kern w:val="0"/>
          <w:sz w:val="24"/>
          <w:szCs w:val="24"/>
        </w:rPr>
        <w:t xml:space="preserve"> Lock </w:t>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bCs/>
          <w:color w:val="7F0055"/>
          <w:kern w:val="0"/>
          <w:sz w:val="24"/>
          <w:szCs w:val="24"/>
        </w:rPr>
        <w:t>new</w:t>
      </w:r>
      <w:r w:rsidRPr="001B3C15">
        <w:rPr>
          <w:rFonts w:ascii="Century Schoolbook" w:hAnsi="Century Schoolbook" w:cs="Century Schoolbook"/>
          <w:color w:val="000000"/>
          <w:kern w:val="0"/>
          <w:sz w:val="24"/>
          <w:szCs w:val="24"/>
        </w:rPr>
        <w:t xml:space="preserve"> ReentrantLock();</w:t>
      </w:r>
    </w:p>
    <w:p w:rsid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private</w:t>
      </w:r>
      <w:r w:rsidRPr="001B3C15">
        <w:rPr>
          <w:rFonts w:ascii="Century Schoolbook" w:hAnsi="Century Schoolbook" w:cs="Century Schoolbook"/>
          <w:color w:val="000000"/>
          <w:kern w:val="0"/>
          <w:sz w:val="24"/>
          <w:szCs w:val="24"/>
        </w:rPr>
        <w:t xml:space="preserve"> Condition </w:t>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.newCondition();</w:t>
      </w:r>
    </w:p>
    <w:p w:rsidR="00524B6E" w:rsidRPr="001B3C15" w:rsidRDefault="00524B6E" w:rsidP="001B3C15">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public</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void</w:t>
      </w:r>
      <w:r w:rsidRPr="001B3C15">
        <w:rPr>
          <w:rFonts w:ascii="Century Schoolbook" w:hAnsi="Century Schoolbook" w:cs="Century Schoolbook"/>
          <w:color w:val="000000"/>
          <w:kern w:val="0"/>
          <w:sz w:val="24"/>
          <w:szCs w:val="24"/>
        </w:rPr>
        <w:t xml:space="preserve"> increment()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try</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1</w:t>
      </w:r>
      <w:r w:rsidRPr="001B3C15">
        <w:rPr>
          <w:rFonts w:ascii="Century Schoolbook" w:hAnsi="Century Schoolbook" w:cs="Century Schoolbook"/>
          <w:color w:val="3F7F5F"/>
          <w:kern w:val="0"/>
          <w:sz w:val="24"/>
          <w:szCs w:val="24"/>
        </w:rPr>
        <w:t>、判断</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while</w:t>
      </w:r>
      <w:r w:rsidRPr="001B3C15">
        <w:rPr>
          <w:rFonts w:ascii="Century Schoolbook" w:hAnsi="Century Schoolbook" w:cs="Century Schoolbook"/>
          <w:color w:val="000000"/>
          <w:kern w:val="0"/>
          <w:sz w:val="24"/>
          <w:szCs w:val="24"/>
        </w:rPr>
        <w:t>(</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 0) { </w:t>
      </w:r>
      <w:r w:rsidRPr="001B3C15">
        <w:rPr>
          <w:rFonts w:ascii="Century Schoolbook" w:hAnsi="Century Schoolbook" w:cs="Century Schoolbook"/>
          <w:color w:val="3F7F5F"/>
          <w:kern w:val="0"/>
          <w:sz w:val="24"/>
          <w:szCs w:val="24"/>
        </w:rPr>
        <w:t>// while</w:t>
      </w:r>
      <w:r w:rsidRPr="001B3C15">
        <w:rPr>
          <w:rFonts w:ascii="Century Schoolbook" w:hAnsi="Century Schoolbook" w:cs="Century Schoolbook"/>
          <w:color w:val="3F7F5F"/>
          <w:kern w:val="0"/>
          <w:sz w:val="24"/>
          <w:szCs w:val="24"/>
        </w:rPr>
        <w:t>防止虚假唤醒。</w:t>
      </w:r>
      <w:r w:rsidRPr="001B3C15">
        <w:rPr>
          <w:rFonts w:ascii="Century Schoolbook" w:hAnsi="Century Schoolbook" w:cs="Century Schoolbook"/>
          <w:color w:val="3F7F5F"/>
          <w:kern w:val="0"/>
          <w:sz w:val="24"/>
          <w:szCs w:val="24"/>
        </w:rPr>
        <w:t>if</w:t>
      </w:r>
      <w:r w:rsidRPr="001B3C15">
        <w:rPr>
          <w:rFonts w:ascii="Century Schoolbook" w:hAnsi="Century Schoolbook" w:cs="Century Schoolbook"/>
          <w:color w:val="3F7F5F"/>
          <w:kern w:val="0"/>
          <w:sz w:val="24"/>
          <w:szCs w:val="24"/>
        </w:rPr>
        <w:t>判断的话多余</w:t>
      </w:r>
      <w:r w:rsidRPr="001B3C15">
        <w:rPr>
          <w:rFonts w:ascii="Century Schoolbook" w:hAnsi="Century Schoolbook" w:cs="Century Schoolbook"/>
          <w:color w:val="3F7F5F"/>
          <w:kern w:val="0"/>
          <w:sz w:val="24"/>
          <w:szCs w:val="24"/>
        </w:rPr>
        <w:t>2</w:t>
      </w:r>
      <w:r w:rsidRPr="001B3C15">
        <w:rPr>
          <w:rFonts w:ascii="Century Schoolbook" w:hAnsi="Century Schoolbook" w:cs="Century Schoolbook"/>
          <w:color w:val="3F7F5F"/>
          <w:kern w:val="0"/>
          <w:sz w:val="24"/>
          <w:szCs w:val="24"/>
        </w:rPr>
        <w:t>个线程就会出错</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.await();</w:t>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xml:space="preserve">// </w:t>
      </w:r>
      <w:r w:rsidRPr="001B3C15">
        <w:rPr>
          <w:rFonts w:ascii="Century Schoolbook" w:hAnsi="Century Schoolbook" w:cs="Century Schoolbook"/>
          <w:color w:val="3F7F5F"/>
          <w:kern w:val="0"/>
          <w:sz w:val="24"/>
          <w:szCs w:val="24"/>
        </w:rPr>
        <w:t>等待，不能生产。</w:t>
      </w:r>
      <w:r w:rsidR="008E62E5" w:rsidRPr="008E62E5">
        <w:rPr>
          <w:rFonts w:ascii="Century Schoolbook" w:hAnsi="Century Schoolbook" w:cs="Century Schoolbook" w:hint="eastAsia"/>
          <w:color w:val="3F7F5F"/>
          <w:kern w:val="0"/>
          <w:sz w:val="24"/>
          <w:szCs w:val="24"/>
        </w:rPr>
        <w:t>调用</w:t>
      </w:r>
      <w:r w:rsidR="008E62E5" w:rsidRPr="008E62E5">
        <w:rPr>
          <w:rFonts w:ascii="Century Schoolbook" w:hAnsi="Century Schoolbook" w:cs="Century Schoolbook" w:hint="eastAsia"/>
          <w:color w:val="3F7F5F"/>
          <w:kern w:val="0"/>
          <w:sz w:val="24"/>
          <w:szCs w:val="24"/>
        </w:rPr>
        <w:t>await</w:t>
      </w:r>
      <w:r w:rsidR="008E62E5" w:rsidRPr="008E62E5">
        <w:rPr>
          <w:rFonts w:ascii="Century Schoolbook" w:hAnsi="Century Schoolbook" w:cs="Century Schoolbook" w:hint="eastAsia"/>
          <w:color w:val="3F7F5F"/>
          <w:kern w:val="0"/>
          <w:sz w:val="24"/>
          <w:szCs w:val="24"/>
        </w:rPr>
        <w:t>方法后操作，线程的锁被“原子级地”释放</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2</w:t>
      </w:r>
      <w:r w:rsidRPr="001B3C15">
        <w:rPr>
          <w:rFonts w:ascii="Century Schoolbook" w:hAnsi="Century Schoolbook" w:cs="Century Schoolbook"/>
          <w:color w:val="3F7F5F"/>
          <w:kern w:val="0"/>
          <w:sz w:val="24"/>
          <w:szCs w:val="24"/>
        </w:rPr>
        <w:t>、干活</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System.</w:t>
      </w:r>
      <w:r w:rsidRPr="001B3C15">
        <w:rPr>
          <w:rFonts w:ascii="Century Schoolbook" w:hAnsi="Century Schoolbook" w:cs="Century Schoolbook"/>
          <w:bCs/>
          <w:iCs/>
          <w:color w:val="0000C0"/>
          <w:kern w:val="0"/>
          <w:sz w:val="24"/>
          <w:szCs w:val="24"/>
        </w:rPr>
        <w:t>out</w:t>
      </w:r>
      <w:r w:rsidRPr="001B3C15">
        <w:rPr>
          <w:rFonts w:ascii="Century Schoolbook" w:hAnsi="Century Schoolbook" w:cs="Century Schoolbook"/>
          <w:color w:val="000000"/>
          <w:kern w:val="0"/>
          <w:sz w:val="24"/>
          <w:szCs w:val="24"/>
        </w:rPr>
        <w:t>.println(Thread.</w:t>
      </w:r>
      <w:r w:rsidRPr="001B3C15">
        <w:rPr>
          <w:rFonts w:ascii="Century Schoolbook" w:hAnsi="Century Schoolbook" w:cs="Century Schoolbook"/>
          <w:iCs/>
          <w:color w:val="000000"/>
          <w:kern w:val="0"/>
          <w:sz w:val="24"/>
          <w:szCs w:val="24"/>
        </w:rPr>
        <w:t>currentThread</w:t>
      </w:r>
      <w:r w:rsidRPr="001B3C15">
        <w:rPr>
          <w:rFonts w:ascii="Century Schoolbook" w:hAnsi="Century Schoolbook" w:cs="Century Schoolbook"/>
          <w:color w:val="000000"/>
          <w:kern w:val="0"/>
          <w:sz w:val="24"/>
          <w:szCs w:val="24"/>
        </w:rPr>
        <w:t xml:space="preserve">().getName() + </w:t>
      </w:r>
      <w:r w:rsidRPr="001B3C15">
        <w:rPr>
          <w:rFonts w:ascii="Century Schoolbook" w:hAnsi="Century Schoolbook" w:cs="Century Schoolbook"/>
          <w:color w:val="2A00FF"/>
          <w:kern w:val="0"/>
          <w:sz w:val="24"/>
          <w:szCs w:val="24"/>
        </w:rPr>
        <w:t xml:space="preserve">"  </w:t>
      </w:r>
      <w:r w:rsidRPr="001B3C15">
        <w:rPr>
          <w:rFonts w:ascii="Century Schoolbook" w:hAnsi="Century Schoolbook" w:cs="Century Schoolbook"/>
          <w:color w:val="2A00FF"/>
          <w:kern w:val="0"/>
          <w:sz w:val="24"/>
          <w:szCs w:val="24"/>
        </w:rPr>
        <w:t>增加</w:t>
      </w:r>
      <w:r w:rsidRPr="001B3C15">
        <w:rPr>
          <w:rFonts w:ascii="Century Schoolbook" w:hAnsi="Century Schoolbook" w:cs="Century Schoolbook"/>
          <w:color w:val="2A00FF"/>
          <w:kern w:val="0"/>
          <w:sz w:val="24"/>
          <w:szCs w:val="24"/>
        </w:rPr>
        <w:t xml:space="preserve"> number = "</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3</w:t>
      </w:r>
      <w:r w:rsidRPr="001B3C15">
        <w:rPr>
          <w:rFonts w:ascii="Century Schoolbook" w:hAnsi="Century Schoolbook" w:cs="Century Schoolbook"/>
          <w:color w:val="3F7F5F"/>
          <w:kern w:val="0"/>
          <w:sz w:val="24"/>
          <w:szCs w:val="24"/>
        </w:rPr>
        <w:t>、通知唤醒</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.signalAll();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 xml:space="preserve">} </w:t>
      </w:r>
      <w:r w:rsidRPr="001B3C15">
        <w:rPr>
          <w:rFonts w:ascii="Century Schoolbook" w:hAnsi="Century Schoolbook" w:cs="Century Schoolbook"/>
          <w:bCs/>
          <w:color w:val="7F0055"/>
          <w:kern w:val="0"/>
          <w:sz w:val="24"/>
          <w:szCs w:val="24"/>
        </w:rPr>
        <w:t>catch</w:t>
      </w:r>
      <w:r w:rsidRPr="001B3C15">
        <w:rPr>
          <w:rFonts w:ascii="Century Schoolbook" w:hAnsi="Century Schoolbook" w:cs="Century Schoolbook"/>
          <w:color w:val="000000"/>
          <w:kern w:val="0"/>
          <w:sz w:val="24"/>
          <w:szCs w:val="24"/>
        </w:rPr>
        <w:t xml:space="preserve"> (InterruptedException </w:t>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.printStackTrace();</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r w:rsidRPr="001B3C15">
        <w:rPr>
          <w:rFonts w:ascii="Century Schoolbook" w:hAnsi="Century Schoolbook" w:cs="Century Schoolbook"/>
          <w:bCs/>
          <w:color w:val="7F0055"/>
          <w:kern w:val="0"/>
          <w:sz w:val="24"/>
          <w:szCs w:val="24"/>
        </w:rPr>
        <w:t>finally</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.unlock();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public</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void</w:t>
      </w:r>
      <w:r w:rsidRPr="001B3C15">
        <w:rPr>
          <w:rFonts w:ascii="Century Schoolbook" w:hAnsi="Century Schoolbook" w:cs="Century Schoolbook"/>
          <w:color w:val="000000"/>
          <w:kern w:val="0"/>
          <w:sz w:val="24"/>
          <w:szCs w:val="24"/>
        </w:rPr>
        <w:t xml:space="preserve"> decrement()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lastRenderedPageBreak/>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try</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1</w:t>
      </w:r>
      <w:r w:rsidRPr="001B3C15">
        <w:rPr>
          <w:rFonts w:ascii="Century Schoolbook" w:hAnsi="Century Schoolbook" w:cs="Century Schoolbook"/>
          <w:color w:val="3F7F5F"/>
          <w:kern w:val="0"/>
          <w:sz w:val="24"/>
          <w:szCs w:val="24"/>
        </w:rPr>
        <w:t>、判断</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while</w:t>
      </w:r>
      <w:r w:rsidRPr="001B3C15">
        <w:rPr>
          <w:rFonts w:ascii="Century Schoolbook" w:hAnsi="Century Schoolbook" w:cs="Century Schoolbook"/>
          <w:color w:val="000000"/>
          <w:kern w:val="0"/>
          <w:sz w:val="24"/>
          <w:szCs w:val="24"/>
        </w:rPr>
        <w:t>(</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 0) {</w:t>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while</w:t>
      </w:r>
      <w:r w:rsidRPr="001B3C15">
        <w:rPr>
          <w:rFonts w:ascii="Century Schoolbook" w:hAnsi="Century Schoolbook" w:cs="Century Schoolbook"/>
          <w:color w:val="3F7F5F"/>
          <w:kern w:val="0"/>
          <w:sz w:val="24"/>
          <w:szCs w:val="24"/>
        </w:rPr>
        <w:t>防止虚假唤醒。</w:t>
      </w:r>
      <w:r w:rsidRPr="001B3C15">
        <w:rPr>
          <w:rFonts w:ascii="Century Schoolbook" w:hAnsi="Century Schoolbook" w:cs="Century Schoolbook"/>
          <w:color w:val="3F7F5F"/>
          <w:kern w:val="0"/>
          <w:sz w:val="24"/>
          <w:szCs w:val="24"/>
        </w:rPr>
        <w:t>if</w:t>
      </w:r>
      <w:r w:rsidRPr="001B3C15">
        <w:rPr>
          <w:rFonts w:ascii="Century Schoolbook" w:hAnsi="Century Schoolbook" w:cs="Century Schoolbook"/>
          <w:color w:val="3F7F5F"/>
          <w:kern w:val="0"/>
          <w:sz w:val="24"/>
          <w:szCs w:val="24"/>
        </w:rPr>
        <w:t>判断的话多余</w:t>
      </w:r>
      <w:r w:rsidRPr="001B3C15">
        <w:rPr>
          <w:rFonts w:ascii="Century Schoolbook" w:hAnsi="Century Schoolbook" w:cs="Century Schoolbook"/>
          <w:color w:val="3F7F5F"/>
          <w:kern w:val="0"/>
          <w:sz w:val="24"/>
          <w:szCs w:val="24"/>
        </w:rPr>
        <w:t>2</w:t>
      </w:r>
      <w:r w:rsidRPr="001B3C15">
        <w:rPr>
          <w:rFonts w:ascii="Century Schoolbook" w:hAnsi="Century Schoolbook" w:cs="Century Schoolbook"/>
          <w:color w:val="3F7F5F"/>
          <w:kern w:val="0"/>
          <w:sz w:val="24"/>
          <w:szCs w:val="24"/>
        </w:rPr>
        <w:t>个线程就会出错</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 xml:space="preserve">.await(); </w:t>
      </w:r>
      <w:r w:rsidRPr="001B3C15">
        <w:rPr>
          <w:rFonts w:ascii="Century Schoolbook" w:hAnsi="Century Schoolbook" w:cs="Century Schoolbook"/>
          <w:color w:val="3F7F5F"/>
          <w:kern w:val="0"/>
          <w:sz w:val="24"/>
          <w:szCs w:val="24"/>
        </w:rPr>
        <w:t xml:space="preserve">// </w:t>
      </w:r>
      <w:r w:rsidRPr="001B3C15">
        <w:rPr>
          <w:rFonts w:ascii="Century Schoolbook" w:hAnsi="Century Schoolbook" w:cs="Century Schoolbook"/>
          <w:color w:val="3F7F5F"/>
          <w:kern w:val="0"/>
          <w:sz w:val="24"/>
          <w:szCs w:val="24"/>
        </w:rPr>
        <w:t>等待，不能生产。</w:t>
      </w:r>
      <w:r w:rsidR="008E62E5" w:rsidRPr="008E62E5">
        <w:rPr>
          <w:rFonts w:ascii="Century Schoolbook" w:hAnsi="Century Schoolbook" w:cs="Century Schoolbook" w:hint="eastAsia"/>
          <w:color w:val="3F7F5F"/>
          <w:kern w:val="0"/>
          <w:sz w:val="24"/>
          <w:szCs w:val="24"/>
        </w:rPr>
        <w:t>调用</w:t>
      </w:r>
      <w:r w:rsidR="008E62E5" w:rsidRPr="008E62E5">
        <w:rPr>
          <w:rFonts w:ascii="Century Schoolbook" w:hAnsi="Century Schoolbook" w:cs="Century Schoolbook" w:hint="eastAsia"/>
          <w:color w:val="3F7F5F"/>
          <w:kern w:val="0"/>
          <w:sz w:val="24"/>
          <w:szCs w:val="24"/>
        </w:rPr>
        <w:t>await</w:t>
      </w:r>
      <w:r w:rsidR="008E62E5" w:rsidRPr="008E62E5">
        <w:rPr>
          <w:rFonts w:ascii="Century Schoolbook" w:hAnsi="Century Schoolbook" w:cs="Century Schoolbook" w:hint="eastAsia"/>
          <w:color w:val="3F7F5F"/>
          <w:kern w:val="0"/>
          <w:sz w:val="24"/>
          <w:szCs w:val="24"/>
        </w:rPr>
        <w:t>方法后操作，线程的锁被“原子级地”释放</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2</w:t>
      </w:r>
      <w:r w:rsidRPr="001B3C15">
        <w:rPr>
          <w:rFonts w:ascii="Century Schoolbook" w:hAnsi="Century Schoolbook" w:cs="Century Schoolbook"/>
          <w:color w:val="3F7F5F"/>
          <w:kern w:val="0"/>
          <w:sz w:val="24"/>
          <w:szCs w:val="24"/>
        </w:rPr>
        <w:t>、干活</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System.</w:t>
      </w:r>
      <w:r w:rsidRPr="001B3C15">
        <w:rPr>
          <w:rFonts w:ascii="Century Schoolbook" w:hAnsi="Century Schoolbook" w:cs="Century Schoolbook"/>
          <w:bCs/>
          <w:iCs/>
          <w:color w:val="0000C0"/>
          <w:kern w:val="0"/>
          <w:sz w:val="24"/>
          <w:szCs w:val="24"/>
        </w:rPr>
        <w:t>out</w:t>
      </w:r>
      <w:r w:rsidRPr="001B3C15">
        <w:rPr>
          <w:rFonts w:ascii="Century Schoolbook" w:hAnsi="Century Schoolbook" w:cs="Century Schoolbook"/>
          <w:color w:val="000000"/>
          <w:kern w:val="0"/>
          <w:sz w:val="24"/>
          <w:szCs w:val="24"/>
        </w:rPr>
        <w:t>.println(Thread.</w:t>
      </w:r>
      <w:r w:rsidRPr="001B3C15">
        <w:rPr>
          <w:rFonts w:ascii="Century Schoolbook" w:hAnsi="Century Schoolbook" w:cs="Century Schoolbook"/>
          <w:iCs/>
          <w:color w:val="000000"/>
          <w:kern w:val="0"/>
          <w:sz w:val="24"/>
          <w:szCs w:val="24"/>
        </w:rPr>
        <w:t>currentThread</w:t>
      </w:r>
      <w:r w:rsidRPr="001B3C15">
        <w:rPr>
          <w:rFonts w:ascii="Century Schoolbook" w:hAnsi="Century Schoolbook" w:cs="Century Schoolbook"/>
          <w:color w:val="000000"/>
          <w:kern w:val="0"/>
          <w:sz w:val="24"/>
          <w:szCs w:val="24"/>
        </w:rPr>
        <w:t xml:space="preserve">().getName() + </w:t>
      </w:r>
      <w:r w:rsidRPr="001B3C15">
        <w:rPr>
          <w:rFonts w:ascii="Century Schoolbook" w:hAnsi="Century Schoolbook" w:cs="Century Schoolbook"/>
          <w:color w:val="2A00FF"/>
          <w:kern w:val="0"/>
          <w:sz w:val="24"/>
          <w:szCs w:val="24"/>
        </w:rPr>
        <w:t xml:space="preserve">"  </w:t>
      </w:r>
      <w:r w:rsidRPr="001B3C15">
        <w:rPr>
          <w:rFonts w:ascii="Century Schoolbook" w:hAnsi="Century Schoolbook" w:cs="Century Schoolbook"/>
          <w:color w:val="2A00FF"/>
          <w:kern w:val="0"/>
          <w:sz w:val="24"/>
          <w:szCs w:val="24"/>
        </w:rPr>
        <w:t>消耗</w:t>
      </w:r>
      <w:r w:rsidRPr="001B3C15">
        <w:rPr>
          <w:rFonts w:ascii="Century Schoolbook" w:hAnsi="Century Schoolbook" w:cs="Century Schoolbook"/>
          <w:color w:val="2A00FF"/>
          <w:kern w:val="0"/>
          <w:sz w:val="24"/>
          <w:szCs w:val="24"/>
        </w:rPr>
        <w:t xml:space="preserve"> number = "</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3</w:t>
      </w:r>
      <w:r w:rsidRPr="001B3C15">
        <w:rPr>
          <w:rFonts w:ascii="Century Schoolbook" w:hAnsi="Century Schoolbook" w:cs="Century Schoolbook"/>
          <w:color w:val="3F7F5F"/>
          <w:kern w:val="0"/>
          <w:sz w:val="24"/>
          <w:szCs w:val="24"/>
        </w:rPr>
        <w:t>、通知唤醒</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.signalAll();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 xml:space="preserve">} </w:t>
      </w:r>
      <w:r w:rsidRPr="001B3C15">
        <w:rPr>
          <w:rFonts w:ascii="Century Schoolbook" w:hAnsi="Century Schoolbook" w:cs="Century Schoolbook"/>
          <w:bCs/>
          <w:color w:val="7F0055"/>
          <w:kern w:val="0"/>
          <w:sz w:val="24"/>
          <w:szCs w:val="24"/>
        </w:rPr>
        <w:t>catch</w:t>
      </w:r>
      <w:r w:rsidRPr="001B3C15">
        <w:rPr>
          <w:rFonts w:ascii="Century Schoolbook" w:hAnsi="Century Schoolbook" w:cs="Century Schoolbook"/>
          <w:color w:val="000000"/>
          <w:kern w:val="0"/>
          <w:sz w:val="24"/>
          <w:szCs w:val="24"/>
        </w:rPr>
        <w:t xml:space="preserve"> (InterruptedException </w:t>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.printStackTrace();</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r w:rsidRPr="001B3C15">
        <w:rPr>
          <w:rFonts w:ascii="Century Schoolbook" w:hAnsi="Century Schoolbook" w:cs="Century Schoolbook"/>
          <w:bCs/>
          <w:color w:val="7F0055"/>
          <w:kern w:val="0"/>
          <w:sz w:val="24"/>
          <w:szCs w:val="24"/>
        </w:rPr>
        <w:t>finally</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.unlock();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bCs/>
          <w:color w:val="7F0055"/>
          <w:kern w:val="0"/>
          <w:sz w:val="24"/>
          <w:szCs w:val="24"/>
        </w:rPr>
        <w:t>public</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bCs/>
          <w:color w:val="7F0055"/>
          <w:kern w:val="0"/>
          <w:sz w:val="24"/>
          <w:szCs w:val="24"/>
        </w:rPr>
        <w:t>class</w:t>
      </w:r>
      <w:r w:rsidRPr="00290AE4">
        <w:rPr>
          <w:rFonts w:ascii="Century Schoolbook" w:hAnsi="Century Schoolbook" w:cs="Century Schoolbook"/>
          <w:color w:val="000000"/>
          <w:kern w:val="0"/>
          <w:sz w:val="24"/>
          <w:szCs w:val="24"/>
        </w:rPr>
        <w:t xml:space="preserve"> ShareDateMain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public</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bCs/>
          <w:color w:val="7F0055"/>
          <w:kern w:val="0"/>
          <w:sz w:val="24"/>
          <w:szCs w:val="24"/>
        </w:rPr>
        <w:t>static</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bCs/>
          <w:color w:val="7F0055"/>
          <w:kern w:val="0"/>
          <w:sz w:val="24"/>
          <w:szCs w:val="24"/>
        </w:rPr>
        <w:t>void</w:t>
      </w:r>
      <w:r w:rsidRPr="00290AE4">
        <w:rPr>
          <w:rFonts w:ascii="Century Schoolbook" w:hAnsi="Century Schoolbook" w:cs="Century Schoolbook"/>
          <w:color w:val="000000"/>
          <w:kern w:val="0"/>
          <w:sz w:val="24"/>
          <w:szCs w:val="24"/>
        </w:rPr>
        <w:t xml:space="preserve"> main(String[] </w:t>
      </w:r>
      <w:r w:rsidRPr="00290AE4">
        <w:rPr>
          <w:rFonts w:ascii="Century Schoolbook" w:hAnsi="Century Schoolbook" w:cs="Century Schoolbook"/>
          <w:color w:val="6A3E3E"/>
          <w:kern w:val="0"/>
          <w:sz w:val="24"/>
          <w:szCs w:val="24"/>
        </w:rPr>
        <w:t>args</w:t>
      </w:r>
      <w:r w:rsidRPr="00290AE4">
        <w:rPr>
          <w:rFonts w:ascii="Century Schoolbook" w:hAnsi="Century Schoolbook" w:cs="Century Schoolbook"/>
          <w:color w:val="000000"/>
          <w:kern w:val="0"/>
          <w:sz w:val="24"/>
          <w:szCs w:val="24"/>
        </w:rPr>
        <w:t>)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t xml:space="preserve">ShareData </w:t>
      </w:r>
      <w:r w:rsidRPr="00290AE4">
        <w:rPr>
          <w:rFonts w:ascii="Century Schoolbook" w:hAnsi="Century Schoolbook" w:cs="Century Schoolbook"/>
          <w:color w:val="6A3E3E"/>
          <w:kern w:val="0"/>
          <w:sz w:val="24"/>
          <w:szCs w:val="24"/>
        </w:rPr>
        <w:t>shareData</w:t>
      </w:r>
      <w:r w:rsidRPr="00290AE4">
        <w:rPr>
          <w:rFonts w:ascii="Century Schoolbook" w:hAnsi="Century Schoolbook" w:cs="Century Schoolbook"/>
          <w:color w:val="000000"/>
          <w:kern w:val="0"/>
          <w:sz w:val="24"/>
          <w:szCs w:val="24"/>
        </w:rPr>
        <w:t xml:space="preserve"> = </w:t>
      </w:r>
      <w:r w:rsidRPr="00290AE4">
        <w:rPr>
          <w:rFonts w:ascii="Century Schoolbook" w:hAnsi="Century Schoolbook" w:cs="Century Schoolbook"/>
          <w:bCs/>
          <w:color w:val="7F0055"/>
          <w:kern w:val="0"/>
          <w:sz w:val="24"/>
          <w:szCs w:val="24"/>
        </w:rPr>
        <w:t>new</w:t>
      </w:r>
      <w:r w:rsidRPr="00290AE4">
        <w:rPr>
          <w:rFonts w:ascii="Century Schoolbook" w:hAnsi="Century Schoolbook" w:cs="Century Schoolbook"/>
          <w:color w:val="000000"/>
          <w:kern w:val="0"/>
          <w:sz w:val="24"/>
          <w:szCs w:val="24"/>
        </w:rPr>
        <w:t xml:space="preserve"> ShareData();</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new</w:t>
      </w:r>
      <w:r w:rsidRPr="00290AE4">
        <w:rPr>
          <w:rFonts w:ascii="Century Schoolbook" w:hAnsi="Century Schoolbook" w:cs="Century Schoolbook"/>
          <w:color w:val="000000"/>
          <w:kern w:val="0"/>
          <w:sz w:val="24"/>
          <w:szCs w:val="24"/>
        </w:rPr>
        <w:t xml:space="preserve"> Thread(() -&gt;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for</w:t>
      </w:r>
      <w:r w:rsidRPr="00290AE4">
        <w:rPr>
          <w:rFonts w:ascii="Century Schoolbook" w:hAnsi="Century Schoolbook" w:cs="Century Schoolbook"/>
          <w:color w:val="000000"/>
          <w:kern w:val="0"/>
          <w:sz w:val="24"/>
          <w:szCs w:val="24"/>
        </w:rPr>
        <w:t>(</w:t>
      </w:r>
      <w:r w:rsidRPr="00290AE4">
        <w:rPr>
          <w:rFonts w:ascii="Century Schoolbook" w:hAnsi="Century Schoolbook" w:cs="Century Schoolbook"/>
          <w:bCs/>
          <w:color w:val="7F0055"/>
          <w:kern w:val="0"/>
          <w:sz w:val="24"/>
          <w:szCs w:val="24"/>
        </w:rPr>
        <w:t>int</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1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&lt;= 5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6A3E3E"/>
          <w:kern w:val="0"/>
          <w:sz w:val="24"/>
          <w:szCs w:val="24"/>
        </w:rPr>
        <w:t>shareData</w:t>
      </w:r>
      <w:r w:rsidRPr="00290AE4">
        <w:rPr>
          <w:rFonts w:ascii="Century Schoolbook" w:hAnsi="Century Schoolbook" w:cs="Century Schoolbook"/>
          <w:color w:val="000000"/>
          <w:kern w:val="0"/>
          <w:sz w:val="24"/>
          <w:szCs w:val="24"/>
        </w:rPr>
        <w:t>.increment();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 xml:space="preserve">        }, </w:t>
      </w:r>
      <w:r w:rsidRPr="00290AE4">
        <w:rPr>
          <w:rFonts w:ascii="Century Schoolbook" w:hAnsi="Century Schoolbook" w:cs="Century Schoolbook"/>
          <w:color w:val="2A00FF"/>
          <w:kern w:val="0"/>
          <w:sz w:val="24"/>
          <w:szCs w:val="24"/>
        </w:rPr>
        <w:t>"</w:t>
      </w:r>
      <w:r w:rsidRPr="00290AE4">
        <w:rPr>
          <w:rFonts w:ascii="Century Schoolbook" w:hAnsi="Century Schoolbook" w:cs="Century Schoolbook"/>
          <w:color w:val="2A00FF"/>
          <w:kern w:val="0"/>
          <w:sz w:val="24"/>
          <w:szCs w:val="24"/>
        </w:rPr>
        <w:t>线程</w:t>
      </w:r>
      <w:r w:rsidRPr="00290AE4">
        <w:rPr>
          <w:rFonts w:ascii="Century Schoolbook" w:hAnsi="Century Schoolbook" w:cs="Century Schoolbook"/>
          <w:color w:val="2A00FF"/>
          <w:kern w:val="0"/>
          <w:sz w:val="24"/>
          <w:szCs w:val="24"/>
        </w:rPr>
        <w:t>-A"</w:t>
      </w:r>
      <w:r w:rsidRPr="00290AE4">
        <w:rPr>
          <w:rFonts w:ascii="Century Schoolbook" w:hAnsi="Century Schoolbook" w:cs="Century Schoolbook"/>
          <w:color w:val="000000"/>
          <w:kern w:val="0"/>
          <w:sz w:val="24"/>
          <w:szCs w:val="24"/>
        </w:rPr>
        <w:t>).start();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new</w:t>
      </w:r>
      <w:r w:rsidRPr="00290AE4">
        <w:rPr>
          <w:rFonts w:ascii="Century Schoolbook" w:hAnsi="Century Schoolbook" w:cs="Century Schoolbook"/>
          <w:color w:val="000000"/>
          <w:kern w:val="0"/>
          <w:sz w:val="24"/>
          <w:szCs w:val="24"/>
        </w:rPr>
        <w:t xml:space="preserve"> Thread(() -&gt;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for</w:t>
      </w:r>
      <w:r w:rsidRPr="00290AE4">
        <w:rPr>
          <w:rFonts w:ascii="Century Schoolbook" w:hAnsi="Century Schoolbook" w:cs="Century Schoolbook"/>
          <w:color w:val="000000"/>
          <w:kern w:val="0"/>
          <w:sz w:val="24"/>
          <w:szCs w:val="24"/>
        </w:rPr>
        <w:t>(</w:t>
      </w:r>
      <w:r w:rsidRPr="00290AE4">
        <w:rPr>
          <w:rFonts w:ascii="Century Schoolbook" w:hAnsi="Century Schoolbook" w:cs="Century Schoolbook"/>
          <w:bCs/>
          <w:color w:val="7F0055"/>
          <w:kern w:val="0"/>
          <w:sz w:val="24"/>
          <w:szCs w:val="24"/>
        </w:rPr>
        <w:t>int</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1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&lt;= 5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6A3E3E"/>
          <w:kern w:val="0"/>
          <w:sz w:val="24"/>
          <w:szCs w:val="24"/>
        </w:rPr>
        <w:t>shareData</w:t>
      </w:r>
      <w:r w:rsidRPr="00290AE4">
        <w:rPr>
          <w:rFonts w:ascii="Century Schoolbook" w:hAnsi="Century Schoolbook" w:cs="Century Schoolbook"/>
          <w:color w:val="000000"/>
          <w:kern w:val="0"/>
          <w:sz w:val="24"/>
          <w:szCs w:val="24"/>
        </w:rPr>
        <w:t>.decrement();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 xml:space="preserve">        }, </w:t>
      </w:r>
      <w:r w:rsidRPr="00290AE4">
        <w:rPr>
          <w:rFonts w:ascii="Century Schoolbook" w:hAnsi="Century Schoolbook" w:cs="Century Schoolbook"/>
          <w:color w:val="2A00FF"/>
          <w:kern w:val="0"/>
          <w:sz w:val="24"/>
          <w:szCs w:val="24"/>
        </w:rPr>
        <w:t>"</w:t>
      </w:r>
      <w:r w:rsidRPr="00290AE4">
        <w:rPr>
          <w:rFonts w:ascii="Century Schoolbook" w:hAnsi="Century Schoolbook" w:cs="Century Schoolbook"/>
          <w:color w:val="2A00FF"/>
          <w:kern w:val="0"/>
          <w:sz w:val="24"/>
          <w:szCs w:val="24"/>
        </w:rPr>
        <w:t>线程</w:t>
      </w:r>
      <w:r w:rsidRPr="00290AE4">
        <w:rPr>
          <w:rFonts w:ascii="Century Schoolbook" w:hAnsi="Century Schoolbook" w:cs="Century Schoolbook"/>
          <w:color w:val="2A00FF"/>
          <w:kern w:val="0"/>
          <w:sz w:val="24"/>
          <w:szCs w:val="24"/>
        </w:rPr>
        <w:t>-B"</w:t>
      </w:r>
      <w:r w:rsidRPr="00290AE4">
        <w:rPr>
          <w:rFonts w:ascii="Century Schoolbook" w:hAnsi="Century Schoolbook" w:cs="Century Schoolbook"/>
          <w:color w:val="000000"/>
          <w:kern w:val="0"/>
          <w:sz w:val="24"/>
          <w:szCs w:val="24"/>
        </w:rPr>
        <w:t>).start();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w:t>
      </w:r>
    </w:p>
    <w:p w:rsidR="00B43BFA" w:rsidRDefault="00B43BFA" w:rsidP="00DB571D">
      <w:pPr>
        <w:rPr>
          <w:rFonts w:ascii="Century Schoolbook" w:hAnsi="Century Schoolbook"/>
        </w:rPr>
      </w:pPr>
    </w:p>
    <w:p w:rsidR="00524B6E" w:rsidRDefault="00524B6E" w:rsidP="00DB571D">
      <w:pPr>
        <w:rPr>
          <w:rFonts w:ascii="Century Schoolbook" w:hAnsi="Century Schoolbook"/>
        </w:rPr>
      </w:pPr>
      <w:r>
        <w:rPr>
          <w:rFonts w:ascii="Century Schoolbook" w:hAnsi="Century Schoolbook"/>
        </w:rPr>
        <w:t>详细图解如下</w:t>
      </w:r>
      <w:r>
        <w:rPr>
          <w:rFonts w:ascii="Century Schoolbook" w:hAnsi="Century Schoolbook" w:hint="eastAsia"/>
        </w:rPr>
        <w:t>：</w:t>
      </w:r>
    </w:p>
    <w:p w:rsidR="00524B6E" w:rsidRDefault="00B9432B" w:rsidP="00DB571D">
      <w:pPr>
        <w:rPr>
          <w:rFonts w:ascii="Century Schoolbook" w:hAnsi="Century Schoolbook"/>
        </w:rPr>
      </w:pPr>
      <w:r>
        <w:rPr>
          <w:noProof/>
        </w:rPr>
        <w:drawing>
          <wp:inline distT="0" distB="0" distL="0" distR="0" wp14:anchorId="04F6958D" wp14:editId="1CCEB94E">
            <wp:extent cx="7724775" cy="3914775"/>
            <wp:effectExtent l="0" t="0" r="9525" b="9525"/>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724775" cy="3914775"/>
                    </a:xfrm>
                    <a:prstGeom prst="rect">
                      <a:avLst/>
                    </a:prstGeom>
                  </pic:spPr>
                </pic:pic>
              </a:graphicData>
            </a:graphic>
          </wp:inline>
        </w:drawing>
      </w:r>
      <w:r w:rsidR="00003E35">
        <w:rPr>
          <w:rFonts w:ascii="Century Schoolbook" w:hAnsi="Century Schoolbook" w:hint="eastAsia"/>
        </w:rPr>
        <w:t xml:space="preserve"> </w:t>
      </w:r>
      <w:r w:rsidR="00003E35" w:rsidRPr="00003E35">
        <w:rPr>
          <w:rFonts w:ascii="Century Schoolbook" w:hAnsi="Century Schoolbook" w:hint="eastAsia"/>
        </w:rPr>
        <w:t>调用</w:t>
      </w:r>
      <w:r w:rsidR="00003E35" w:rsidRPr="00003E35">
        <w:rPr>
          <w:rFonts w:ascii="Century Schoolbook" w:hAnsi="Century Schoolbook" w:hint="eastAsia"/>
        </w:rPr>
        <w:t>await</w:t>
      </w:r>
      <w:r w:rsidR="00003E35" w:rsidRPr="00003E35">
        <w:rPr>
          <w:rFonts w:ascii="Century Schoolbook" w:hAnsi="Century Schoolbook" w:hint="eastAsia"/>
        </w:rPr>
        <w:t>方法后操作，线程的锁被“原子级地”释放</w:t>
      </w:r>
      <w:r w:rsidR="00003E35">
        <w:rPr>
          <w:rFonts w:ascii="Century Schoolbook" w:hAnsi="Century Schoolbook" w:hint="eastAsia"/>
        </w:rPr>
        <w:t>。</w:t>
      </w:r>
    </w:p>
    <w:p w:rsidR="00282A4A" w:rsidRDefault="00565252" w:rsidP="00DB571D">
      <w:pPr>
        <w:rPr>
          <w:rFonts w:ascii="Century Schoolbook" w:hAnsi="Century Schoolbook"/>
        </w:rPr>
      </w:pPr>
      <w:r>
        <w:rPr>
          <w:noProof/>
        </w:rPr>
        <w:drawing>
          <wp:inline distT="0" distB="0" distL="0" distR="0" wp14:anchorId="1DDBBE0F" wp14:editId="165F67A6">
            <wp:extent cx="7762875" cy="2962275"/>
            <wp:effectExtent l="0" t="0" r="9525" b="9525"/>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762875" cy="2962275"/>
                    </a:xfrm>
                    <a:prstGeom prst="rect">
                      <a:avLst/>
                    </a:prstGeom>
                  </pic:spPr>
                </pic:pic>
              </a:graphicData>
            </a:graphic>
          </wp:inline>
        </w:drawing>
      </w:r>
    </w:p>
    <w:p w:rsidR="000C3618" w:rsidRDefault="000C3618" w:rsidP="00DB571D">
      <w:pPr>
        <w:rPr>
          <w:rFonts w:ascii="Century Schoolbook" w:hAnsi="Century Schoolbook"/>
        </w:rPr>
      </w:pPr>
    </w:p>
    <w:p w:rsidR="000C3618" w:rsidRDefault="00003E35" w:rsidP="00DB571D">
      <w:pPr>
        <w:rPr>
          <w:rFonts w:ascii="Century Schoolbook" w:hAnsi="Century Schoolbook"/>
        </w:rPr>
      </w:pPr>
      <w:r>
        <w:rPr>
          <w:rFonts w:ascii="Century Schoolbook" w:hAnsi="Century Schoolbook"/>
        </w:rPr>
        <w:t>此时</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执行完成后</w:t>
      </w:r>
      <w:r>
        <w:rPr>
          <w:rFonts w:ascii="Century Schoolbook" w:hAnsi="Century Schoolbook" w:hint="eastAsia"/>
        </w:rPr>
        <w:t>，</w:t>
      </w:r>
      <w:r>
        <w:rPr>
          <w:rFonts w:ascii="Century Schoolbook" w:hAnsi="Century Schoolbook"/>
        </w:rPr>
        <w:t>你会发现线程</w:t>
      </w:r>
      <w:r>
        <w:rPr>
          <w:rFonts w:ascii="Century Schoolbook" w:hAnsi="Century Schoolbook"/>
        </w:rPr>
        <w:t>B</w:t>
      </w:r>
      <w:r>
        <w:rPr>
          <w:rFonts w:ascii="Century Schoolbook" w:hAnsi="Century Schoolbook"/>
        </w:rPr>
        <w:t>调用的</w:t>
      </w:r>
      <w:r>
        <w:rPr>
          <w:rFonts w:ascii="Century Schoolbook" w:hAnsi="Century Schoolbook"/>
        </w:rPr>
        <w:t>decrement()</w:t>
      </w:r>
      <w:r>
        <w:rPr>
          <w:rFonts w:ascii="Century Schoolbook" w:hAnsi="Century Schoolbook"/>
        </w:rPr>
        <w:t>方法会被重新执行</w:t>
      </w:r>
      <w:r>
        <w:rPr>
          <w:rFonts w:ascii="Century Schoolbook" w:hAnsi="Century Schoolbook" w:hint="eastAsia"/>
        </w:rPr>
        <w:t>：</w:t>
      </w:r>
    </w:p>
    <w:p w:rsidR="00282A4A" w:rsidRDefault="000C3618" w:rsidP="00DB571D">
      <w:pPr>
        <w:rPr>
          <w:rFonts w:ascii="Century Schoolbook" w:hAnsi="Century Schoolbook"/>
        </w:rPr>
      </w:pPr>
      <w:r>
        <w:rPr>
          <w:noProof/>
        </w:rPr>
        <w:drawing>
          <wp:inline distT="0" distB="0" distL="0" distR="0" wp14:anchorId="19FC9F3C" wp14:editId="3DDE1D1E">
            <wp:extent cx="7839075" cy="1914525"/>
            <wp:effectExtent l="0" t="0" r="9525" b="9525"/>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7839075" cy="1914525"/>
                    </a:xfrm>
                    <a:prstGeom prst="rect">
                      <a:avLst/>
                    </a:prstGeom>
                  </pic:spPr>
                </pic:pic>
              </a:graphicData>
            </a:graphic>
          </wp:inline>
        </w:drawing>
      </w:r>
    </w:p>
    <w:p w:rsidR="00282A4A" w:rsidRDefault="00282A4A" w:rsidP="00DB571D">
      <w:pPr>
        <w:rPr>
          <w:rFonts w:ascii="Century Schoolbook" w:hAnsi="Century Schoolbook"/>
        </w:rPr>
      </w:pPr>
    </w:p>
    <w:p w:rsidR="00282A4A" w:rsidRDefault="009D4876" w:rsidP="00DB571D">
      <w:pPr>
        <w:rPr>
          <w:rFonts w:ascii="Century Schoolbook" w:hAnsi="Century Schoolbook"/>
        </w:rPr>
      </w:pPr>
      <w:r>
        <w:rPr>
          <w:rFonts w:ascii="Century Schoolbook" w:hAnsi="Century Schoolbook"/>
        </w:rPr>
        <w:lastRenderedPageBreak/>
        <w:t>最终运行结果</w:t>
      </w:r>
      <w:r>
        <w:rPr>
          <w:rFonts w:ascii="Century Schoolbook" w:hAnsi="Century Schoolbook" w:hint="eastAsia"/>
        </w:rPr>
        <w:t>：</w:t>
      </w:r>
    </w:p>
    <w:p w:rsidR="009D4876" w:rsidRDefault="009D4876" w:rsidP="00DB571D">
      <w:pPr>
        <w:rPr>
          <w:rFonts w:ascii="Century Schoolbook" w:hAnsi="Century Schoolbook"/>
        </w:rPr>
      </w:pPr>
      <w:r>
        <w:rPr>
          <w:noProof/>
        </w:rPr>
        <w:drawing>
          <wp:inline distT="0" distB="0" distL="0" distR="0" wp14:anchorId="6729D7B2" wp14:editId="643F24D9">
            <wp:extent cx="5133975" cy="2409825"/>
            <wp:effectExtent l="0" t="0" r="9525" b="9525"/>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33975" cy="2409825"/>
                    </a:xfrm>
                    <a:prstGeom prst="rect">
                      <a:avLst/>
                    </a:prstGeom>
                  </pic:spPr>
                </pic:pic>
              </a:graphicData>
            </a:graphic>
          </wp:inline>
        </w:drawing>
      </w:r>
    </w:p>
    <w:p w:rsidR="00282A4A" w:rsidRDefault="00282A4A" w:rsidP="00DB571D">
      <w:pPr>
        <w:rPr>
          <w:rFonts w:ascii="Century Schoolbook" w:hAnsi="Century Schoolbook"/>
        </w:rPr>
      </w:pPr>
    </w:p>
    <w:p w:rsidR="00282A4A" w:rsidRDefault="00DF539B" w:rsidP="00DF539B">
      <w:pPr>
        <w:pStyle w:val="Tip4"/>
      </w:pPr>
      <w:r w:rsidRPr="00DF539B">
        <w:rPr>
          <w:rFonts w:ascii="宋体" w:eastAsia="宋体" w:hAnsi="宋体" w:cs="宋体" w:hint="eastAsia"/>
        </w:rPr>
        <w:t>虚假唤醒</w:t>
      </w:r>
    </w:p>
    <w:p w:rsidR="00B43BFA" w:rsidRDefault="00F05DFC" w:rsidP="00DB571D">
      <w:pPr>
        <w:rPr>
          <w:rFonts w:ascii="Century Schoolbook" w:hAnsi="Century Schoolbook"/>
        </w:rPr>
      </w:pPr>
      <w:r>
        <w:rPr>
          <w:rFonts w:ascii="Century Schoolbook" w:hAnsi="Century Schoolbook"/>
        </w:rPr>
        <w:tab/>
      </w:r>
      <w:r>
        <w:rPr>
          <w:rFonts w:ascii="Century Schoolbook" w:hAnsi="Century Schoolbook"/>
        </w:rPr>
        <w:t>使用</w:t>
      </w:r>
      <w:r>
        <w:rPr>
          <w:rFonts w:ascii="Century Schoolbook" w:hAnsi="Century Schoolbook"/>
        </w:rPr>
        <w:t>while</w:t>
      </w:r>
      <w:r>
        <w:rPr>
          <w:rFonts w:ascii="Century Schoolbook" w:hAnsi="Century Schoolbook" w:hint="eastAsia"/>
        </w:rPr>
        <w:t>，</w:t>
      </w:r>
      <w:r>
        <w:rPr>
          <w:rFonts w:ascii="Century Schoolbook" w:hAnsi="Century Schoolbook"/>
        </w:rPr>
        <w:t>不可以用</w:t>
      </w:r>
      <w:r>
        <w:rPr>
          <w:rFonts w:ascii="Century Schoolbook" w:hAnsi="Century Schoolbook"/>
        </w:rPr>
        <w:t>if</w:t>
      </w:r>
      <w:r>
        <w:rPr>
          <w:rFonts w:ascii="Century Schoolbook" w:hAnsi="Century Schoolbook" w:hint="eastAsia"/>
        </w:rPr>
        <w:t>。</w:t>
      </w:r>
      <w:r>
        <w:rPr>
          <w:rFonts w:ascii="Century Schoolbook" w:hAnsi="Century Schoolbook" w:hint="eastAsia"/>
        </w:rPr>
        <w:t>j</w:t>
      </w:r>
      <w:r>
        <w:rPr>
          <w:rFonts w:ascii="Century Schoolbook" w:hAnsi="Century Schoolbook"/>
        </w:rPr>
        <w:t>dk</w:t>
      </w:r>
      <w:r>
        <w:rPr>
          <w:rFonts w:ascii="Century Schoolbook" w:hAnsi="Century Schoolbook"/>
        </w:rPr>
        <w:t>官方文档中的解释和示例均定义使用</w:t>
      </w:r>
      <w:r>
        <w:rPr>
          <w:rFonts w:ascii="Century Schoolbook" w:hAnsi="Century Schoolbook"/>
        </w:rPr>
        <w:t>while</w:t>
      </w:r>
      <w:r>
        <w:rPr>
          <w:rFonts w:ascii="Century Schoolbook" w:hAnsi="Century Schoolbook" w:hint="eastAsia"/>
        </w:rPr>
        <w:t>。</w:t>
      </w:r>
      <w:r>
        <w:rPr>
          <w:rFonts w:ascii="Century Schoolbook" w:hAnsi="Century Schoolbook"/>
        </w:rPr>
        <w:t>比如对于</w:t>
      </w:r>
      <w:r>
        <w:rPr>
          <w:rFonts w:ascii="Century Schoolbook" w:hAnsi="Century Schoolbook"/>
        </w:rPr>
        <w:t>Object</w:t>
      </w:r>
      <w:r>
        <w:rPr>
          <w:rFonts w:ascii="Century Schoolbook" w:hAnsi="Century Schoolbook"/>
        </w:rPr>
        <w:t>类的</w:t>
      </w:r>
      <w:r>
        <w:rPr>
          <w:rFonts w:ascii="Century Schoolbook" w:hAnsi="Century Schoolbook"/>
        </w:rPr>
        <w:t>wait</w:t>
      </w:r>
      <w:r>
        <w:rPr>
          <w:rFonts w:ascii="Century Schoolbook" w:hAnsi="Century Schoolbook"/>
        </w:rPr>
        <w:t>方法</w:t>
      </w:r>
      <w:r>
        <w:rPr>
          <w:rFonts w:ascii="Century Schoolbook" w:hAnsi="Century Schoolbook" w:hint="eastAsia"/>
        </w:rPr>
        <w:t>：</w:t>
      </w:r>
    </w:p>
    <w:p w:rsidR="00F05DFC" w:rsidRDefault="00F05DFC" w:rsidP="00DB571D">
      <w:pPr>
        <w:rPr>
          <w:rFonts w:ascii="Century Schoolbook" w:hAnsi="Century Schoolbook"/>
        </w:rPr>
      </w:pPr>
      <w:r>
        <w:rPr>
          <w:noProof/>
        </w:rPr>
        <w:drawing>
          <wp:inline distT="0" distB="0" distL="0" distR="0" wp14:anchorId="1DF45D09" wp14:editId="55F628A0">
            <wp:extent cx="11687175" cy="5086350"/>
            <wp:effectExtent l="0" t="0" r="9525"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1687175" cy="5086350"/>
                    </a:xfrm>
                    <a:prstGeom prst="rect">
                      <a:avLst/>
                    </a:prstGeom>
                  </pic:spPr>
                </pic:pic>
              </a:graphicData>
            </a:graphic>
          </wp:inline>
        </w:drawing>
      </w:r>
    </w:p>
    <w:p w:rsidR="000753A8" w:rsidRPr="000753A8" w:rsidRDefault="00B43BFA" w:rsidP="000753A8">
      <w:pPr>
        <w:pStyle w:val="Tip3"/>
      </w:pPr>
      <w:r>
        <w:rPr>
          <w:rFonts w:hint="eastAsia"/>
        </w:rPr>
        <w:t>阻塞队列版</w:t>
      </w:r>
      <w:r>
        <w:rPr>
          <w:rFonts w:hint="eastAsia"/>
        </w:rPr>
        <w:t xml:space="preserv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import</w:t>
      </w:r>
      <w:r w:rsidRPr="000753A8">
        <w:rPr>
          <w:rFonts w:ascii="Century Schoolbook" w:hAnsi="Century Schoolbook" w:cs="Century Schoolbook"/>
          <w:color w:val="000000"/>
          <w:kern w:val="0"/>
          <w:sz w:val="24"/>
          <w:szCs w:val="24"/>
        </w:rPr>
        <w:t xml:space="preserve"> java.util.concurrent.BlockingQueue;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import</w:t>
      </w:r>
      <w:r w:rsidRPr="000753A8">
        <w:rPr>
          <w:rFonts w:ascii="Century Schoolbook" w:hAnsi="Century Schoolbook" w:cs="Century Schoolbook"/>
          <w:color w:val="000000"/>
          <w:kern w:val="0"/>
          <w:sz w:val="24"/>
          <w:szCs w:val="24"/>
        </w:rPr>
        <w:t xml:space="preserve"> java.util.concurrent.TimeUnit;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import</w:t>
      </w:r>
      <w:r w:rsidRPr="000753A8">
        <w:rPr>
          <w:rFonts w:ascii="Century Schoolbook" w:hAnsi="Century Schoolbook" w:cs="Century Schoolbook"/>
          <w:color w:val="000000"/>
          <w:kern w:val="0"/>
          <w:sz w:val="24"/>
          <w:szCs w:val="24"/>
        </w:rPr>
        <w:t xml:space="preserve"> java.util.concurrent.atomic.AtomicInteger;</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import</w:t>
      </w:r>
      <w:r w:rsidRPr="000753A8">
        <w:rPr>
          <w:rFonts w:ascii="Century Schoolbook" w:hAnsi="Century Schoolbook" w:cs="Century Schoolbook"/>
          <w:color w:val="000000"/>
          <w:kern w:val="0"/>
          <w:sz w:val="24"/>
          <w:szCs w:val="24"/>
        </w:rPr>
        <w:t xml:space="preserve"> org.apache.commons.lang3.StringUtils;</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class</w:t>
      </w:r>
      <w:r w:rsidRPr="000753A8">
        <w:rPr>
          <w:rFonts w:ascii="Century Schoolbook" w:hAnsi="Century Schoolbook" w:cs="Century Schoolbook"/>
          <w:color w:val="000000"/>
          <w:kern w:val="0"/>
          <w:sz w:val="24"/>
          <w:szCs w:val="24"/>
        </w:rPr>
        <w:t xml:space="preserve"> BlockingQueueResource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private</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volatile</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boolean</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color w:val="0000C0"/>
          <w:kern w:val="0"/>
          <w:sz w:val="24"/>
          <w:szCs w:val="24"/>
        </w:rPr>
        <w:t>flag</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bCs/>
          <w:color w:val="7F0055"/>
          <w:kern w:val="0"/>
          <w:sz w:val="24"/>
          <w:szCs w:val="24"/>
        </w:rPr>
        <w:t>true</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3F7F5F"/>
          <w:kern w:val="0"/>
          <w:sz w:val="24"/>
          <w:szCs w:val="24"/>
        </w:rPr>
        <w:t xml:space="preserve">// </w:t>
      </w:r>
      <w:r w:rsidRPr="000753A8">
        <w:rPr>
          <w:rFonts w:ascii="Century Schoolbook" w:hAnsi="Century Schoolbook" w:cs="Century Schoolbook"/>
          <w:color w:val="3F7F5F"/>
          <w:kern w:val="0"/>
          <w:sz w:val="24"/>
          <w:szCs w:val="24"/>
        </w:rPr>
        <w:t>生产者与消费者的方法运行标识，同生共死，默认开启</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private</w:t>
      </w:r>
      <w:r w:rsidRPr="000753A8">
        <w:rPr>
          <w:rFonts w:ascii="Century Schoolbook" w:hAnsi="Century Schoolbook" w:cs="Century Schoolbook"/>
          <w:color w:val="000000"/>
          <w:kern w:val="0"/>
          <w:sz w:val="24"/>
          <w:szCs w:val="24"/>
        </w:rPr>
        <w:t xml:space="preserve"> AtomicInteger </w:t>
      </w:r>
      <w:r w:rsidRPr="000753A8">
        <w:rPr>
          <w:rFonts w:ascii="Century Schoolbook" w:hAnsi="Century Schoolbook" w:cs="Century Schoolbook"/>
          <w:color w:val="0000C0"/>
          <w:kern w:val="0"/>
          <w:sz w:val="24"/>
          <w:szCs w:val="24"/>
        </w:rPr>
        <w:t>atomicInteger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bCs/>
          <w:color w:val="7F0055"/>
          <w:kern w:val="0"/>
          <w:sz w:val="24"/>
          <w:szCs w:val="24"/>
        </w:rPr>
        <w:t>new</w:t>
      </w:r>
      <w:r w:rsidRPr="000753A8">
        <w:rPr>
          <w:rFonts w:ascii="Century Schoolbook" w:hAnsi="Century Schoolbook" w:cs="Century Schoolbook"/>
          <w:color w:val="000000"/>
          <w:kern w:val="0"/>
          <w:sz w:val="24"/>
          <w:szCs w:val="24"/>
        </w:rPr>
        <w:t xml:space="preserve"> AtomicInteger();</w:t>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3F7F5F"/>
          <w:kern w:val="0"/>
          <w:sz w:val="24"/>
          <w:szCs w:val="24"/>
        </w:rPr>
        <w:t xml:space="preserve">// </w:t>
      </w:r>
      <w:r w:rsidRPr="000753A8">
        <w:rPr>
          <w:rFonts w:ascii="Century Schoolbook" w:hAnsi="Century Schoolbook" w:cs="Century Schoolbook"/>
          <w:color w:val="3F7F5F"/>
          <w:kern w:val="0"/>
          <w:sz w:val="24"/>
          <w:szCs w:val="24"/>
        </w:rPr>
        <w:t>默认值是</w:t>
      </w:r>
      <w:r w:rsidRPr="000753A8">
        <w:rPr>
          <w:rFonts w:ascii="Century Schoolbook" w:hAnsi="Century Schoolbook" w:cs="Century Schoolbook"/>
          <w:color w:val="3F7F5F"/>
          <w:kern w:val="0"/>
          <w:sz w:val="24"/>
          <w:szCs w:val="24"/>
        </w:rPr>
        <w:t>0</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private</w:t>
      </w:r>
      <w:r w:rsidRPr="000753A8">
        <w:rPr>
          <w:rFonts w:ascii="Century Schoolbook" w:hAnsi="Century Schoolbook" w:cs="Century Schoolbook"/>
          <w:color w:val="000000"/>
          <w:kern w:val="0"/>
          <w:sz w:val="24"/>
          <w:szCs w:val="24"/>
        </w:rPr>
        <w:t xml:space="preserve"> BlockingQueue&lt;String&gt; </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bCs/>
          <w:color w:val="7F0055"/>
          <w:kern w:val="0"/>
          <w:sz w:val="24"/>
          <w:szCs w:val="24"/>
        </w:rPr>
        <w:t>null</w:t>
      </w:r>
      <w:r w:rsidRPr="000753A8">
        <w:rPr>
          <w:rFonts w:ascii="Century Schoolbook" w:hAnsi="Century Schoolbook" w:cs="Century Schoolbook"/>
          <w:color w:val="000000"/>
          <w:kern w:val="0"/>
          <w:sz w:val="24"/>
          <w:szCs w:val="24"/>
        </w:rPr>
        <w:t>;</w:t>
      </w:r>
      <w:r w:rsidR="00550902" w:rsidRPr="00550902">
        <w:rPr>
          <w:rFonts w:ascii="Century Schoolbook" w:hAnsi="Century Schoolbook" w:cs="Century Schoolbook"/>
          <w:color w:val="3F7F5F"/>
          <w:kern w:val="0"/>
          <w:sz w:val="24"/>
          <w:szCs w:val="24"/>
        </w:rPr>
        <w:t xml:space="preserve"> </w:t>
      </w:r>
      <w:r w:rsidR="00550902">
        <w:rPr>
          <w:rFonts w:ascii="Century Schoolbook" w:hAnsi="Century Schoolbook" w:cs="Century Schoolbook"/>
          <w:color w:val="3F7F5F"/>
          <w:kern w:val="0"/>
          <w:sz w:val="24"/>
          <w:szCs w:val="24"/>
        </w:rPr>
        <w:tab/>
      </w:r>
      <w:r w:rsidR="00550902">
        <w:rPr>
          <w:rFonts w:ascii="Century Schoolbook" w:hAnsi="Century Schoolbook" w:cs="Century Schoolbook"/>
          <w:color w:val="3F7F5F"/>
          <w:kern w:val="0"/>
          <w:sz w:val="24"/>
          <w:szCs w:val="24"/>
        </w:rPr>
        <w:tab/>
      </w:r>
      <w:r w:rsidR="00550902">
        <w:rPr>
          <w:rFonts w:ascii="Century Schoolbook" w:hAnsi="Century Schoolbook" w:cs="Century Schoolbook"/>
          <w:color w:val="3F7F5F"/>
          <w:kern w:val="0"/>
          <w:sz w:val="24"/>
          <w:szCs w:val="24"/>
        </w:rPr>
        <w:tab/>
      </w:r>
      <w:r w:rsidR="00550902" w:rsidRPr="000753A8">
        <w:rPr>
          <w:rFonts w:ascii="Century Schoolbook" w:hAnsi="Century Schoolbook" w:cs="Century Schoolbook"/>
          <w:color w:val="3F7F5F"/>
          <w:kern w:val="0"/>
          <w:sz w:val="24"/>
          <w:szCs w:val="24"/>
        </w:rPr>
        <w:t>//</w:t>
      </w:r>
      <w:r w:rsidR="00550902">
        <w:rPr>
          <w:rFonts w:ascii="Century Schoolbook" w:hAnsi="Century Schoolbook" w:cs="Century Schoolbook"/>
          <w:color w:val="3F7F5F"/>
          <w:kern w:val="0"/>
          <w:sz w:val="24"/>
          <w:szCs w:val="24"/>
        </w:rPr>
        <w:t xml:space="preserve"> </w:t>
      </w:r>
      <w:r w:rsidR="00550902" w:rsidRPr="00550902">
        <w:rPr>
          <w:rFonts w:ascii="Century Schoolbook" w:hAnsi="Century Schoolbook" w:cs="Century Schoolbook" w:hint="eastAsia"/>
          <w:color w:val="3F7F5F"/>
          <w:kern w:val="0"/>
          <w:sz w:val="24"/>
          <w:szCs w:val="24"/>
        </w:rPr>
        <w:t>模拟放蛋糕的柜子</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BlockingQueueResource(BlockingQueue&lt;String&gt; </w:t>
      </w:r>
      <w:r w:rsidRPr="000753A8">
        <w:rPr>
          <w:rFonts w:ascii="Century Schoolbook" w:hAnsi="Century Schoolbook" w:cs="Century Schoolbook"/>
          <w:color w:val="6A3E3E"/>
          <w:kern w:val="0"/>
          <w:sz w:val="24"/>
          <w:szCs w:val="24"/>
        </w:rPr>
        <w:t>blockingQueue</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this</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blockingQueue</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void</w:t>
      </w:r>
      <w:r w:rsidRPr="000753A8">
        <w:rPr>
          <w:rFonts w:ascii="Century Schoolbook" w:hAnsi="Century Schoolbook" w:cs="Century Schoolbook"/>
          <w:color w:val="000000"/>
          <w:kern w:val="0"/>
          <w:sz w:val="24"/>
          <w:szCs w:val="24"/>
        </w:rPr>
        <w:t xml:space="preserve"> producer()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String </w:t>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boolean</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color w:val="6A3E3E"/>
          <w:kern w:val="0"/>
          <w:sz w:val="24"/>
          <w:szCs w:val="24"/>
        </w:rPr>
        <w:t>offer</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String </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Thread.</w:t>
      </w:r>
      <w:r w:rsidRPr="000753A8">
        <w:rPr>
          <w:rFonts w:ascii="Century Schoolbook" w:hAnsi="Century Schoolbook" w:cs="Century Schoolbook"/>
          <w:iCs/>
          <w:color w:val="000000"/>
          <w:kern w:val="0"/>
          <w:sz w:val="24"/>
          <w:szCs w:val="24"/>
        </w:rPr>
        <w:t>currentThread</w:t>
      </w:r>
      <w:r w:rsidRPr="000753A8">
        <w:rPr>
          <w:rFonts w:ascii="Century Schoolbook" w:hAnsi="Century Schoolbook" w:cs="Century Schoolbook"/>
          <w:color w:val="000000"/>
          <w:kern w:val="0"/>
          <w:sz w:val="24"/>
          <w:szCs w:val="24"/>
        </w:rPr>
        <w:t>().getName();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try</w:t>
      </w:r>
      <w:r w:rsidRPr="000753A8">
        <w:rPr>
          <w:rFonts w:ascii="Century Schoolbook" w:hAnsi="Century Schoolbook" w:cs="Century Schoolbook"/>
          <w:color w:val="000000"/>
          <w:kern w:val="0"/>
          <w:sz w:val="24"/>
          <w:szCs w:val="24"/>
        </w:rPr>
        <w:t xml:space="preserv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while</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0000C0"/>
          <w:kern w:val="0"/>
          <w:sz w:val="24"/>
          <w:szCs w:val="24"/>
        </w:rPr>
        <w:t>flag</w:t>
      </w:r>
      <w:r w:rsidRPr="000753A8">
        <w:rPr>
          <w:rFonts w:ascii="Century Schoolbook" w:hAnsi="Century Schoolbook" w:cs="Century Schoolbook"/>
          <w:color w:val="000000"/>
          <w:kern w:val="0"/>
          <w:sz w:val="24"/>
          <w:szCs w:val="24"/>
        </w:rPr>
        <w:t>) {</w:t>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3F7F5F"/>
          <w:kern w:val="0"/>
          <w:sz w:val="24"/>
          <w:szCs w:val="24"/>
        </w:rPr>
        <w:t xml:space="preserve">// </w:t>
      </w:r>
      <w:r w:rsidRPr="000753A8">
        <w:rPr>
          <w:rFonts w:ascii="Century Schoolbook" w:hAnsi="Century Schoolbook" w:cs="Century Schoolbook"/>
          <w:color w:val="3F7F5F"/>
          <w:kern w:val="0"/>
          <w:sz w:val="24"/>
          <w:szCs w:val="24"/>
        </w:rPr>
        <w:t>准备执行生产活动</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0000C0"/>
          <w:kern w:val="0"/>
          <w:sz w:val="24"/>
          <w:szCs w:val="24"/>
        </w:rPr>
        <w:t>atomicInteger</w:t>
      </w:r>
      <w:r w:rsidRPr="000753A8">
        <w:rPr>
          <w:rFonts w:ascii="Century Schoolbook" w:hAnsi="Century Schoolbook" w:cs="Century Schoolbook"/>
          <w:color w:val="000000"/>
          <w:kern w:val="0"/>
          <w:sz w:val="24"/>
          <w:szCs w:val="24"/>
        </w:rPr>
        <w:t xml:space="preserve">.incrementAndGet()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offer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.offer(</w:t>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1L, TimeUnit.</w:t>
      </w:r>
      <w:r w:rsidRPr="000753A8">
        <w:rPr>
          <w:rFonts w:ascii="Century Schoolbook" w:hAnsi="Century Schoolbook" w:cs="Century Schoolbook"/>
          <w:bCs/>
          <w:iCs/>
          <w:color w:val="0000C0"/>
          <w:kern w:val="0"/>
          <w:sz w:val="24"/>
          <w:szCs w:val="24"/>
        </w:rPr>
        <w:t>SECONDS</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if</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6A3E3E"/>
          <w:kern w:val="0"/>
          <w:sz w:val="24"/>
          <w:szCs w:val="24"/>
        </w:rPr>
        <w:t>offer</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err</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做完了第【</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】个蛋糕，放入柜台成功</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r w:rsidRPr="000753A8">
        <w:rPr>
          <w:rFonts w:ascii="Century Schoolbook" w:hAnsi="Century Schoolbook" w:cs="Century Schoolbook"/>
          <w:bCs/>
          <w:color w:val="7F0055"/>
          <w:kern w:val="0"/>
          <w:sz w:val="24"/>
          <w:szCs w:val="24"/>
        </w:rPr>
        <w:t>else</w:t>
      </w:r>
      <w:r w:rsidRPr="000753A8">
        <w:rPr>
          <w:rFonts w:ascii="Century Schoolbook" w:hAnsi="Century Schoolbook" w:cs="Century Schoolbook"/>
          <w:color w:val="000000"/>
          <w:kern w:val="0"/>
          <w:sz w:val="24"/>
          <w:szCs w:val="24"/>
        </w:rPr>
        <w:t xml:space="preserv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err</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做完了第【</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】个蛋糕，放入柜台失败！！！！！</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TimeUnit.</w:t>
      </w:r>
      <w:r w:rsidRPr="000753A8">
        <w:rPr>
          <w:rFonts w:ascii="Century Schoolbook" w:hAnsi="Century Schoolbook" w:cs="Century Schoolbook"/>
          <w:bCs/>
          <w:iCs/>
          <w:color w:val="0000C0"/>
          <w:kern w:val="0"/>
          <w:sz w:val="24"/>
          <w:szCs w:val="24"/>
        </w:rPr>
        <w:t>SECONDS</w:t>
      </w:r>
      <w:r w:rsidRPr="000753A8">
        <w:rPr>
          <w:rFonts w:ascii="Century Schoolbook" w:hAnsi="Century Schoolbook" w:cs="Century Schoolbook"/>
          <w:color w:val="000000"/>
          <w:kern w:val="0"/>
          <w:sz w:val="24"/>
          <w:szCs w:val="24"/>
        </w:rPr>
        <w:t>.sleep(1);</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err</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producer </w:t>
      </w:r>
      <w:r w:rsidRPr="000753A8">
        <w:rPr>
          <w:rFonts w:ascii="Century Schoolbook" w:hAnsi="Century Schoolbook" w:cs="Century Schoolbook"/>
          <w:color w:val="2A00FF"/>
          <w:kern w:val="0"/>
          <w:sz w:val="24"/>
          <w:szCs w:val="24"/>
        </w:rPr>
        <w:t>生产蛋糕的行为已经停止</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 </w:t>
      </w:r>
      <w:r w:rsidRPr="000753A8">
        <w:rPr>
          <w:rFonts w:ascii="Century Schoolbook" w:hAnsi="Century Schoolbook" w:cs="Century Schoolbook"/>
          <w:bCs/>
          <w:color w:val="7F0055"/>
          <w:kern w:val="0"/>
          <w:sz w:val="24"/>
          <w:szCs w:val="24"/>
        </w:rPr>
        <w:t>catch</w:t>
      </w:r>
      <w:r w:rsidRPr="000753A8">
        <w:rPr>
          <w:rFonts w:ascii="Century Schoolbook" w:hAnsi="Century Schoolbook" w:cs="Century Schoolbook"/>
          <w:color w:val="000000"/>
          <w:kern w:val="0"/>
          <w:sz w:val="24"/>
          <w:szCs w:val="24"/>
        </w:rPr>
        <w:t xml:space="preserve"> (InterruptedException </w:t>
      </w:r>
      <w:r w:rsidRPr="000753A8">
        <w:rPr>
          <w:rFonts w:ascii="Century Schoolbook" w:hAnsi="Century Schoolbook" w:cs="Century Schoolbook"/>
          <w:color w:val="6A3E3E"/>
          <w:kern w:val="0"/>
          <w:sz w:val="24"/>
          <w:szCs w:val="24"/>
        </w:rPr>
        <w:t>e</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e</w:t>
      </w:r>
      <w:r w:rsidRPr="000753A8">
        <w:rPr>
          <w:rFonts w:ascii="Century Schoolbook" w:hAnsi="Century Schoolbook" w:cs="Century Schoolbook"/>
          <w:color w:val="000000"/>
          <w:kern w:val="0"/>
          <w:sz w:val="24"/>
          <w:szCs w:val="24"/>
        </w:rPr>
        <w:t>.printStackTrace();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void</w:t>
      </w:r>
      <w:r w:rsidRPr="000753A8">
        <w:rPr>
          <w:rFonts w:ascii="Century Schoolbook" w:hAnsi="Century Schoolbook" w:cs="Century Schoolbook"/>
          <w:color w:val="000000"/>
          <w:kern w:val="0"/>
          <w:sz w:val="24"/>
          <w:szCs w:val="24"/>
        </w:rPr>
        <w:t xml:space="preserve"> consumer()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String </w:t>
      </w:r>
      <w:r w:rsidRPr="000753A8">
        <w:rPr>
          <w:rFonts w:ascii="Century Schoolbook" w:hAnsi="Century Schoolbook" w:cs="Century Schoolbook"/>
          <w:color w:val="6A3E3E"/>
          <w:kern w:val="0"/>
          <w:sz w:val="24"/>
          <w:szCs w:val="24"/>
        </w:rPr>
        <w:t>result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String </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Thread.</w:t>
      </w:r>
      <w:r w:rsidRPr="000753A8">
        <w:rPr>
          <w:rFonts w:ascii="Century Schoolbook" w:hAnsi="Century Schoolbook" w:cs="Century Schoolbook"/>
          <w:iCs/>
          <w:color w:val="000000"/>
          <w:kern w:val="0"/>
          <w:sz w:val="24"/>
          <w:szCs w:val="24"/>
        </w:rPr>
        <w:t>currentThread</w:t>
      </w:r>
      <w:r w:rsidRPr="000753A8">
        <w:rPr>
          <w:rFonts w:ascii="Century Schoolbook" w:hAnsi="Century Schoolbook" w:cs="Century Schoolbook"/>
          <w:color w:val="000000"/>
          <w:kern w:val="0"/>
          <w:sz w:val="24"/>
          <w:szCs w:val="24"/>
        </w:rPr>
        <w:t>().getName();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try</w:t>
      </w:r>
      <w:r w:rsidRPr="000753A8">
        <w:rPr>
          <w:rFonts w:ascii="Century Schoolbook" w:hAnsi="Century Schoolbook" w:cs="Century Schoolbook"/>
          <w:color w:val="000000"/>
          <w:kern w:val="0"/>
          <w:sz w:val="24"/>
          <w:szCs w:val="24"/>
        </w:rPr>
        <w:t xml:space="preserv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while</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0000C0"/>
          <w:kern w:val="0"/>
          <w:sz w:val="24"/>
          <w:szCs w:val="24"/>
        </w:rPr>
        <w:t>flag</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result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.poll(3L, TimeUnit.</w:t>
      </w:r>
      <w:r w:rsidRPr="000753A8">
        <w:rPr>
          <w:rFonts w:ascii="Century Schoolbook" w:hAnsi="Century Schoolbook" w:cs="Century Schoolbook"/>
          <w:bCs/>
          <w:iCs/>
          <w:color w:val="0000C0"/>
          <w:kern w:val="0"/>
          <w:sz w:val="24"/>
          <w:szCs w:val="24"/>
        </w:rPr>
        <w:t>SECONDS</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if</w:t>
      </w:r>
      <w:r w:rsidRPr="000753A8">
        <w:rPr>
          <w:rFonts w:ascii="Century Schoolbook" w:hAnsi="Century Schoolbook" w:cs="Century Schoolbook"/>
          <w:color w:val="000000"/>
          <w:kern w:val="0"/>
          <w:sz w:val="24"/>
          <w:szCs w:val="24"/>
        </w:rPr>
        <w:t>(StringUtils.</w:t>
      </w:r>
      <w:r w:rsidRPr="000753A8">
        <w:rPr>
          <w:rFonts w:ascii="Century Schoolbook" w:hAnsi="Century Schoolbook" w:cs="Century Schoolbook"/>
          <w:iCs/>
          <w:color w:val="000000"/>
          <w:kern w:val="0"/>
          <w:sz w:val="24"/>
          <w:szCs w:val="24"/>
        </w:rPr>
        <w:t>isBlank</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6A3E3E"/>
          <w:kern w:val="0"/>
          <w:sz w:val="24"/>
          <w:szCs w:val="24"/>
        </w:rPr>
        <w:t>result</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out</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排队超过</w:t>
      </w:r>
      <w:r w:rsidRPr="000753A8">
        <w:rPr>
          <w:rFonts w:ascii="Century Schoolbook" w:hAnsi="Century Schoolbook" w:cs="Century Schoolbook"/>
          <w:color w:val="2A00FF"/>
          <w:kern w:val="0"/>
          <w:sz w:val="24"/>
          <w:szCs w:val="24"/>
        </w:rPr>
        <w:t>2m</w:t>
      </w:r>
      <w:r w:rsidRPr="000753A8">
        <w:rPr>
          <w:rFonts w:ascii="Century Schoolbook" w:hAnsi="Century Schoolbook" w:cs="Century Schoolbook"/>
          <w:color w:val="2A00FF"/>
          <w:kern w:val="0"/>
          <w:sz w:val="24"/>
          <w:szCs w:val="24"/>
        </w:rPr>
        <w:t>没有取到蛋糕，不再等待去别的店买了</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return</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lastRenderedPageBreak/>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out</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从柜台中买走了第【</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result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】个蛋糕</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out</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蛋糕店不做蛋糕了，</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已经离开。</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 </w:t>
      </w:r>
      <w:r w:rsidRPr="000753A8">
        <w:rPr>
          <w:rFonts w:ascii="Century Schoolbook" w:hAnsi="Century Schoolbook" w:cs="Century Schoolbook"/>
          <w:bCs/>
          <w:color w:val="7F0055"/>
          <w:kern w:val="0"/>
          <w:sz w:val="24"/>
          <w:szCs w:val="24"/>
        </w:rPr>
        <w:t>catch</w:t>
      </w:r>
      <w:r w:rsidRPr="000753A8">
        <w:rPr>
          <w:rFonts w:ascii="Century Schoolbook" w:hAnsi="Century Schoolbook" w:cs="Century Schoolbook"/>
          <w:color w:val="000000"/>
          <w:kern w:val="0"/>
          <w:sz w:val="24"/>
          <w:szCs w:val="24"/>
        </w:rPr>
        <w:t xml:space="preserve"> (InterruptedException </w:t>
      </w:r>
      <w:r w:rsidRPr="000753A8">
        <w:rPr>
          <w:rFonts w:ascii="Century Schoolbook" w:hAnsi="Century Schoolbook" w:cs="Century Schoolbook"/>
          <w:color w:val="6A3E3E"/>
          <w:kern w:val="0"/>
          <w:sz w:val="24"/>
          <w:szCs w:val="24"/>
        </w:rPr>
        <w:t>e</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e</w:t>
      </w:r>
      <w:r w:rsidRPr="000753A8">
        <w:rPr>
          <w:rFonts w:ascii="Century Schoolbook" w:hAnsi="Century Schoolbook" w:cs="Century Schoolbook"/>
          <w:color w:val="000000"/>
          <w:kern w:val="0"/>
          <w:sz w:val="24"/>
          <w:szCs w:val="24"/>
        </w:rPr>
        <w:t>.printStackTrace();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void</w:t>
      </w:r>
      <w:r w:rsidRPr="000753A8">
        <w:rPr>
          <w:rFonts w:ascii="Century Schoolbook" w:hAnsi="Century Schoolbook" w:cs="Century Schoolbook"/>
          <w:color w:val="000000"/>
          <w:kern w:val="0"/>
          <w:sz w:val="24"/>
          <w:szCs w:val="24"/>
        </w:rPr>
        <w:t xml:space="preserve"> stop()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C0"/>
          <w:kern w:val="0"/>
          <w:sz w:val="24"/>
          <w:szCs w:val="24"/>
        </w:rPr>
        <w:t>flag</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bCs/>
          <w:color w:val="7F0055"/>
          <w:kern w:val="0"/>
          <w:sz w:val="24"/>
          <w:szCs w:val="24"/>
        </w:rPr>
        <w:t>false</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out</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时间到，活动停止。当前柜台里还有：</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 xml:space="preserve">.size()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个蛋糕</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bCs/>
          <w:color w:val="7F0055"/>
          <w:kern w:val="0"/>
          <w:sz w:val="24"/>
          <w:szCs w:val="24"/>
        </w:rPr>
        <w:t>public</w:t>
      </w: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bCs/>
          <w:color w:val="7F0055"/>
          <w:kern w:val="0"/>
          <w:sz w:val="24"/>
          <w:szCs w:val="24"/>
        </w:rPr>
        <w:t>class</w:t>
      </w:r>
      <w:r w:rsidRPr="00B40835">
        <w:rPr>
          <w:rFonts w:ascii="Century Schoolbook" w:hAnsi="Century Schoolbook" w:cs="Century Schoolbook"/>
          <w:color w:val="000000"/>
          <w:kern w:val="0"/>
          <w:sz w:val="24"/>
          <w:szCs w:val="24"/>
        </w:rPr>
        <w:t xml:space="preserve"> BlockingQueueResourceMain {</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public</w:t>
      </w: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bCs/>
          <w:color w:val="7F0055"/>
          <w:kern w:val="0"/>
          <w:sz w:val="24"/>
          <w:szCs w:val="24"/>
        </w:rPr>
        <w:t>static</w:t>
      </w: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bCs/>
          <w:color w:val="7F0055"/>
          <w:kern w:val="0"/>
          <w:sz w:val="24"/>
          <w:szCs w:val="24"/>
        </w:rPr>
        <w:t>void</w:t>
      </w:r>
      <w:r w:rsidRPr="00B40835">
        <w:rPr>
          <w:rFonts w:ascii="Century Schoolbook" w:hAnsi="Century Schoolbook" w:cs="Century Schoolbook"/>
          <w:color w:val="000000"/>
          <w:kern w:val="0"/>
          <w:sz w:val="24"/>
          <w:szCs w:val="24"/>
        </w:rPr>
        <w:t xml:space="preserve"> main(String[] </w:t>
      </w:r>
      <w:r w:rsidRPr="00B40835">
        <w:rPr>
          <w:rFonts w:ascii="Century Schoolbook" w:hAnsi="Century Schoolbook" w:cs="Century Schoolbook"/>
          <w:color w:val="6A3E3E"/>
          <w:kern w:val="0"/>
          <w:sz w:val="24"/>
          <w:szCs w:val="24"/>
        </w:rPr>
        <w:t>args</w:t>
      </w:r>
      <w:r w:rsidRPr="00B40835">
        <w:rPr>
          <w:rFonts w:ascii="Century Schoolbook" w:hAnsi="Century Schoolbook" w:cs="Century Schoolbook"/>
          <w:color w:val="000000"/>
          <w:kern w:val="0"/>
          <w:sz w:val="24"/>
          <w:szCs w:val="24"/>
        </w:rPr>
        <w:t>) {</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t xml:space="preserve">BlockingQueueResource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 = </w:t>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BlockingQueueResource(</w:t>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ArrayBlockingQueue&lt;String&gt;(10));</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Thread(() -&gt;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.producer();}, </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2A00FF"/>
          <w:kern w:val="0"/>
          <w:sz w:val="24"/>
          <w:szCs w:val="24"/>
        </w:rPr>
        <w:t>厨子巴扎黑</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000000"/>
          <w:kern w:val="0"/>
          <w:sz w:val="24"/>
          <w:szCs w:val="24"/>
        </w:rPr>
        <w:t>).start();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Thread(() -&gt;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.producer();}, </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2A00FF"/>
          <w:kern w:val="0"/>
          <w:sz w:val="24"/>
          <w:szCs w:val="24"/>
        </w:rPr>
        <w:t>厨子傻憨黑</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000000"/>
          <w:kern w:val="0"/>
          <w:sz w:val="24"/>
          <w:szCs w:val="24"/>
        </w:rPr>
        <w:t>).start();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Thread(() -&gt;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.consumer();}, </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2A00FF"/>
          <w:kern w:val="0"/>
          <w:sz w:val="24"/>
          <w:szCs w:val="24"/>
        </w:rPr>
        <w:t>狸花猫吾皇</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000000"/>
          <w:kern w:val="0"/>
          <w:sz w:val="24"/>
          <w:szCs w:val="24"/>
        </w:rPr>
        <w:t>).start();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for</w:t>
      </w:r>
      <w:r w:rsidRPr="00B40835">
        <w:rPr>
          <w:rFonts w:ascii="Century Schoolbook" w:hAnsi="Century Schoolbook" w:cs="Century Schoolbook"/>
          <w:color w:val="000000"/>
          <w:kern w:val="0"/>
          <w:sz w:val="24"/>
          <w:szCs w:val="24"/>
        </w:rPr>
        <w:t>(</w:t>
      </w:r>
      <w:r w:rsidRPr="00B40835">
        <w:rPr>
          <w:rFonts w:ascii="Century Schoolbook" w:hAnsi="Century Schoolbook" w:cs="Century Schoolbook"/>
          <w:bCs/>
          <w:color w:val="7F0055"/>
          <w:kern w:val="0"/>
          <w:sz w:val="24"/>
          <w:szCs w:val="24"/>
        </w:rPr>
        <w:t>int</w:t>
      </w: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color w:val="6A3E3E"/>
          <w:kern w:val="0"/>
          <w:sz w:val="24"/>
          <w:szCs w:val="24"/>
        </w:rPr>
        <w:t>i</w:t>
      </w:r>
      <w:r w:rsidRPr="00B40835">
        <w:rPr>
          <w:rFonts w:ascii="Century Schoolbook" w:hAnsi="Century Schoolbook" w:cs="Century Schoolbook"/>
          <w:color w:val="000000"/>
          <w:kern w:val="0"/>
          <w:sz w:val="24"/>
          <w:szCs w:val="24"/>
        </w:rPr>
        <w:t xml:space="preserve"> = 1 ; </w:t>
      </w:r>
      <w:r w:rsidRPr="00B40835">
        <w:rPr>
          <w:rFonts w:ascii="Century Schoolbook" w:hAnsi="Century Schoolbook" w:cs="Century Schoolbook"/>
          <w:color w:val="6A3E3E"/>
          <w:kern w:val="0"/>
          <w:sz w:val="24"/>
          <w:szCs w:val="24"/>
        </w:rPr>
        <w:t>i</w:t>
      </w:r>
      <w:r w:rsidRPr="00B40835">
        <w:rPr>
          <w:rFonts w:ascii="Century Schoolbook" w:hAnsi="Century Schoolbook" w:cs="Century Schoolbook"/>
          <w:color w:val="000000"/>
          <w:kern w:val="0"/>
          <w:sz w:val="24"/>
          <w:szCs w:val="24"/>
        </w:rPr>
        <w:t xml:space="preserve"> &lt; 3 ; </w:t>
      </w:r>
      <w:r w:rsidRPr="00B40835">
        <w:rPr>
          <w:rFonts w:ascii="Century Schoolbook" w:hAnsi="Century Schoolbook" w:cs="Century Schoolbook"/>
          <w:color w:val="6A3E3E"/>
          <w:kern w:val="0"/>
          <w:sz w:val="24"/>
          <w:szCs w:val="24"/>
        </w:rPr>
        <w:t>i</w:t>
      </w:r>
      <w:r w:rsidRPr="00B40835">
        <w:rPr>
          <w:rFonts w:ascii="Century Schoolbook" w:hAnsi="Century Schoolbook" w:cs="Century Schoolbook"/>
          <w:color w:val="000000"/>
          <w:kern w:val="0"/>
          <w:sz w:val="24"/>
          <w:szCs w:val="24"/>
        </w:rPr>
        <w:t xml:space="preserve"> ++) {</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Thread(() -&gt;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.consumer();}, </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2A00FF"/>
          <w:kern w:val="0"/>
          <w:sz w:val="24"/>
          <w:szCs w:val="24"/>
        </w:rPr>
        <w:t>买蛋糕路人</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000000"/>
          <w:kern w:val="0"/>
          <w:sz w:val="24"/>
          <w:szCs w:val="24"/>
        </w:rPr>
        <w:t xml:space="preserve"> + </w:t>
      </w:r>
      <w:r w:rsidRPr="00B40835">
        <w:rPr>
          <w:rFonts w:ascii="Century Schoolbook" w:hAnsi="Century Schoolbook" w:cs="Century Schoolbook"/>
          <w:color w:val="6A3E3E"/>
          <w:kern w:val="0"/>
          <w:sz w:val="24"/>
          <w:szCs w:val="24"/>
        </w:rPr>
        <w:t>i</w:t>
      </w:r>
      <w:r w:rsidRPr="00B40835">
        <w:rPr>
          <w:rFonts w:ascii="Century Schoolbook" w:hAnsi="Century Schoolbook" w:cs="Century Schoolbook"/>
          <w:color w:val="000000"/>
          <w:kern w:val="0"/>
          <w:sz w:val="24"/>
          <w:szCs w:val="24"/>
        </w:rPr>
        <w:t>).start();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3F7F5F"/>
          <w:kern w:val="0"/>
          <w:sz w:val="24"/>
          <w:szCs w:val="24"/>
        </w:rPr>
        <w:t xml:space="preserve">// </w:t>
      </w:r>
      <w:r w:rsidRPr="00B40835">
        <w:rPr>
          <w:rFonts w:ascii="Century Schoolbook" w:hAnsi="Century Schoolbook" w:cs="Century Schoolbook"/>
          <w:color w:val="3F7F5F"/>
          <w:kern w:val="0"/>
          <w:sz w:val="24"/>
          <w:szCs w:val="24"/>
        </w:rPr>
        <w:t>设置运行</w:t>
      </w:r>
      <w:r w:rsidRPr="00B40835">
        <w:rPr>
          <w:rFonts w:ascii="Century Schoolbook" w:hAnsi="Century Schoolbook" w:cs="Century Schoolbook"/>
          <w:color w:val="3F7F5F"/>
          <w:kern w:val="0"/>
          <w:sz w:val="24"/>
          <w:szCs w:val="24"/>
        </w:rPr>
        <w:t>5</w:t>
      </w:r>
      <w:r w:rsidRPr="00B40835">
        <w:rPr>
          <w:rFonts w:ascii="Century Schoolbook" w:hAnsi="Century Schoolbook" w:cs="Century Schoolbook"/>
          <w:color w:val="3F7F5F"/>
          <w:kern w:val="0"/>
          <w:sz w:val="24"/>
          <w:szCs w:val="24"/>
        </w:rPr>
        <w:t>秒钟</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try</w:t>
      </w:r>
      <w:r w:rsidRPr="00B40835">
        <w:rPr>
          <w:rFonts w:ascii="Century Schoolbook" w:hAnsi="Century Schoolbook" w:cs="Century Schoolbook"/>
          <w:color w:val="000000"/>
          <w:kern w:val="0"/>
          <w:sz w:val="24"/>
          <w:szCs w:val="24"/>
        </w:rPr>
        <w:t xml:space="preserve"> { TimeUnit.</w:t>
      </w:r>
      <w:r w:rsidRPr="00B40835">
        <w:rPr>
          <w:rFonts w:ascii="Century Schoolbook" w:hAnsi="Century Schoolbook" w:cs="Century Schoolbook"/>
          <w:bCs/>
          <w:iCs/>
          <w:color w:val="0000C0"/>
          <w:kern w:val="0"/>
          <w:sz w:val="24"/>
          <w:szCs w:val="24"/>
        </w:rPr>
        <w:t>SECONDS</w:t>
      </w:r>
      <w:r w:rsidRPr="00B40835">
        <w:rPr>
          <w:rFonts w:ascii="Century Schoolbook" w:hAnsi="Century Schoolbook" w:cs="Century Schoolbook"/>
          <w:color w:val="000000"/>
          <w:kern w:val="0"/>
          <w:sz w:val="24"/>
          <w:szCs w:val="24"/>
        </w:rPr>
        <w:t xml:space="preserve">.sleep(5); } </w:t>
      </w:r>
      <w:r w:rsidRPr="00B40835">
        <w:rPr>
          <w:rFonts w:ascii="Century Schoolbook" w:hAnsi="Century Schoolbook" w:cs="Century Schoolbook"/>
          <w:bCs/>
          <w:color w:val="7F0055"/>
          <w:kern w:val="0"/>
          <w:sz w:val="24"/>
          <w:szCs w:val="24"/>
        </w:rPr>
        <w:t>catch</w:t>
      </w:r>
      <w:r w:rsidRPr="00B40835">
        <w:rPr>
          <w:rFonts w:ascii="Century Schoolbook" w:hAnsi="Century Schoolbook" w:cs="Century Schoolbook"/>
          <w:color w:val="000000"/>
          <w:kern w:val="0"/>
          <w:sz w:val="24"/>
          <w:szCs w:val="24"/>
        </w:rPr>
        <w:t xml:space="preserve"> (InterruptedException </w:t>
      </w:r>
      <w:r w:rsidRPr="00B40835">
        <w:rPr>
          <w:rFonts w:ascii="Century Schoolbook" w:hAnsi="Century Schoolbook" w:cs="Century Schoolbook"/>
          <w:color w:val="6A3E3E"/>
          <w:kern w:val="0"/>
          <w:sz w:val="24"/>
          <w:szCs w:val="24"/>
        </w:rPr>
        <w:t>e</w:t>
      </w:r>
      <w:r w:rsidRPr="00B40835">
        <w:rPr>
          <w:rFonts w:ascii="Century Schoolbook" w:hAnsi="Century Schoolbook" w:cs="Century Schoolbook"/>
          <w:color w:val="000000"/>
          <w:kern w:val="0"/>
          <w:sz w:val="24"/>
          <w:szCs w:val="24"/>
        </w:rPr>
        <w:t xml:space="preserve">) { </w:t>
      </w:r>
      <w:r w:rsidRPr="00B40835">
        <w:rPr>
          <w:rFonts w:ascii="Century Schoolbook" w:hAnsi="Century Schoolbook" w:cs="Century Schoolbook"/>
          <w:color w:val="6A3E3E"/>
          <w:kern w:val="0"/>
          <w:sz w:val="24"/>
          <w:szCs w:val="24"/>
        </w:rPr>
        <w:t>e</w:t>
      </w:r>
      <w:r w:rsidRPr="00B40835">
        <w:rPr>
          <w:rFonts w:ascii="Century Schoolbook" w:hAnsi="Century Schoolbook" w:cs="Century Schoolbook"/>
          <w:color w:val="000000"/>
          <w:kern w:val="0"/>
          <w:sz w:val="24"/>
          <w:szCs w:val="24"/>
        </w:rPr>
        <w:t>.printStackTrace(); }</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.stop();</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w:t>
      </w:r>
    </w:p>
    <w:p w:rsidR="00821463" w:rsidRDefault="00322EDB" w:rsidP="00DB571D">
      <w:pPr>
        <w:rPr>
          <w:rFonts w:ascii="Century Schoolbook" w:hAnsi="Century Schoolbook"/>
        </w:rPr>
      </w:pPr>
      <w:r>
        <w:rPr>
          <w:noProof/>
        </w:rPr>
        <w:drawing>
          <wp:inline distT="0" distB="0" distL="0" distR="0" wp14:anchorId="1AA1419C" wp14:editId="580700C8">
            <wp:extent cx="5210175" cy="5476875"/>
            <wp:effectExtent l="0" t="0" r="9525" b="9525"/>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10175" cy="5476875"/>
                    </a:xfrm>
                    <a:prstGeom prst="rect">
                      <a:avLst/>
                    </a:prstGeom>
                  </pic:spPr>
                </pic:pic>
              </a:graphicData>
            </a:graphic>
          </wp:inline>
        </w:drawing>
      </w:r>
    </w:p>
    <w:p w:rsidR="00821463" w:rsidRDefault="00821463" w:rsidP="00821463">
      <w:pPr>
        <w:rPr>
          <w:rFonts w:ascii="Century Schoolbook" w:hAnsi="Century Schoolbook"/>
        </w:rPr>
      </w:pPr>
    </w:p>
    <w:p w:rsidR="00821463" w:rsidRDefault="00821463" w:rsidP="00821463">
      <w:pPr>
        <w:pStyle w:val="Tip3"/>
      </w:pPr>
      <w:r>
        <w:t>顺序调用与精确唤醒问题</w:t>
      </w:r>
      <w:r>
        <w:rPr>
          <w:rFonts w:hint="eastAsia"/>
        </w:rPr>
        <w:t xml:space="preserve"> </w:t>
      </w:r>
    </w:p>
    <w:p w:rsidR="00821463" w:rsidRPr="00695ED4" w:rsidRDefault="00821463" w:rsidP="00821463">
      <w:pPr>
        <w:rPr>
          <w:rFonts w:ascii="Century Schoolbook" w:hAnsi="Century Schoolbook"/>
        </w:rPr>
      </w:pPr>
      <w:r>
        <w:rPr>
          <w:rFonts w:ascii="Century Schoolbook" w:hAnsi="Century Schoolbook"/>
        </w:rPr>
        <w:tab/>
      </w:r>
      <w:r>
        <w:rPr>
          <w:rFonts w:ascii="Century Schoolbook" w:hAnsi="Century Schoolbook"/>
        </w:rPr>
        <w:t>多线程之间按照顺序调用</w:t>
      </w:r>
      <w:r>
        <w:rPr>
          <w:rFonts w:ascii="Century Schoolbook" w:hAnsi="Century Schoolbook" w:hint="eastAsia"/>
        </w:rPr>
        <w:t>，</w:t>
      </w:r>
      <w:r>
        <w:rPr>
          <w:rFonts w:ascii="Century Schoolbook" w:hAnsi="Century Schoolbook"/>
        </w:rPr>
        <w:t>实现</w:t>
      </w:r>
      <w:r>
        <w:rPr>
          <w:rFonts w:ascii="Century Schoolbook" w:hAnsi="Century Schoolbook"/>
        </w:rPr>
        <w:t>A</w:t>
      </w:r>
      <w:r>
        <w:rPr>
          <w:rFonts w:ascii="Century Schoolbook" w:hAnsi="Century Schoolbook" w:hint="eastAsia"/>
        </w:rPr>
        <w:t>-</w:t>
      </w:r>
      <w:r>
        <w:rPr>
          <w:rFonts w:ascii="Century Schoolbook" w:hAnsi="Century Schoolbook"/>
        </w:rPr>
        <w:t>&gt;B</w:t>
      </w:r>
      <w:r>
        <w:rPr>
          <w:rFonts w:ascii="Century Schoolbook" w:hAnsi="Century Schoolbook" w:hint="eastAsia"/>
        </w:rPr>
        <w:t>-</w:t>
      </w:r>
      <w:r>
        <w:rPr>
          <w:rFonts w:ascii="Century Schoolbook" w:hAnsi="Century Schoolbook"/>
        </w:rPr>
        <w:t>&gt;C</w:t>
      </w:r>
      <w:r>
        <w:rPr>
          <w:rFonts w:ascii="Century Schoolbook" w:hAnsi="Century Schoolbook"/>
        </w:rPr>
        <w:t>三个线程顺序启动</w:t>
      </w:r>
      <w:r>
        <w:rPr>
          <w:rFonts w:ascii="Century Schoolbook" w:hAnsi="Century Schoolbook" w:hint="eastAsia"/>
        </w:rPr>
        <w:t>，</w:t>
      </w:r>
      <w:r>
        <w:rPr>
          <w:rFonts w:ascii="Century Schoolbook" w:hAnsi="Century Schoolbook"/>
        </w:rPr>
        <w:t>要求如下</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打印</w:t>
      </w:r>
      <w:r>
        <w:rPr>
          <w:rFonts w:ascii="Century Schoolbook" w:hAnsi="Century Schoolbook" w:hint="eastAsia"/>
        </w:rPr>
        <w:t>1</w:t>
      </w:r>
      <w:r>
        <w:rPr>
          <w:rFonts w:ascii="Century Schoolbook" w:hAnsi="Century Schoolbook" w:hint="eastAsia"/>
        </w:rPr>
        <w:t>次，线程</w:t>
      </w:r>
      <w:r>
        <w:rPr>
          <w:rFonts w:ascii="Century Schoolbook" w:hAnsi="Century Schoolbook" w:hint="eastAsia"/>
        </w:rPr>
        <w:t>B</w:t>
      </w:r>
      <w:r>
        <w:rPr>
          <w:rFonts w:ascii="Century Schoolbook" w:hAnsi="Century Schoolbook" w:hint="eastAsia"/>
        </w:rPr>
        <w:t>打印</w:t>
      </w:r>
      <w:r>
        <w:rPr>
          <w:rFonts w:ascii="Century Schoolbook" w:hAnsi="Century Schoolbook" w:hint="eastAsia"/>
        </w:rPr>
        <w:t>2</w:t>
      </w:r>
      <w:r>
        <w:rPr>
          <w:rFonts w:ascii="Century Schoolbook" w:hAnsi="Century Schoolbook" w:hint="eastAsia"/>
        </w:rPr>
        <w:t>次，线程</w:t>
      </w:r>
      <w:r>
        <w:rPr>
          <w:rFonts w:ascii="Century Schoolbook" w:hAnsi="Century Schoolbook" w:hint="eastAsia"/>
        </w:rPr>
        <w:t>C</w:t>
      </w:r>
      <w:r>
        <w:rPr>
          <w:rFonts w:ascii="Century Schoolbook" w:hAnsi="Century Schoolbook" w:hint="eastAsia"/>
        </w:rPr>
        <w:t>打印</w:t>
      </w:r>
      <w:r>
        <w:rPr>
          <w:rFonts w:ascii="Century Schoolbook" w:hAnsi="Century Schoolbook" w:hint="eastAsia"/>
        </w:rPr>
        <w:t>3</w:t>
      </w:r>
      <w:r>
        <w:rPr>
          <w:rFonts w:ascii="Century Schoolbook" w:hAnsi="Century Schoolbook" w:hint="eastAsia"/>
        </w:rPr>
        <w:t>次，循环</w:t>
      </w:r>
      <w:r>
        <w:rPr>
          <w:rFonts w:ascii="Century Schoolbook" w:hAnsi="Century Schoolbook"/>
        </w:rPr>
        <w:t>2</w:t>
      </w:r>
      <w:r>
        <w:rPr>
          <w:rFonts w:ascii="Century Schoolbook" w:hAnsi="Century Schoolbook"/>
        </w:rPr>
        <w:t>次</w:t>
      </w:r>
      <w:r>
        <w:rPr>
          <w:rFonts w:ascii="Century Schoolbook" w:hAnsi="Century Schoolbook" w:hint="eastAsia"/>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bCs/>
          <w:color w:val="7F0055"/>
          <w:kern w:val="0"/>
          <w:sz w:val="24"/>
          <w:szCs w:val="24"/>
        </w:rPr>
        <w:t>import</w:t>
      </w:r>
      <w:r w:rsidRPr="000E2C7F">
        <w:rPr>
          <w:rFonts w:ascii="Century Schoolbook" w:hAnsi="Century Schoolbook" w:cs="Century Schoolbook"/>
          <w:color w:val="000000"/>
          <w:kern w:val="0"/>
          <w:sz w:val="24"/>
          <w:szCs w:val="24"/>
        </w:rPr>
        <w:t xml:space="preserve"> java.util.concurrent.locks.Condition;</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bCs/>
          <w:color w:val="7F0055"/>
          <w:kern w:val="0"/>
          <w:sz w:val="24"/>
          <w:szCs w:val="24"/>
        </w:rPr>
        <w:t>import</w:t>
      </w:r>
      <w:r w:rsidRPr="000E2C7F">
        <w:rPr>
          <w:rFonts w:ascii="Century Schoolbook" w:hAnsi="Century Schoolbook" w:cs="Century Schoolbook"/>
          <w:color w:val="000000"/>
          <w:kern w:val="0"/>
          <w:sz w:val="24"/>
          <w:szCs w:val="24"/>
        </w:rPr>
        <w:t xml:space="preserve"> java.util.concurrent.locks.Lock;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bCs/>
          <w:color w:val="7F0055"/>
          <w:kern w:val="0"/>
          <w:sz w:val="24"/>
          <w:szCs w:val="24"/>
        </w:rPr>
        <w:t>import</w:t>
      </w:r>
      <w:r w:rsidRPr="000E2C7F">
        <w:rPr>
          <w:rFonts w:ascii="Century Schoolbook" w:hAnsi="Century Schoolbook" w:cs="Century Schoolbook"/>
          <w:color w:val="000000"/>
          <w:kern w:val="0"/>
          <w:sz w:val="24"/>
          <w:szCs w:val="24"/>
        </w:rPr>
        <w:t xml:space="preserve"> java.util.concurrent.locks.ReentrantLock;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bCs/>
          <w:color w:val="7F0055"/>
          <w:kern w:val="0"/>
          <w:sz w:val="24"/>
          <w:szCs w:val="24"/>
        </w:rPr>
        <w:t>public</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class</w:t>
      </w:r>
      <w:r w:rsidRPr="000E2C7F">
        <w:rPr>
          <w:rFonts w:ascii="Century Schoolbook" w:hAnsi="Century Schoolbook" w:cs="Century Schoolbook"/>
          <w:color w:val="000000"/>
          <w:kern w:val="0"/>
          <w:sz w:val="24"/>
          <w:szCs w:val="24"/>
        </w:rPr>
        <w:t xml:space="preserve"> ShareData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int</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1;  </w:t>
      </w:r>
      <w:r w:rsidRPr="000E2C7F">
        <w:rPr>
          <w:rFonts w:ascii="Century Schoolbook" w:hAnsi="Century Schoolbook" w:cs="Century Schoolbook"/>
          <w:color w:val="3F7F5F"/>
          <w:kern w:val="0"/>
          <w:sz w:val="24"/>
          <w:szCs w:val="24"/>
        </w:rPr>
        <w:t>// 1/2/3</w:t>
      </w:r>
      <w:r w:rsidRPr="000E2C7F">
        <w:rPr>
          <w:rFonts w:ascii="Century Schoolbook" w:hAnsi="Century Schoolbook" w:cs="Century Schoolbook"/>
          <w:color w:val="3F7F5F"/>
          <w:kern w:val="0"/>
          <w:sz w:val="24"/>
          <w:szCs w:val="24"/>
        </w:rPr>
        <w:t>分别代表</w:t>
      </w:r>
      <w:r w:rsidRPr="000E2C7F">
        <w:rPr>
          <w:rFonts w:ascii="Century Schoolbook" w:hAnsi="Century Schoolbook" w:cs="Century Schoolbook"/>
          <w:color w:val="3F7F5F"/>
          <w:kern w:val="0"/>
          <w:sz w:val="24"/>
          <w:szCs w:val="24"/>
        </w:rPr>
        <w:t>ABC</w:t>
      </w:r>
      <w:r w:rsidRPr="000E2C7F">
        <w:rPr>
          <w:rFonts w:ascii="Century Schoolbook" w:hAnsi="Century Schoolbook" w:cs="Century Schoolbook"/>
          <w:color w:val="3F7F5F"/>
          <w:kern w:val="0"/>
          <w:sz w:val="24"/>
          <w:szCs w:val="24"/>
        </w:rPr>
        <w:t>三个线程。</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Lock </w:t>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bCs/>
          <w:color w:val="7F0055"/>
          <w:kern w:val="0"/>
          <w:sz w:val="24"/>
          <w:szCs w:val="24"/>
        </w:rPr>
        <w:t>new</w:t>
      </w:r>
      <w:r w:rsidRPr="000E2C7F">
        <w:rPr>
          <w:rFonts w:ascii="Century Schoolbook" w:hAnsi="Century Schoolbook" w:cs="Century Schoolbook"/>
          <w:color w:val="000000"/>
          <w:kern w:val="0"/>
          <w:sz w:val="24"/>
          <w:szCs w:val="24"/>
        </w:rPr>
        <w:t xml:space="preserve"> ReentrantLock();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Condition </w:t>
      </w:r>
      <w:r w:rsidRPr="000E2C7F">
        <w:rPr>
          <w:rFonts w:ascii="Century Schoolbook" w:hAnsi="Century Schoolbook" w:cs="Century Schoolbook"/>
          <w:color w:val="0000C0"/>
          <w:kern w:val="0"/>
          <w:sz w:val="24"/>
          <w:szCs w:val="24"/>
        </w:rPr>
        <w:t>conditionA</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.newCondition();</w:t>
      </w:r>
      <w:r>
        <w:rPr>
          <w:rFonts w:ascii="Century Schoolbook" w:hAnsi="Century Schoolbook" w:cs="Century Schoolbook"/>
          <w:color w:val="000000"/>
          <w:kern w:val="0"/>
          <w:sz w:val="24"/>
          <w:szCs w:val="24"/>
        </w:rPr>
        <w:t xml:space="preserve">  </w:t>
      </w:r>
      <w:r w:rsidRPr="000E2C7F">
        <w:rPr>
          <w:rFonts w:ascii="Century Schoolbook" w:hAnsi="Century Schoolbook" w:cs="Century Schoolbook"/>
          <w:color w:val="3F7F5F"/>
          <w:kern w:val="0"/>
          <w:sz w:val="24"/>
          <w:szCs w:val="24"/>
        </w:rPr>
        <w:t>//</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实现精确唤醒</w:t>
      </w:r>
      <w:r>
        <w:rPr>
          <w:rFonts w:ascii="Century Schoolbook" w:hAnsi="Century Schoolbook" w:cs="Century Schoolbook" w:hint="eastAsia"/>
          <w:color w:val="3F7F5F"/>
          <w:kern w:val="0"/>
          <w:sz w:val="24"/>
          <w:szCs w:val="24"/>
        </w:rPr>
        <w:t xml:space="preserv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Condition </w:t>
      </w:r>
      <w:r w:rsidRPr="000E2C7F">
        <w:rPr>
          <w:rFonts w:ascii="Century Schoolbook" w:hAnsi="Century Schoolbook" w:cs="Century Schoolbook"/>
          <w:color w:val="0000C0"/>
          <w:kern w:val="0"/>
          <w:sz w:val="24"/>
          <w:szCs w:val="24"/>
        </w:rPr>
        <w:t>conditionB</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.newCondition();</w:t>
      </w:r>
      <w:r>
        <w:rPr>
          <w:rFonts w:ascii="Century Schoolbook" w:hAnsi="Century Schoolbook" w:cs="Century Schoolbook"/>
          <w:color w:val="000000"/>
          <w:kern w:val="0"/>
          <w:sz w:val="24"/>
          <w:szCs w:val="24"/>
        </w:rPr>
        <w:tab/>
        <w:t xml:space="preserve"> </w:t>
      </w:r>
      <w:r w:rsidRPr="000E2C7F">
        <w:rPr>
          <w:rFonts w:ascii="Century Schoolbook" w:hAnsi="Century Schoolbook" w:cs="Century Schoolbook"/>
          <w:color w:val="3F7F5F"/>
          <w:kern w:val="0"/>
          <w:sz w:val="24"/>
          <w:szCs w:val="24"/>
        </w:rPr>
        <w:t>//</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实现精确唤醒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Condition </w:t>
      </w:r>
      <w:r w:rsidRPr="000E2C7F">
        <w:rPr>
          <w:rFonts w:ascii="Century Schoolbook" w:hAnsi="Century Schoolbook" w:cs="Century Schoolbook"/>
          <w:color w:val="0000C0"/>
          <w:kern w:val="0"/>
          <w:sz w:val="24"/>
          <w:szCs w:val="24"/>
        </w:rPr>
        <w:t>conditionC</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.newCondition();</w:t>
      </w:r>
      <w:r>
        <w:rPr>
          <w:rFonts w:ascii="Century Schoolbook" w:hAnsi="Century Schoolbook" w:cs="Century Schoolbook"/>
          <w:color w:val="000000"/>
          <w:kern w:val="0"/>
          <w:sz w:val="24"/>
          <w:szCs w:val="24"/>
        </w:rPr>
        <w:t xml:space="preserve">  </w:t>
      </w:r>
      <w:r w:rsidRPr="000E2C7F">
        <w:rPr>
          <w:rFonts w:ascii="Century Schoolbook" w:hAnsi="Century Schoolbook" w:cs="Century Schoolbook"/>
          <w:color w:val="3F7F5F"/>
          <w:kern w:val="0"/>
          <w:sz w:val="24"/>
          <w:szCs w:val="24"/>
        </w:rPr>
        <w:t>//</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实现精确唤醒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public</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void</w:t>
      </w:r>
      <w:r w:rsidRPr="000E2C7F">
        <w:rPr>
          <w:rFonts w:ascii="Century Schoolbook" w:hAnsi="Century Schoolbook" w:cs="Century Schoolbook"/>
          <w:color w:val="000000"/>
          <w:kern w:val="0"/>
          <w:sz w:val="24"/>
          <w:szCs w:val="24"/>
        </w:rPr>
        <w:t xml:space="preserve"> printOne()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try</w:t>
      </w:r>
      <w:r w:rsidRPr="000E2C7F">
        <w:rPr>
          <w:rFonts w:ascii="Century Schoolbook" w:hAnsi="Century Schoolbook" w:cs="Century Schoolbook"/>
          <w:color w:val="000000"/>
          <w:kern w:val="0"/>
          <w:sz w:val="24"/>
          <w:szCs w:val="24"/>
        </w:rPr>
        <w:t xml:space="preserv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1</w:t>
      </w:r>
      <w:r w:rsidRPr="000E2C7F">
        <w:rPr>
          <w:rFonts w:ascii="Century Schoolbook" w:hAnsi="Century Schoolbook" w:cs="Century Schoolbook"/>
          <w:color w:val="3F7F5F"/>
          <w:kern w:val="0"/>
          <w:sz w:val="24"/>
          <w:szCs w:val="24"/>
        </w:rPr>
        <w:t>、判断</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while</w:t>
      </w:r>
      <w:r w:rsidRPr="000E2C7F">
        <w:rPr>
          <w:rFonts w:ascii="Century Schoolbook" w:hAnsi="Century Schoolbook" w:cs="Century Schoolbook"/>
          <w:color w:val="000000"/>
          <w:kern w:val="0"/>
          <w:sz w:val="24"/>
          <w:szCs w:val="24"/>
        </w:rPr>
        <w:t>(</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1) {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conditionA</w:t>
      </w:r>
      <w:r w:rsidRPr="000E2C7F">
        <w:rPr>
          <w:rFonts w:ascii="Century Schoolbook" w:hAnsi="Century Schoolbook" w:cs="Century Schoolbook"/>
          <w:color w:val="000000"/>
          <w:kern w:val="0"/>
          <w:sz w:val="24"/>
          <w:szCs w:val="24"/>
        </w:rPr>
        <w:t>.await();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2</w:t>
      </w:r>
      <w:r w:rsidRPr="000E2C7F">
        <w:rPr>
          <w:rFonts w:ascii="Century Schoolbook" w:hAnsi="Century Schoolbook" w:cs="Century Schoolbook"/>
          <w:color w:val="3F7F5F"/>
          <w:kern w:val="0"/>
          <w:sz w:val="24"/>
          <w:szCs w:val="24"/>
        </w:rPr>
        <w:t>、干活</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3</w:t>
      </w:r>
      <w:r w:rsidRPr="000E2C7F">
        <w:rPr>
          <w:rFonts w:ascii="Century Schoolbook" w:hAnsi="Century Schoolbook" w:cs="Century Schoolbook"/>
          <w:color w:val="3F7F5F"/>
          <w:kern w:val="0"/>
          <w:sz w:val="24"/>
          <w:szCs w:val="24"/>
        </w:rPr>
        <w:t>、通知唤醒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2;</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conditionB</w:t>
      </w:r>
      <w:r w:rsidRPr="000E2C7F">
        <w:rPr>
          <w:rFonts w:ascii="Century Schoolbook" w:hAnsi="Century Schoolbook" w:cs="Century Schoolbook"/>
          <w:color w:val="000000"/>
          <w:kern w:val="0"/>
          <w:sz w:val="24"/>
          <w:szCs w:val="24"/>
        </w:rPr>
        <w:t>.signal();</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 xml:space="preserve">} </w:t>
      </w:r>
      <w:r w:rsidRPr="000E2C7F">
        <w:rPr>
          <w:rFonts w:ascii="Century Schoolbook" w:hAnsi="Century Schoolbook" w:cs="Century Schoolbook"/>
          <w:bCs/>
          <w:color w:val="7F0055"/>
          <w:kern w:val="0"/>
          <w:sz w:val="24"/>
          <w:szCs w:val="24"/>
        </w:rPr>
        <w:t>catch</w:t>
      </w:r>
      <w:r w:rsidRPr="000E2C7F">
        <w:rPr>
          <w:rFonts w:ascii="Century Schoolbook" w:hAnsi="Century Schoolbook" w:cs="Century Schoolbook"/>
          <w:color w:val="000000"/>
          <w:kern w:val="0"/>
          <w:sz w:val="24"/>
          <w:szCs w:val="24"/>
        </w:rPr>
        <w:t xml:space="preserve"> (InterruptedException </w:t>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.printStackTrace();</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lastRenderedPageBreak/>
        <w:tab/>
      </w:r>
      <w:r w:rsidRPr="000E2C7F">
        <w:rPr>
          <w:rFonts w:ascii="Century Schoolbook" w:hAnsi="Century Schoolbook" w:cs="Century Schoolbook"/>
          <w:color w:val="000000"/>
          <w:kern w:val="0"/>
          <w:sz w:val="24"/>
          <w:szCs w:val="24"/>
        </w:rPr>
        <w:tab/>
        <w:t>}</w:t>
      </w:r>
      <w:r w:rsidRPr="000E2C7F">
        <w:rPr>
          <w:rFonts w:ascii="Century Schoolbook" w:hAnsi="Century Schoolbook" w:cs="Century Schoolbook"/>
          <w:bCs/>
          <w:color w:val="7F0055"/>
          <w:kern w:val="0"/>
          <w:sz w:val="24"/>
          <w:szCs w:val="24"/>
        </w:rPr>
        <w:t>finally</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.unlock();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public</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void</w:t>
      </w:r>
      <w:r w:rsidRPr="000E2C7F">
        <w:rPr>
          <w:rFonts w:ascii="Century Schoolbook" w:hAnsi="Century Schoolbook" w:cs="Century Schoolbook"/>
          <w:color w:val="000000"/>
          <w:kern w:val="0"/>
          <w:sz w:val="24"/>
          <w:szCs w:val="24"/>
        </w:rPr>
        <w:t xml:space="preserve"> printTwo()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try</w:t>
      </w:r>
      <w:r w:rsidRPr="000E2C7F">
        <w:rPr>
          <w:rFonts w:ascii="Century Schoolbook" w:hAnsi="Century Schoolbook" w:cs="Century Schoolbook"/>
          <w:color w:val="000000"/>
          <w:kern w:val="0"/>
          <w:sz w:val="24"/>
          <w:szCs w:val="24"/>
        </w:rPr>
        <w:t xml:space="preserv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1</w:t>
      </w:r>
      <w:r w:rsidRPr="000E2C7F">
        <w:rPr>
          <w:rFonts w:ascii="Century Schoolbook" w:hAnsi="Century Schoolbook" w:cs="Century Schoolbook"/>
          <w:color w:val="3F7F5F"/>
          <w:kern w:val="0"/>
          <w:sz w:val="24"/>
          <w:szCs w:val="24"/>
        </w:rPr>
        <w:t>、判断</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while</w:t>
      </w:r>
      <w:r w:rsidRPr="000E2C7F">
        <w:rPr>
          <w:rFonts w:ascii="Century Schoolbook" w:hAnsi="Century Schoolbook" w:cs="Century Schoolbook"/>
          <w:color w:val="000000"/>
          <w:kern w:val="0"/>
          <w:sz w:val="24"/>
          <w:szCs w:val="24"/>
        </w:rPr>
        <w:t>(</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2) {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conditionB</w:t>
      </w:r>
      <w:r w:rsidRPr="000E2C7F">
        <w:rPr>
          <w:rFonts w:ascii="Century Schoolbook" w:hAnsi="Century Schoolbook" w:cs="Century Schoolbook"/>
          <w:color w:val="000000"/>
          <w:kern w:val="0"/>
          <w:sz w:val="24"/>
          <w:szCs w:val="24"/>
        </w:rPr>
        <w:t>.await();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2</w:t>
      </w:r>
      <w:r w:rsidRPr="000E2C7F">
        <w:rPr>
          <w:rFonts w:ascii="Century Schoolbook" w:hAnsi="Century Schoolbook" w:cs="Century Schoolbook"/>
          <w:color w:val="3F7F5F"/>
          <w:kern w:val="0"/>
          <w:sz w:val="24"/>
          <w:szCs w:val="24"/>
        </w:rPr>
        <w:t>、干活</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3</w:t>
      </w:r>
      <w:r w:rsidRPr="000E2C7F">
        <w:rPr>
          <w:rFonts w:ascii="Century Schoolbook" w:hAnsi="Century Schoolbook" w:cs="Century Schoolbook"/>
          <w:color w:val="3F7F5F"/>
          <w:kern w:val="0"/>
          <w:sz w:val="24"/>
          <w:szCs w:val="24"/>
        </w:rPr>
        <w:t>、通知唤醒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3;</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conditionC</w:t>
      </w:r>
      <w:r w:rsidRPr="000E2C7F">
        <w:rPr>
          <w:rFonts w:ascii="Century Schoolbook" w:hAnsi="Century Schoolbook" w:cs="Century Schoolbook"/>
          <w:color w:val="000000"/>
          <w:kern w:val="0"/>
          <w:sz w:val="24"/>
          <w:szCs w:val="24"/>
        </w:rPr>
        <w:t>.signal();</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 xml:space="preserve">} </w:t>
      </w:r>
      <w:r w:rsidRPr="000E2C7F">
        <w:rPr>
          <w:rFonts w:ascii="Century Schoolbook" w:hAnsi="Century Schoolbook" w:cs="Century Schoolbook"/>
          <w:bCs/>
          <w:color w:val="7F0055"/>
          <w:kern w:val="0"/>
          <w:sz w:val="24"/>
          <w:szCs w:val="24"/>
        </w:rPr>
        <w:t>catch</w:t>
      </w:r>
      <w:r w:rsidRPr="000E2C7F">
        <w:rPr>
          <w:rFonts w:ascii="Century Schoolbook" w:hAnsi="Century Schoolbook" w:cs="Century Schoolbook"/>
          <w:color w:val="000000"/>
          <w:kern w:val="0"/>
          <w:sz w:val="24"/>
          <w:szCs w:val="24"/>
        </w:rPr>
        <w:t xml:space="preserve"> (InterruptedException </w:t>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.printStackTrace();</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r w:rsidRPr="000E2C7F">
        <w:rPr>
          <w:rFonts w:ascii="Century Schoolbook" w:hAnsi="Century Schoolbook" w:cs="Century Schoolbook"/>
          <w:bCs/>
          <w:color w:val="7F0055"/>
          <w:kern w:val="0"/>
          <w:sz w:val="24"/>
          <w:szCs w:val="24"/>
        </w:rPr>
        <w:t>finally</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.unlock();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public</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void</w:t>
      </w:r>
      <w:r w:rsidRPr="000E2C7F">
        <w:rPr>
          <w:rFonts w:ascii="Century Schoolbook" w:hAnsi="Century Schoolbook" w:cs="Century Schoolbook"/>
          <w:color w:val="000000"/>
          <w:kern w:val="0"/>
          <w:sz w:val="24"/>
          <w:szCs w:val="24"/>
        </w:rPr>
        <w:t xml:space="preserve"> printThree()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try</w:t>
      </w:r>
      <w:r w:rsidRPr="000E2C7F">
        <w:rPr>
          <w:rFonts w:ascii="Century Schoolbook" w:hAnsi="Century Schoolbook" w:cs="Century Schoolbook"/>
          <w:color w:val="000000"/>
          <w:kern w:val="0"/>
          <w:sz w:val="24"/>
          <w:szCs w:val="24"/>
        </w:rPr>
        <w:t xml:space="preserv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1</w:t>
      </w:r>
      <w:r w:rsidRPr="000E2C7F">
        <w:rPr>
          <w:rFonts w:ascii="Century Schoolbook" w:hAnsi="Century Schoolbook" w:cs="Century Schoolbook"/>
          <w:color w:val="3F7F5F"/>
          <w:kern w:val="0"/>
          <w:sz w:val="24"/>
          <w:szCs w:val="24"/>
        </w:rPr>
        <w:t>、判断</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while</w:t>
      </w:r>
      <w:r w:rsidRPr="000E2C7F">
        <w:rPr>
          <w:rFonts w:ascii="Century Schoolbook" w:hAnsi="Century Schoolbook" w:cs="Century Schoolbook"/>
          <w:color w:val="000000"/>
          <w:kern w:val="0"/>
          <w:sz w:val="24"/>
          <w:szCs w:val="24"/>
        </w:rPr>
        <w:t>(</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3) {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conditionC</w:t>
      </w:r>
      <w:r w:rsidRPr="000E2C7F">
        <w:rPr>
          <w:rFonts w:ascii="Century Schoolbook" w:hAnsi="Century Schoolbook" w:cs="Century Schoolbook"/>
          <w:color w:val="000000"/>
          <w:kern w:val="0"/>
          <w:sz w:val="24"/>
          <w:szCs w:val="24"/>
        </w:rPr>
        <w:t>.await();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2</w:t>
      </w:r>
      <w:r w:rsidRPr="000E2C7F">
        <w:rPr>
          <w:rFonts w:ascii="Century Schoolbook" w:hAnsi="Century Schoolbook" w:cs="Century Schoolbook"/>
          <w:color w:val="3F7F5F"/>
          <w:kern w:val="0"/>
          <w:sz w:val="24"/>
          <w:szCs w:val="24"/>
        </w:rPr>
        <w:t>、干活</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3</w:t>
      </w:r>
      <w:r w:rsidRPr="000E2C7F">
        <w:rPr>
          <w:rFonts w:ascii="Century Schoolbook" w:hAnsi="Century Schoolbook" w:cs="Century Schoolbook"/>
          <w:color w:val="3F7F5F"/>
          <w:kern w:val="0"/>
          <w:sz w:val="24"/>
          <w:szCs w:val="24"/>
        </w:rPr>
        <w:t>、通知唤醒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1;</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conditionA</w:t>
      </w:r>
      <w:r w:rsidRPr="000E2C7F">
        <w:rPr>
          <w:rFonts w:ascii="Century Schoolbook" w:hAnsi="Century Schoolbook" w:cs="Century Schoolbook"/>
          <w:color w:val="000000"/>
          <w:kern w:val="0"/>
          <w:sz w:val="24"/>
          <w:szCs w:val="24"/>
        </w:rPr>
        <w:t>.signal();</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 xml:space="preserve">} </w:t>
      </w:r>
      <w:r w:rsidRPr="000E2C7F">
        <w:rPr>
          <w:rFonts w:ascii="Century Schoolbook" w:hAnsi="Century Schoolbook" w:cs="Century Schoolbook"/>
          <w:bCs/>
          <w:color w:val="7F0055"/>
          <w:kern w:val="0"/>
          <w:sz w:val="24"/>
          <w:szCs w:val="24"/>
        </w:rPr>
        <w:t>catch</w:t>
      </w:r>
      <w:r w:rsidRPr="000E2C7F">
        <w:rPr>
          <w:rFonts w:ascii="Century Schoolbook" w:hAnsi="Century Schoolbook" w:cs="Century Schoolbook"/>
          <w:color w:val="000000"/>
          <w:kern w:val="0"/>
          <w:sz w:val="24"/>
          <w:szCs w:val="24"/>
        </w:rPr>
        <w:t xml:space="preserve"> (InterruptedException </w:t>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.printStackTrace();</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r w:rsidRPr="000E2C7F">
        <w:rPr>
          <w:rFonts w:ascii="Century Schoolbook" w:hAnsi="Century Schoolbook" w:cs="Century Schoolbook"/>
          <w:bCs/>
          <w:color w:val="7F0055"/>
          <w:kern w:val="0"/>
          <w:sz w:val="24"/>
          <w:szCs w:val="24"/>
        </w:rPr>
        <w:t>finally</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.unlock();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bCs/>
          <w:color w:val="7F0055"/>
          <w:kern w:val="0"/>
          <w:sz w:val="24"/>
          <w:szCs w:val="24"/>
        </w:rPr>
        <w:t>public</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bCs/>
          <w:color w:val="7F0055"/>
          <w:kern w:val="0"/>
          <w:sz w:val="24"/>
          <w:szCs w:val="24"/>
        </w:rPr>
        <w:t>class</w:t>
      </w:r>
      <w:r w:rsidRPr="00695ED4">
        <w:rPr>
          <w:rFonts w:ascii="Century Schoolbook" w:hAnsi="Century Schoolbook" w:cs="Century Schoolbook"/>
          <w:color w:val="000000"/>
          <w:kern w:val="0"/>
          <w:sz w:val="24"/>
          <w:szCs w:val="24"/>
        </w:rPr>
        <w:t xml:space="preserve"> ShareDateMain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public</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bCs/>
          <w:color w:val="7F0055"/>
          <w:kern w:val="0"/>
          <w:sz w:val="24"/>
          <w:szCs w:val="24"/>
        </w:rPr>
        <w:t>static</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bCs/>
          <w:color w:val="7F0055"/>
          <w:kern w:val="0"/>
          <w:sz w:val="24"/>
          <w:szCs w:val="24"/>
        </w:rPr>
        <w:t>void</w:t>
      </w:r>
      <w:r w:rsidRPr="00695ED4">
        <w:rPr>
          <w:rFonts w:ascii="Century Schoolbook" w:hAnsi="Century Schoolbook" w:cs="Century Schoolbook"/>
          <w:color w:val="000000"/>
          <w:kern w:val="0"/>
          <w:sz w:val="24"/>
          <w:szCs w:val="24"/>
        </w:rPr>
        <w:t xml:space="preserve"> main(String[] </w:t>
      </w:r>
      <w:r w:rsidRPr="00695ED4">
        <w:rPr>
          <w:rFonts w:ascii="Century Schoolbook" w:hAnsi="Century Schoolbook" w:cs="Century Schoolbook"/>
          <w:color w:val="6A3E3E"/>
          <w:kern w:val="0"/>
          <w:sz w:val="24"/>
          <w:szCs w:val="24"/>
        </w:rPr>
        <w:t>args</w:t>
      </w:r>
      <w:r w:rsidRPr="00695ED4">
        <w:rPr>
          <w:rFonts w:ascii="Century Schoolbook" w:hAnsi="Century Schoolbook" w:cs="Century Schoolbook"/>
          <w:color w:val="000000"/>
          <w:kern w:val="0"/>
          <w:sz w:val="24"/>
          <w:szCs w:val="24"/>
        </w:rPr>
        <w:t>)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t xml:space="preserve">ShareData </w:t>
      </w:r>
      <w:r w:rsidRPr="00695ED4">
        <w:rPr>
          <w:rFonts w:ascii="Century Schoolbook" w:hAnsi="Century Schoolbook" w:cs="Century Schoolbook"/>
          <w:color w:val="6A3E3E"/>
          <w:kern w:val="0"/>
          <w:sz w:val="24"/>
          <w:szCs w:val="24"/>
        </w:rPr>
        <w:t>shareData</w:t>
      </w:r>
      <w:r w:rsidRPr="00695ED4">
        <w:rPr>
          <w:rFonts w:ascii="Century Schoolbook" w:hAnsi="Century Schoolbook" w:cs="Century Schoolbook"/>
          <w:color w:val="000000"/>
          <w:kern w:val="0"/>
          <w:sz w:val="24"/>
          <w:szCs w:val="24"/>
        </w:rPr>
        <w:t xml:space="preserve"> = </w:t>
      </w:r>
      <w:r w:rsidRPr="00695ED4">
        <w:rPr>
          <w:rFonts w:ascii="Century Schoolbook" w:hAnsi="Century Schoolbook" w:cs="Century Schoolbook"/>
          <w:bCs/>
          <w:color w:val="7F0055"/>
          <w:kern w:val="0"/>
          <w:sz w:val="24"/>
          <w:szCs w:val="24"/>
        </w:rPr>
        <w:t>new</w:t>
      </w:r>
      <w:r w:rsidRPr="00695ED4">
        <w:rPr>
          <w:rFonts w:ascii="Century Schoolbook" w:hAnsi="Century Schoolbook" w:cs="Century Schoolbook"/>
          <w:color w:val="000000"/>
          <w:kern w:val="0"/>
          <w:sz w:val="24"/>
          <w:szCs w:val="24"/>
        </w:rPr>
        <w:t xml:space="preserve"> ShareData();</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new</w:t>
      </w:r>
      <w:r w:rsidRPr="00695ED4">
        <w:rPr>
          <w:rFonts w:ascii="Century Schoolbook" w:hAnsi="Century Schoolbook" w:cs="Century Schoolbook"/>
          <w:color w:val="000000"/>
          <w:kern w:val="0"/>
          <w:sz w:val="24"/>
          <w:szCs w:val="24"/>
        </w:rPr>
        <w:t xml:space="preserve"> Thread(() -&gt;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for</w:t>
      </w:r>
      <w:r w:rsidRPr="00695ED4">
        <w:rPr>
          <w:rFonts w:ascii="Century Schoolbook" w:hAnsi="Century Schoolbook" w:cs="Century Schoolbook"/>
          <w:color w:val="000000"/>
          <w:kern w:val="0"/>
          <w:sz w:val="24"/>
          <w:szCs w:val="24"/>
        </w:rPr>
        <w:t>(</w:t>
      </w:r>
      <w:r w:rsidRPr="00695ED4">
        <w:rPr>
          <w:rFonts w:ascii="Century Schoolbook" w:hAnsi="Century Schoolbook" w:cs="Century Schoolbook"/>
          <w:bCs/>
          <w:color w:val="7F0055"/>
          <w:kern w:val="0"/>
          <w:sz w:val="24"/>
          <w:szCs w:val="24"/>
        </w:rPr>
        <w:t>int</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1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&lt;= 5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6A3E3E"/>
          <w:kern w:val="0"/>
          <w:sz w:val="24"/>
          <w:szCs w:val="24"/>
        </w:rPr>
        <w:t>shareData</w:t>
      </w:r>
      <w:r w:rsidRPr="00695ED4">
        <w:rPr>
          <w:rFonts w:ascii="Century Schoolbook" w:hAnsi="Century Schoolbook" w:cs="Century Schoolbook"/>
          <w:color w:val="000000"/>
          <w:kern w:val="0"/>
          <w:sz w:val="24"/>
          <w:szCs w:val="24"/>
        </w:rPr>
        <w:t>.printOne();</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 xml:space="preserve">        }, </w:t>
      </w:r>
      <w:r w:rsidRPr="00695ED4">
        <w:rPr>
          <w:rFonts w:ascii="Century Schoolbook" w:hAnsi="Century Schoolbook" w:cs="Century Schoolbook"/>
          <w:color w:val="2A00FF"/>
          <w:kern w:val="0"/>
          <w:sz w:val="24"/>
          <w:szCs w:val="24"/>
        </w:rPr>
        <w:t>"</w:t>
      </w:r>
      <w:r w:rsidRPr="00695ED4">
        <w:rPr>
          <w:rFonts w:ascii="Century Schoolbook" w:hAnsi="Century Schoolbook" w:cs="Century Schoolbook"/>
          <w:color w:val="2A00FF"/>
          <w:kern w:val="0"/>
          <w:sz w:val="24"/>
          <w:szCs w:val="24"/>
        </w:rPr>
        <w:t>线程</w:t>
      </w:r>
      <w:r w:rsidRPr="00695ED4">
        <w:rPr>
          <w:rFonts w:ascii="Century Schoolbook" w:hAnsi="Century Schoolbook" w:cs="Century Schoolbook"/>
          <w:color w:val="2A00FF"/>
          <w:kern w:val="0"/>
          <w:sz w:val="24"/>
          <w:szCs w:val="24"/>
        </w:rPr>
        <w:t>-A"</w:t>
      </w:r>
      <w:r w:rsidRPr="00695ED4">
        <w:rPr>
          <w:rFonts w:ascii="Century Schoolbook" w:hAnsi="Century Schoolbook" w:cs="Century Schoolbook"/>
          <w:color w:val="000000"/>
          <w:kern w:val="0"/>
          <w:sz w:val="24"/>
          <w:szCs w:val="24"/>
        </w:rPr>
        <w:t>).start();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new</w:t>
      </w:r>
      <w:r w:rsidRPr="00695ED4">
        <w:rPr>
          <w:rFonts w:ascii="Century Schoolbook" w:hAnsi="Century Schoolbook" w:cs="Century Schoolbook"/>
          <w:color w:val="000000"/>
          <w:kern w:val="0"/>
          <w:sz w:val="24"/>
          <w:szCs w:val="24"/>
        </w:rPr>
        <w:t xml:space="preserve"> Thread(() -&gt;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for</w:t>
      </w:r>
      <w:r w:rsidRPr="00695ED4">
        <w:rPr>
          <w:rFonts w:ascii="Century Schoolbook" w:hAnsi="Century Schoolbook" w:cs="Century Schoolbook"/>
          <w:color w:val="000000"/>
          <w:kern w:val="0"/>
          <w:sz w:val="24"/>
          <w:szCs w:val="24"/>
        </w:rPr>
        <w:t>(</w:t>
      </w:r>
      <w:r w:rsidRPr="00695ED4">
        <w:rPr>
          <w:rFonts w:ascii="Century Schoolbook" w:hAnsi="Century Schoolbook" w:cs="Century Schoolbook"/>
          <w:bCs/>
          <w:color w:val="7F0055"/>
          <w:kern w:val="0"/>
          <w:sz w:val="24"/>
          <w:szCs w:val="24"/>
        </w:rPr>
        <w:t>int</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1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&lt;= 5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6A3E3E"/>
          <w:kern w:val="0"/>
          <w:sz w:val="24"/>
          <w:szCs w:val="24"/>
        </w:rPr>
        <w:t>shareData</w:t>
      </w:r>
      <w:r w:rsidRPr="00695ED4">
        <w:rPr>
          <w:rFonts w:ascii="Century Schoolbook" w:hAnsi="Century Schoolbook" w:cs="Century Schoolbook"/>
          <w:color w:val="000000"/>
          <w:kern w:val="0"/>
          <w:sz w:val="24"/>
          <w:szCs w:val="24"/>
        </w:rPr>
        <w:t>.printTwo();</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 xml:space="preserve">        }, </w:t>
      </w:r>
      <w:r w:rsidRPr="00695ED4">
        <w:rPr>
          <w:rFonts w:ascii="Century Schoolbook" w:hAnsi="Century Schoolbook" w:cs="Century Schoolbook"/>
          <w:color w:val="2A00FF"/>
          <w:kern w:val="0"/>
          <w:sz w:val="24"/>
          <w:szCs w:val="24"/>
        </w:rPr>
        <w:t>"</w:t>
      </w:r>
      <w:r w:rsidRPr="00695ED4">
        <w:rPr>
          <w:rFonts w:ascii="Century Schoolbook" w:hAnsi="Century Schoolbook" w:cs="Century Schoolbook"/>
          <w:color w:val="2A00FF"/>
          <w:kern w:val="0"/>
          <w:sz w:val="24"/>
          <w:szCs w:val="24"/>
        </w:rPr>
        <w:t>线程</w:t>
      </w:r>
      <w:r w:rsidRPr="00695ED4">
        <w:rPr>
          <w:rFonts w:ascii="Century Schoolbook" w:hAnsi="Century Schoolbook" w:cs="Century Schoolbook"/>
          <w:color w:val="2A00FF"/>
          <w:kern w:val="0"/>
          <w:sz w:val="24"/>
          <w:szCs w:val="24"/>
        </w:rPr>
        <w:t>-B"</w:t>
      </w:r>
      <w:r w:rsidRPr="00695ED4">
        <w:rPr>
          <w:rFonts w:ascii="Century Schoolbook" w:hAnsi="Century Schoolbook" w:cs="Century Schoolbook"/>
          <w:color w:val="000000"/>
          <w:kern w:val="0"/>
          <w:sz w:val="24"/>
          <w:szCs w:val="24"/>
        </w:rPr>
        <w:t>).start();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new</w:t>
      </w:r>
      <w:r w:rsidRPr="00695ED4">
        <w:rPr>
          <w:rFonts w:ascii="Century Schoolbook" w:hAnsi="Century Schoolbook" w:cs="Century Schoolbook"/>
          <w:color w:val="000000"/>
          <w:kern w:val="0"/>
          <w:sz w:val="24"/>
          <w:szCs w:val="24"/>
        </w:rPr>
        <w:t xml:space="preserve"> Thread(() -&gt;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for</w:t>
      </w:r>
      <w:r w:rsidRPr="00695ED4">
        <w:rPr>
          <w:rFonts w:ascii="Century Schoolbook" w:hAnsi="Century Schoolbook" w:cs="Century Schoolbook"/>
          <w:color w:val="000000"/>
          <w:kern w:val="0"/>
          <w:sz w:val="24"/>
          <w:szCs w:val="24"/>
        </w:rPr>
        <w:t>(</w:t>
      </w:r>
      <w:r w:rsidRPr="00695ED4">
        <w:rPr>
          <w:rFonts w:ascii="Century Schoolbook" w:hAnsi="Century Schoolbook" w:cs="Century Schoolbook"/>
          <w:bCs/>
          <w:color w:val="7F0055"/>
          <w:kern w:val="0"/>
          <w:sz w:val="24"/>
          <w:szCs w:val="24"/>
        </w:rPr>
        <w:t>int</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1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&lt;= 5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6A3E3E"/>
          <w:kern w:val="0"/>
          <w:sz w:val="24"/>
          <w:szCs w:val="24"/>
        </w:rPr>
        <w:t>shareData</w:t>
      </w:r>
      <w:r w:rsidRPr="00695ED4">
        <w:rPr>
          <w:rFonts w:ascii="Century Schoolbook" w:hAnsi="Century Schoolbook" w:cs="Century Schoolbook"/>
          <w:color w:val="000000"/>
          <w:kern w:val="0"/>
          <w:sz w:val="24"/>
          <w:szCs w:val="24"/>
        </w:rPr>
        <w:t>.printThree();</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 xml:space="preserve">        }, </w:t>
      </w:r>
      <w:r w:rsidRPr="00695ED4">
        <w:rPr>
          <w:rFonts w:ascii="Century Schoolbook" w:hAnsi="Century Schoolbook" w:cs="Century Schoolbook"/>
          <w:color w:val="2A00FF"/>
          <w:kern w:val="0"/>
          <w:sz w:val="24"/>
          <w:szCs w:val="24"/>
        </w:rPr>
        <w:t>"</w:t>
      </w:r>
      <w:r w:rsidRPr="00695ED4">
        <w:rPr>
          <w:rFonts w:ascii="Century Schoolbook" w:hAnsi="Century Schoolbook" w:cs="Century Schoolbook"/>
          <w:color w:val="2A00FF"/>
          <w:kern w:val="0"/>
          <w:sz w:val="24"/>
          <w:szCs w:val="24"/>
        </w:rPr>
        <w:t>线程</w:t>
      </w:r>
      <w:r w:rsidRPr="00695ED4">
        <w:rPr>
          <w:rFonts w:ascii="Century Schoolbook" w:hAnsi="Century Schoolbook" w:cs="Century Schoolbook"/>
          <w:color w:val="2A00FF"/>
          <w:kern w:val="0"/>
          <w:sz w:val="24"/>
          <w:szCs w:val="24"/>
        </w:rPr>
        <w:t>-C"</w:t>
      </w:r>
      <w:r w:rsidRPr="00695ED4">
        <w:rPr>
          <w:rFonts w:ascii="Century Schoolbook" w:hAnsi="Century Schoolbook" w:cs="Century Schoolbook"/>
          <w:color w:val="000000"/>
          <w:kern w:val="0"/>
          <w:sz w:val="24"/>
          <w:szCs w:val="24"/>
        </w:rPr>
        <w:t>).start();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w:t>
      </w:r>
    </w:p>
    <w:p w:rsidR="00362A93" w:rsidRDefault="00821463" w:rsidP="00DB571D">
      <w:pPr>
        <w:rPr>
          <w:rFonts w:ascii="Century Schoolbook" w:hAnsi="Century Schoolbook"/>
        </w:rPr>
      </w:pPr>
      <w:r>
        <w:rPr>
          <w:noProof/>
        </w:rPr>
        <w:drawing>
          <wp:inline distT="0" distB="0" distL="0" distR="0" wp14:anchorId="22FD8AC2" wp14:editId="73C0FDFA">
            <wp:extent cx="5657850" cy="2771775"/>
            <wp:effectExtent l="0" t="0" r="0" b="9525"/>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57850" cy="2771775"/>
                    </a:xfrm>
                    <a:prstGeom prst="rect">
                      <a:avLst/>
                    </a:prstGeom>
                  </pic:spPr>
                </pic:pic>
              </a:graphicData>
            </a:graphic>
          </wp:inline>
        </w:drawing>
      </w:r>
    </w:p>
    <w:p w:rsidR="00362A93" w:rsidRDefault="00362A93" w:rsidP="000107F5">
      <w:pPr>
        <w:pageBreakBefore/>
        <w:rPr>
          <w:rFonts w:ascii="Century Schoolbook" w:hAnsi="Century Schoolbook"/>
        </w:rPr>
      </w:pPr>
    </w:p>
    <w:p w:rsidR="00362A93" w:rsidRDefault="00AD5B4B" w:rsidP="00AD5B4B">
      <w:pPr>
        <w:pStyle w:val="Tip2"/>
      </w:pPr>
      <w:r>
        <w:t>线程池</w:t>
      </w:r>
      <w:r w:rsidR="003E3958">
        <w:t>实战</w:t>
      </w:r>
      <w:r>
        <w:rPr>
          <w:rFonts w:hint="eastAsia"/>
        </w:rPr>
        <w:t xml:space="preserve"> </w:t>
      </w:r>
    </w:p>
    <w:p w:rsidR="00701F91" w:rsidRDefault="00701F91" w:rsidP="00DB571D">
      <w:pPr>
        <w:rPr>
          <w:rFonts w:ascii="Century Schoolbook" w:hAnsi="Century Schoolbook"/>
        </w:rPr>
      </w:pPr>
    </w:p>
    <w:p w:rsidR="00D50519" w:rsidRDefault="000C7A2F" w:rsidP="000C7A2F">
      <w:pPr>
        <w:pStyle w:val="Tip3"/>
      </w:pPr>
      <w:r>
        <w:rPr>
          <w:rFonts w:hint="eastAsia"/>
        </w:rPr>
        <w:t>1</w:t>
      </w:r>
      <w:r>
        <w:t xml:space="preserve"> </w:t>
      </w:r>
      <w:r>
        <w:t>线程池基础知识点</w:t>
      </w:r>
      <w:r>
        <w:rPr>
          <w:rFonts w:hint="eastAsia"/>
        </w:rPr>
        <w:t xml:space="preserve"> </w:t>
      </w:r>
    </w:p>
    <w:p w:rsidR="00D50519" w:rsidRDefault="000C7A2F" w:rsidP="000C7A2F">
      <w:pPr>
        <w:pStyle w:val="Tip4"/>
      </w:pPr>
      <w:r>
        <w:rPr>
          <w:rFonts w:ascii="宋体" w:eastAsia="宋体" w:hAnsi="宋体" w:cs="宋体" w:hint="eastAsia"/>
        </w:rPr>
        <w:t>特点与优势</w:t>
      </w:r>
      <w:r>
        <w:rPr>
          <w:rFonts w:hint="eastAsia"/>
        </w:rPr>
        <w:t xml:space="preserve"> </w:t>
      </w:r>
    </w:p>
    <w:p w:rsidR="000C7A2F" w:rsidRPr="000C7A2F" w:rsidRDefault="000C7A2F" w:rsidP="0002380C">
      <w:pPr>
        <w:ind w:firstLine="420"/>
        <w:rPr>
          <w:rFonts w:ascii="Century Schoolbook" w:hAnsi="Century Schoolbook"/>
        </w:rPr>
      </w:pPr>
      <w:r w:rsidRPr="000C7A2F">
        <w:rPr>
          <w:rFonts w:ascii="Century Schoolbook" w:hAnsi="Century Schoolbook" w:hint="eastAsia"/>
        </w:rPr>
        <w:t>线程池做的工作主要是</w:t>
      </w:r>
      <w:r w:rsidRPr="0002380C">
        <w:rPr>
          <w:rFonts w:ascii="Century Schoolbook" w:hAnsi="Century Schoolbook" w:hint="eastAsia"/>
          <w:color w:val="FF0000"/>
        </w:rPr>
        <w:t>控制运行的线程的数量</w:t>
      </w:r>
      <w:r>
        <w:rPr>
          <w:rFonts w:ascii="Century Schoolbook" w:hAnsi="Century Schoolbook" w:hint="eastAsia"/>
        </w:rPr>
        <w:t>，</w:t>
      </w:r>
      <w:r w:rsidRPr="000C7A2F">
        <w:rPr>
          <w:rFonts w:ascii="Century Schoolbook" w:hAnsi="Century Schoolbook" w:hint="eastAsia"/>
        </w:rPr>
        <w:t>处理过程中将任务加入队列</w:t>
      </w:r>
      <w:r>
        <w:rPr>
          <w:rFonts w:ascii="Century Schoolbook" w:hAnsi="Century Schoolbook" w:hint="eastAsia"/>
        </w:rPr>
        <w:t>，</w:t>
      </w:r>
      <w:r w:rsidRPr="000C7A2F">
        <w:rPr>
          <w:rFonts w:ascii="Century Schoolbook" w:hAnsi="Century Schoolbook" w:hint="eastAsia"/>
        </w:rPr>
        <w:t>然后在线程创建后启动这些任务</w:t>
      </w:r>
      <w:r>
        <w:rPr>
          <w:rFonts w:ascii="Century Schoolbook" w:hAnsi="Century Schoolbook" w:hint="eastAsia"/>
        </w:rPr>
        <w:t>，</w:t>
      </w:r>
      <w:r w:rsidRPr="000C7A2F">
        <w:rPr>
          <w:rFonts w:ascii="Century Schoolbook" w:hAnsi="Century Schoolbook" w:hint="eastAsia"/>
        </w:rPr>
        <w:t>如果先生超过了最大数量</w:t>
      </w:r>
      <w:r>
        <w:rPr>
          <w:rFonts w:ascii="Century Schoolbook" w:hAnsi="Century Schoolbook" w:hint="eastAsia"/>
        </w:rPr>
        <w:t>，</w:t>
      </w:r>
      <w:r w:rsidRPr="000C7A2F">
        <w:rPr>
          <w:rFonts w:ascii="Century Schoolbook" w:hAnsi="Century Schoolbook" w:hint="eastAsia"/>
        </w:rPr>
        <w:t>超出的数量的线程排队等候</w:t>
      </w:r>
      <w:r>
        <w:rPr>
          <w:rFonts w:ascii="Century Schoolbook" w:hAnsi="Century Schoolbook" w:hint="eastAsia"/>
        </w:rPr>
        <w:t>，</w:t>
      </w:r>
      <w:r w:rsidRPr="000C7A2F">
        <w:rPr>
          <w:rFonts w:ascii="Century Schoolbook" w:hAnsi="Century Schoolbook" w:hint="eastAsia"/>
        </w:rPr>
        <w:t>等其他线程执行完毕</w:t>
      </w:r>
      <w:r>
        <w:rPr>
          <w:rFonts w:ascii="Century Schoolbook" w:hAnsi="Century Schoolbook" w:hint="eastAsia"/>
        </w:rPr>
        <w:t>，</w:t>
      </w:r>
      <w:r w:rsidRPr="000C7A2F">
        <w:rPr>
          <w:rFonts w:ascii="Century Schoolbook" w:hAnsi="Century Schoolbook" w:hint="eastAsia"/>
        </w:rPr>
        <w:t>再从队列中取出任务来执行</w:t>
      </w:r>
      <w:r>
        <w:rPr>
          <w:rFonts w:ascii="Century Schoolbook" w:hAnsi="Century Schoolbook" w:hint="eastAsia"/>
        </w:rPr>
        <w:t>。</w:t>
      </w:r>
      <w:r w:rsidRPr="000C7A2F">
        <w:rPr>
          <w:rFonts w:ascii="Century Schoolbook" w:hAnsi="Century Schoolbook" w:hint="eastAsia"/>
        </w:rPr>
        <w:t>他的主要</w:t>
      </w:r>
      <w:r w:rsidRPr="000C7A2F">
        <w:rPr>
          <w:rFonts w:ascii="Century Schoolbook" w:hAnsi="Century Schoolbook" w:hint="eastAsia"/>
          <w:b/>
        </w:rPr>
        <w:t>特点</w:t>
      </w:r>
      <w:r w:rsidRPr="000C7A2F">
        <w:rPr>
          <w:rFonts w:ascii="Century Schoolbook" w:hAnsi="Century Schoolbook" w:hint="eastAsia"/>
        </w:rPr>
        <w:t>为</w:t>
      </w:r>
      <w:r>
        <w:rPr>
          <w:rFonts w:ascii="Century Schoolbook" w:hAnsi="Century Schoolbook" w:hint="eastAsia"/>
        </w:rPr>
        <w:t>：</w:t>
      </w:r>
      <w:r w:rsidRPr="000C7A2F">
        <w:rPr>
          <w:rFonts w:ascii="Century Schoolbook" w:hAnsi="Century Schoolbook" w:hint="eastAsia"/>
          <w:color w:val="FF0000"/>
        </w:rPr>
        <w:t>线程复用、控制最大并发数、管理线程</w:t>
      </w:r>
      <w:r>
        <w:rPr>
          <w:rFonts w:ascii="Century Schoolbook" w:hAnsi="Century Schoolbook" w:hint="eastAsia"/>
        </w:rPr>
        <w:t>。</w:t>
      </w:r>
    </w:p>
    <w:p w:rsidR="000C7A2F" w:rsidRPr="000C7A2F" w:rsidRDefault="000C7A2F" w:rsidP="000C7A2F">
      <w:pPr>
        <w:rPr>
          <w:rFonts w:ascii="Century Schoolbook" w:hAnsi="Century Schoolbook"/>
        </w:rPr>
      </w:pPr>
      <w:r w:rsidRPr="000C7A2F">
        <w:rPr>
          <w:rFonts w:ascii="Century Schoolbook" w:hAnsi="Century Schoolbook" w:hint="eastAsia"/>
        </w:rPr>
        <w:t>第一</w:t>
      </w:r>
      <w:r>
        <w:rPr>
          <w:rFonts w:ascii="Century Schoolbook" w:hAnsi="Century Schoolbook" w:hint="eastAsia"/>
        </w:rPr>
        <w:t>：</w:t>
      </w:r>
      <w:r w:rsidRPr="000C7A2F">
        <w:rPr>
          <w:rFonts w:ascii="Century Schoolbook" w:hAnsi="Century Schoolbook" w:hint="eastAsia"/>
        </w:rPr>
        <w:t>降低资源消耗</w:t>
      </w:r>
      <w:r>
        <w:rPr>
          <w:rFonts w:ascii="Century Schoolbook" w:hAnsi="Century Schoolbook" w:hint="eastAsia"/>
        </w:rPr>
        <w:t>。</w:t>
      </w:r>
      <w:r w:rsidRPr="000C7A2F">
        <w:rPr>
          <w:rFonts w:ascii="Century Schoolbook" w:hAnsi="Century Schoolbook" w:hint="eastAsia"/>
        </w:rPr>
        <w:t>通过重复利用自己创建的线程降低线程创建和销毁造成的消耗</w:t>
      </w:r>
      <w:r>
        <w:rPr>
          <w:rFonts w:ascii="Century Schoolbook" w:hAnsi="Century Schoolbook" w:hint="eastAsia"/>
        </w:rPr>
        <w:t>。</w:t>
      </w:r>
    </w:p>
    <w:p w:rsidR="000C7A2F" w:rsidRPr="000C7A2F" w:rsidRDefault="000C7A2F" w:rsidP="000C7A2F">
      <w:pPr>
        <w:rPr>
          <w:rFonts w:ascii="Century Schoolbook" w:hAnsi="Century Schoolbook"/>
        </w:rPr>
      </w:pPr>
      <w:r w:rsidRPr="000C7A2F">
        <w:rPr>
          <w:rFonts w:ascii="Century Schoolbook" w:hAnsi="Century Schoolbook" w:hint="eastAsia"/>
        </w:rPr>
        <w:t>第二</w:t>
      </w:r>
      <w:r>
        <w:rPr>
          <w:rFonts w:ascii="Century Schoolbook" w:hAnsi="Century Schoolbook" w:hint="eastAsia"/>
        </w:rPr>
        <w:t>：</w:t>
      </w:r>
      <w:r w:rsidRPr="000C7A2F">
        <w:rPr>
          <w:rFonts w:ascii="Century Schoolbook" w:hAnsi="Century Schoolbook" w:hint="eastAsia"/>
        </w:rPr>
        <w:t>提高响应速度</w:t>
      </w:r>
      <w:r>
        <w:rPr>
          <w:rFonts w:ascii="Century Schoolbook" w:hAnsi="Century Schoolbook" w:hint="eastAsia"/>
        </w:rPr>
        <w:t>。</w:t>
      </w:r>
      <w:r w:rsidRPr="000C7A2F">
        <w:rPr>
          <w:rFonts w:ascii="Century Schoolbook" w:hAnsi="Century Schoolbook" w:hint="eastAsia"/>
        </w:rPr>
        <w:t>当任务到达时</w:t>
      </w:r>
      <w:r>
        <w:rPr>
          <w:rFonts w:ascii="Century Schoolbook" w:hAnsi="Century Schoolbook" w:hint="eastAsia"/>
        </w:rPr>
        <w:t>，</w:t>
      </w:r>
      <w:r w:rsidR="006816BE">
        <w:rPr>
          <w:rFonts w:ascii="Century Schoolbook" w:hAnsi="Century Schoolbook" w:hint="eastAsia"/>
        </w:rPr>
        <w:t>任务不需要等待线程创建，可以立即执行</w:t>
      </w:r>
      <w:r>
        <w:rPr>
          <w:rFonts w:ascii="Century Schoolbook" w:hAnsi="Century Schoolbook" w:hint="eastAsia"/>
        </w:rPr>
        <w:t>。</w:t>
      </w:r>
    </w:p>
    <w:p w:rsidR="00701F91" w:rsidRDefault="000C7A2F" w:rsidP="00DB571D">
      <w:pPr>
        <w:rPr>
          <w:rFonts w:ascii="Century Schoolbook" w:hAnsi="Century Schoolbook"/>
        </w:rPr>
      </w:pPr>
      <w:r w:rsidRPr="000C7A2F">
        <w:rPr>
          <w:rFonts w:ascii="Century Schoolbook" w:hAnsi="Century Schoolbook" w:hint="eastAsia"/>
        </w:rPr>
        <w:t>第三</w:t>
      </w:r>
      <w:r>
        <w:rPr>
          <w:rFonts w:ascii="Century Schoolbook" w:hAnsi="Century Schoolbook" w:hint="eastAsia"/>
        </w:rPr>
        <w:t>：</w:t>
      </w:r>
      <w:r w:rsidRPr="000C7A2F">
        <w:rPr>
          <w:rFonts w:ascii="Century Schoolbook" w:hAnsi="Century Schoolbook" w:hint="eastAsia"/>
        </w:rPr>
        <w:t>提高线程的可管理性</w:t>
      </w:r>
      <w:r w:rsidR="0002380C">
        <w:rPr>
          <w:rFonts w:ascii="Century Schoolbook" w:hAnsi="Century Schoolbook" w:hint="eastAsia"/>
        </w:rPr>
        <w:t>。</w:t>
      </w:r>
      <w:r w:rsidRPr="000C7A2F">
        <w:rPr>
          <w:rFonts w:ascii="Century Schoolbook" w:hAnsi="Century Schoolbook" w:hint="eastAsia"/>
        </w:rPr>
        <w:t>线程是稀缺资源</w:t>
      </w:r>
      <w:r>
        <w:rPr>
          <w:rFonts w:ascii="Century Schoolbook" w:hAnsi="Century Schoolbook" w:hint="eastAsia"/>
        </w:rPr>
        <w:t>，</w:t>
      </w:r>
      <w:r w:rsidR="007E2B16">
        <w:rPr>
          <w:rFonts w:ascii="Century Schoolbook" w:hAnsi="Century Schoolbook" w:hint="eastAsia"/>
        </w:rPr>
        <w:t>如果无限制的创建</w:t>
      </w:r>
      <w:r>
        <w:rPr>
          <w:rFonts w:ascii="Century Schoolbook" w:hAnsi="Century Schoolbook" w:hint="eastAsia"/>
        </w:rPr>
        <w:t>，</w:t>
      </w:r>
      <w:r w:rsidRPr="000C7A2F">
        <w:rPr>
          <w:rFonts w:ascii="Century Schoolbook" w:hAnsi="Century Schoolbook" w:hint="eastAsia"/>
        </w:rPr>
        <w:t>不仅会消耗</w:t>
      </w:r>
      <w:r w:rsidR="007E2B16">
        <w:rPr>
          <w:rFonts w:ascii="Century Schoolbook" w:hAnsi="Century Schoolbook" w:hint="eastAsia"/>
        </w:rPr>
        <w:t>系统</w:t>
      </w:r>
      <w:r w:rsidRPr="000C7A2F">
        <w:rPr>
          <w:rFonts w:ascii="Century Schoolbook" w:hAnsi="Century Schoolbook" w:hint="eastAsia"/>
        </w:rPr>
        <w:t>资源</w:t>
      </w:r>
      <w:r>
        <w:rPr>
          <w:rFonts w:ascii="Century Schoolbook" w:hAnsi="Century Schoolbook" w:hint="eastAsia"/>
        </w:rPr>
        <w:t>，</w:t>
      </w:r>
      <w:r w:rsidRPr="000C7A2F">
        <w:rPr>
          <w:rFonts w:ascii="Century Schoolbook" w:hAnsi="Century Schoolbook" w:hint="eastAsia"/>
        </w:rPr>
        <w:t>还会</w:t>
      </w:r>
      <w:r w:rsidR="007E2B16">
        <w:rPr>
          <w:rFonts w:ascii="Century Schoolbook" w:hAnsi="Century Schoolbook" w:hint="eastAsia"/>
        </w:rPr>
        <w:t>降</w:t>
      </w:r>
      <w:r w:rsidRPr="000C7A2F">
        <w:rPr>
          <w:rFonts w:ascii="Century Schoolbook" w:hAnsi="Century Schoolbook" w:hint="eastAsia"/>
        </w:rPr>
        <w:t>低系统的稳定性</w:t>
      </w:r>
      <w:r>
        <w:rPr>
          <w:rFonts w:ascii="Century Schoolbook" w:hAnsi="Century Schoolbook" w:hint="eastAsia"/>
        </w:rPr>
        <w:t>，</w:t>
      </w:r>
      <w:r w:rsidRPr="000C7A2F">
        <w:rPr>
          <w:rFonts w:ascii="Century Schoolbook" w:hAnsi="Century Schoolbook" w:hint="eastAsia"/>
        </w:rPr>
        <w:t>使用线程池可以进行统一分配</w:t>
      </w:r>
      <w:r w:rsidR="007E2B16">
        <w:rPr>
          <w:rFonts w:ascii="Century Schoolbook" w:hAnsi="Century Schoolbook" w:hint="eastAsia"/>
        </w:rPr>
        <w:t>，</w:t>
      </w:r>
      <w:r w:rsidRPr="000C7A2F">
        <w:rPr>
          <w:rFonts w:ascii="Century Schoolbook" w:hAnsi="Century Schoolbook" w:hint="eastAsia"/>
        </w:rPr>
        <w:t>调优和监控</w:t>
      </w:r>
      <w:r>
        <w:rPr>
          <w:rFonts w:ascii="Century Schoolbook" w:hAnsi="Century Schoolbook" w:hint="eastAsia"/>
        </w:rPr>
        <w:t>。</w:t>
      </w:r>
    </w:p>
    <w:p w:rsidR="00AD5B4B" w:rsidRDefault="00321B24" w:rsidP="00321B24">
      <w:pPr>
        <w:pStyle w:val="Tip4"/>
      </w:pPr>
      <w:r>
        <w:rPr>
          <w:rFonts w:ascii="宋体" w:eastAsia="宋体" w:hAnsi="宋体" w:cs="宋体" w:hint="eastAsia"/>
        </w:rPr>
        <w:t>线程数量的合理配置</w:t>
      </w:r>
      <w:r>
        <w:rPr>
          <w:rFonts w:hint="eastAsia"/>
        </w:rPr>
        <w:t xml:space="preserve"> </w:t>
      </w:r>
    </w:p>
    <w:p w:rsidR="00CF1D00" w:rsidRPr="00CF1D00" w:rsidRDefault="00CF1D00" w:rsidP="00DB571D">
      <w:pPr>
        <w:rPr>
          <w:rFonts w:ascii="Century Schoolbook" w:hAnsi="Century Schoolbook"/>
        </w:rPr>
      </w:pPr>
      <w:r>
        <w:rPr>
          <w:rFonts w:ascii="Century Schoolbook" w:hAnsi="Century Schoolbook"/>
        </w:rPr>
        <w:tab/>
      </w:r>
      <w:r>
        <w:rPr>
          <w:rFonts w:ascii="Century Schoolbook" w:hAnsi="Century Schoolbook"/>
        </w:rPr>
        <w:t>通过</w:t>
      </w:r>
      <w:r w:rsidRPr="00CF1D00">
        <w:rPr>
          <w:rFonts w:ascii="Century Schoolbook" w:hAnsi="Century Schoolbook"/>
        </w:rPr>
        <w:t>Runtime.getRuntime().availableProcessors();</w:t>
      </w:r>
      <w:r w:rsidR="005E619D">
        <w:rPr>
          <w:rFonts w:ascii="Century Schoolbook" w:hAnsi="Century Schoolbook"/>
        </w:rPr>
        <w:t xml:space="preserve"> </w:t>
      </w:r>
      <w:r>
        <w:rPr>
          <w:rFonts w:ascii="Century Schoolbook" w:hAnsi="Century Schoolbook"/>
        </w:rPr>
        <w:t>获取当前服务器的</w:t>
      </w:r>
      <w:r>
        <w:rPr>
          <w:rFonts w:ascii="Century Schoolbook" w:hAnsi="Century Schoolbook"/>
        </w:rPr>
        <w:t>CPU</w:t>
      </w:r>
      <w:r>
        <w:rPr>
          <w:rFonts w:ascii="Century Schoolbook" w:hAnsi="Century Schoolbook"/>
        </w:rPr>
        <w:t>核心数</w:t>
      </w:r>
      <w:r>
        <w:rPr>
          <w:rFonts w:ascii="Century Schoolbook" w:hAnsi="Century Schoolbook" w:hint="eastAsia"/>
        </w:rPr>
        <w:t>。</w:t>
      </w:r>
    </w:p>
    <w:p w:rsidR="00AD5B4B" w:rsidRDefault="00321B24" w:rsidP="00DB571D">
      <w:pPr>
        <w:rPr>
          <w:rFonts w:ascii="Century Schoolbook" w:hAnsi="Century Schoolbook"/>
        </w:rPr>
      </w:pPr>
      <w:r w:rsidRPr="00321B24">
        <w:rPr>
          <w:rFonts w:ascii="Century Schoolbook" w:hAnsi="Century Schoolbook"/>
          <w:b/>
        </w:rPr>
        <w:t>CPU</w:t>
      </w:r>
      <w:r w:rsidRPr="00321B24">
        <w:rPr>
          <w:rFonts w:ascii="Century Schoolbook" w:hAnsi="Century Schoolbook"/>
          <w:b/>
        </w:rPr>
        <w:t>密集型</w:t>
      </w:r>
      <w:r>
        <w:rPr>
          <w:rFonts w:ascii="Century Schoolbook" w:hAnsi="Century Schoolbook" w:hint="eastAsia"/>
        </w:rPr>
        <w:t>：</w:t>
      </w:r>
    </w:p>
    <w:p w:rsidR="00321B24" w:rsidRDefault="007E60E3" w:rsidP="00DB571D">
      <w:pPr>
        <w:rPr>
          <w:rFonts w:ascii="Century Schoolbook" w:hAnsi="Century Schoolbook"/>
        </w:rPr>
      </w:pPr>
      <w:r>
        <w:rPr>
          <w:rFonts w:ascii="Century Schoolbook" w:hAnsi="Century Schoolbook"/>
        </w:rPr>
        <w:tab/>
      </w:r>
      <w:r>
        <w:rPr>
          <w:rFonts w:ascii="Century Schoolbook" w:hAnsi="Century Schoolbook"/>
        </w:rPr>
        <w:t>任务需要大量运算</w:t>
      </w:r>
      <w:r>
        <w:rPr>
          <w:rFonts w:ascii="Century Schoolbook" w:hAnsi="Century Schoolbook" w:hint="eastAsia"/>
        </w:rPr>
        <w:t>，</w:t>
      </w:r>
      <w:r>
        <w:rPr>
          <w:rFonts w:ascii="Century Schoolbook" w:hAnsi="Century Schoolbook"/>
        </w:rPr>
        <w:t>且没有阻塞</w:t>
      </w:r>
      <w:r>
        <w:rPr>
          <w:rFonts w:ascii="Century Schoolbook" w:hAnsi="Century Schoolbook" w:hint="eastAsia"/>
        </w:rPr>
        <w:t>，</w:t>
      </w:r>
      <w:r>
        <w:rPr>
          <w:rFonts w:ascii="Century Schoolbook" w:hAnsi="Century Schoolbook"/>
        </w:rPr>
        <w:t>CPU</w:t>
      </w:r>
      <w:r>
        <w:rPr>
          <w:rFonts w:ascii="Century Schoolbook" w:hAnsi="Century Schoolbook"/>
        </w:rPr>
        <w:t>一直全速运行</w:t>
      </w:r>
      <w:r>
        <w:rPr>
          <w:rFonts w:ascii="Century Schoolbook" w:hAnsi="Century Schoolbook" w:hint="eastAsia"/>
        </w:rPr>
        <w:t>。</w:t>
      </w:r>
      <w:r>
        <w:rPr>
          <w:rFonts w:ascii="Century Schoolbook" w:hAnsi="Century Schoolbook"/>
        </w:rPr>
        <w:t>CPU</w:t>
      </w:r>
      <w:r>
        <w:rPr>
          <w:rFonts w:ascii="Century Schoolbook" w:hAnsi="Century Schoolbook"/>
        </w:rPr>
        <w:t>密集型任务只有在真正的多核心</w:t>
      </w:r>
      <w:r>
        <w:rPr>
          <w:rFonts w:ascii="Century Schoolbook" w:hAnsi="Century Schoolbook"/>
        </w:rPr>
        <w:t>CPU</w:t>
      </w:r>
      <w:r>
        <w:rPr>
          <w:rFonts w:ascii="Century Schoolbook" w:hAnsi="Century Schoolbook"/>
        </w:rPr>
        <w:t>服务器上才可能得到加速</w:t>
      </w:r>
      <w:r w:rsidR="00795577">
        <w:rPr>
          <w:rFonts w:ascii="Century Schoolbook" w:hAnsi="Century Schoolbook" w:hint="eastAsia"/>
        </w:rPr>
        <w:t>（通过多线程），而在单核</w:t>
      </w:r>
      <w:r w:rsidR="00795577">
        <w:rPr>
          <w:rFonts w:ascii="Century Schoolbook" w:hAnsi="Century Schoolbook" w:hint="eastAsia"/>
        </w:rPr>
        <w:t>CPU</w:t>
      </w:r>
      <w:r w:rsidR="00795577">
        <w:rPr>
          <w:rFonts w:ascii="Century Schoolbook" w:hAnsi="Century Schoolbook" w:hint="eastAsia"/>
        </w:rPr>
        <w:t>上无论开启几个模拟的多线程任务，都不可能得到加速，因为</w:t>
      </w:r>
      <w:r w:rsidR="00795577">
        <w:rPr>
          <w:rFonts w:ascii="Century Schoolbook" w:hAnsi="Century Schoolbook" w:hint="eastAsia"/>
        </w:rPr>
        <w:t>CPU</w:t>
      </w:r>
      <w:r w:rsidR="00795577">
        <w:rPr>
          <w:rFonts w:ascii="Century Schoolbook" w:hAnsi="Century Schoolbook" w:hint="eastAsia"/>
        </w:rPr>
        <w:t>总的运算能力就那些。</w:t>
      </w:r>
    </w:p>
    <w:p w:rsidR="00AD5B4B" w:rsidRDefault="00795577" w:rsidP="00DB571D">
      <w:pPr>
        <w:rPr>
          <w:rFonts w:ascii="Century Schoolbook" w:hAnsi="Century Schoolbook"/>
        </w:rPr>
      </w:pPr>
      <w:r>
        <w:rPr>
          <w:rFonts w:ascii="Century Schoolbook" w:hAnsi="Century Schoolbook"/>
        </w:rPr>
        <w:tab/>
        <w:t>CPU</w:t>
      </w:r>
      <w:r>
        <w:rPr>
          <w:rFonts w:ascii="Century Schoolbook" w:hAnsi="Century Schoolbook"/>
        </w:rPr>
        <w:t>密集型任务配置尽量少的线程数量</w:t>
      </w:r>
      <w:r>
        <w:rPr>
          <w:rFonts w:ascii="Century Schoolbook" w:hAnsi="Century Schoolbook" w:hint="eastAsia"/>
        </w:rPr>
        <w:t>，</w:t>
      </w:r>
      <w:r>
        <w:rPr>
          <w:rFonts w:ascii="Century Schoolbook" w:hAnsi="Century Schoolbook"/>
        </w:rPr>
        <w:t>一般公式</w:t>
      </w:r>
      <w:r>
        <w:rPr>
          <w:rFonts w:ascii="Century Schoolbook" w:hAnsi="Century Schoolbook" w:hint="eastAsia"/>
        </w:rPr>
        <w:t>：</w:t>
      </w:r>
      <w:r>
        <w:rPr>
          <w:rFonts w:ascii="Century Schoolbook" w:hAnsi="Century Schoolbook"/>
        </w:rPr>
        <w:t>CPU</w:t>
      </w:r>
      <w:r>
        <w:rPr>
          <w:rFonts w:ascii="Century Schoolbook" w:hAnsi="Century Schoolbook"/>
        </w:rPr>
        <w:t>核心数</w:t>
      </w:r>
      <w:r>
        <w:rPr>
          <w:rFonts w:ascii="Century Schoolbook" w:hAnsi="Century Schoolbook" w:hint="eastAsia"/>
        </w:rPr>
        <w:t>+</w:t>
      </w:r>
      <w:r>
        <w:rPr>
          <w:rFonts w:ascii="Century Schoolbook" w:hAnsi="Century Schoolbook"/>
        </w:rPr>
        <w:t>1</w:t>
      </w:r>
      <w:r>
        <w:rPr>
          <w:rFonts w:ascii="Century Schoolbook" w:hAnsi="Century Schoolbook" w:hint="eastAsia"/>
        </w:rPr>
        <w:t>。</w:t>
      </w:r>
    </w:p>
    <w:p w:rsidR="00701F91" w:rsidRPr="000C7A2F" w:rsidRDefault="00321B24" w:rsidP="00DB571D">
      <w:pPr>
        <w:rPr>
          <w:rFonts w:ascii="Century Schoolbook" w:hAnsi="Century Schoolbook"/>
        </w:rPr>
      </w:pPr>
      <w:r w:rsidRPr="00321B24">
        <w:rPr>
          <w:rFonts w:ascii="Century Schoolbook" w:hAnsi="Century Schoolbook"/>
          <w:b/>
        </w:rPr>
        <w:t>IO</w:t>
      </w:r>
      <w:r w:rsidRPr="00321B24">
        <w:rPr>
          <w:rFonts w:ascii="Century Schoolbook" w:hAnsi="Century Schoolbook"/>
          <w:b/>
        </w:rPr>
        <w:t>密集型</w:t>
      </w:r>
      <w:r>
        <w:rPr>
          <w:rFonts w:ascii="Century Schoolbook" w:hAnsi="Century Schoolbook" w:hint="eastAsia"/>
        </w:rPr>
        <w:t>：</w:t>
      </w:r>
    </w:p>
    <w:p w:rsidR="009C42D9" w:rsidRDefault="00C57A61" w:rsidP="00DB571D">
      <w:pPr>
        <w:rPr>
          <w:rFonts w:ascii="Century Schoolbook" w:hAnsi="Century Schoolbook"/>
        </w:rPr>
      </w:pPr>
      <w:r>
        <w:rPr>
          <w:rFonts w:ascii="Century Schoolbook" w:hAnsi="Century Schoolbook"/>
        </w:rPr>
        <w:tab/>
      </w:r>
      <w:r w:rsidR="00A8101D">
        <w:rPr>
          <w:rFonts w:ascii="Century Schoolbook" w:hAnsi="Century Schoolbook"/>
        </w:rPr>
        <w:t>即该任务需要大量的阻塞</w:t>
      </w:r>
      <w:r w:rsidR="00A8101D">
        <w:rPr>
          <w:rFonts w:ascii="Century Schoolbook" w:hAnsi="Century Schoolbook" w:hint="eastAsia"/>
        </w:rPr>
        <w:t>（读取数据库、读取文件、访问其他</w:t>
      </w:r>
      <w:r w:rsidR="00A8101D">
        <w:rPr>
          <w:rFonts w:ascii="Century Schoolbook" w:hAnsi="Century Schoolbook" w:hint="eastAsia"/>
        </w:rPr>
        <w:t>Http</w:t>
      </w:r>
      <w:r w:rsidR="00A8101D">
        <w:rPr>
          <w:rFonts w:ascii="Century Schoolbook" w:hAnsi="Century Schoolbook" w:hint="eastAsia"/>
        </w:rPr>
        <w:t>接口或</w:t>
      </w:r>
      <w:r w:rsidR="00A8101D">
        <w:rPr>
          <w:rFonts w:ascii="Century Schoolbook" w:hAnsi="Century Schoolbook" w:hint="eastAsia"/>
        </w:rPr>
        <w:t>Rpc</w:t>
      </w:r>
      <w:r w:rsidR="00A8101D">
        <w:rPr>
          <w:rFonts w:ascii="Century Schoolbook" w:hAnsi="Century Schoolbook" w:hint="eastAsia"/>
        </w:rPr>
        <w:t>接口、访问</w:t>
      </w:r>
      <w:r w:rsidR="00A8101D">
        <w:rPr>
          <w:rFonts w:ascii="Century Schoolbook" w:hAnsi="Century Schoolbook" w:hint="eastAsia"/>
        </w:rPr>
        <w:t>Redis</w:t>
      </w:r>
      <w:r w:rsidR="00A8101D">
        <w:rPr>
          <w:rFonts w:ascii="Century Schoolbook" w:hAnsi="Century Schoolbook" w:hint="eastAsia"/>
        </w:rPr>
        <w:t>等等）。</w:t>
      </w:r>
      <w:r w:rsidR="00A8101D">
        <w:rPr>
          <w:rFonts w:ascii="Century Schoolbook" w:hAnsi="Century Schoolbook"/>
        </w:rPr>
        <w:t>在单线程上运行</w:t>
      </w:r>
      <w:r w:rsidR="00A8101D">
        <w:rPr>
          <w:rFonts w:ascii="Century Schoolbook" w:hAnsi="Century Schoolbook"/>
        </w:rPr>
        <w:t>IO</w:t>
      </w:r>
      <w:r w:rsidR="00A8101D">
        <w:rPr>
          <w:rFonts w:ascii="Century Schoolbook" w:hAnsi="Century Schoolbook"/>
        </w:rPr>
        <w:t>密集型任务</w:t>
      </w:r>
      <w:r w:rsidR="00A8101D">
        <w:rPr>
          <w:rFonts w:ascii="Century Schoolbook" w:hAnsi="Century Schoolbook" w:hint="eastAsia"/>
        </w:rPr>
        <w:t>，</w:t>
      </w:r>
      <w:r w:rsidR="00A8101D">
        <w:rPr>
          <w:rFonts w:ascii="Century Schoolbook" w:hAnsi="Century Schoolbook"/>
        </w:rPr>
        <w:t>会导致浪费大量的</w:t>
      </w:r>
      <w:r w:rsidR="00A8101D">
        <w:rPr>
          <w:rFonts w:ascii="Century Schoolbook" w:hAnsi="Century Schoolbook"/>
        </w:rPr>
        <w:t>CPU</w:t>
      </w:r>
      <w:r w:rsidR="00A8101D">
        <w:rPr>
          <w:rFonts w:ascii="Century Schoolbook" w:hAnsi="Century Schoolbook"/>
        </w:rPr>
        <w:t>运算能力</w:t>
      </w:r>
      <w:r w:rsidR="009C42D9">
        <w:rPr>
          <w:rFonts w:ascii="Century Schoolbook" w:hAnsi="Century Schoolbook" w:hint="eastAsia"/>
        </w:rPr>
        <w:t>（因为一直在等待计算资源就绪）。所以在</w:t>
      </w:r>
      <w:r w:rsidR="009C42D9">
        <w:rPr>
          <w:rFonts w:ascii="Century Schoolbook" w:hAnsi="Century Schoolbook" w:hint="eastAsia"/>
        </w:rPr>
        <w:t>IO</w:t>
      </w:r>
      <w:r w:rsidR="009C42D9">
        <w:rPr>
          <w:rFonts w:ascii="Century Schoolbook" w:hAnsi="Century Schoolbook" w:hint="eastAsia"/>
        </w:rPr>
        <w:t>密集型任务中，使用多线程可以大大加速程序运行；即使在单核</w:t>
      </w:r>
      <w:r w:rsidR="009C42D9">
        <w:rPr>
          <w:rFonts w:ascii="Century Schoolbook" w:hAnsi="Century Schoolbook" w:hint="eastAsia"/>
        </w:rPr>
        <w:t>CPU</w:t>
      </w:r>
      <w:r w:rsidR="009C42D9">
        <w:rPr>
          <w:rFonts w:ascii="Century Schoolbook" w:hAnsi="Century Schoolbook" w:hint="eastAsia"/>
        </w:rPr>
        <w:t>上，这种加速主要就是利用了被浪费掉的阻塞时间。</w:t>
      </w:r>
    </w:p>
    <w:p w:rsidR="009C42D9" w:rsidRDefault="00437F41" w:rsidP="00DB571D">
      <w:pPr>
        <w:rPr>
          <w:rFonts w:ascii="Century Schoolbook" w:hAnsi="Century Schoolbook"/>
        </w:rPr>
      </w:pPr>
      <w:r>
        <w:rPr>
          <w:rFonts w:ascii="Century Schoolbook" w:hAnsi="Century Schoolbook"/>
        </w:rPr>
        <w:t>市面上通常有两种主流的配置方式</w:t>
      </w:r>
      <w:r w:rsidR="00366302">
        <w:rPr>
          <w:rFonts w:ascii="Century Schoolbook" w:hAnsi="Century Schoolbook" w:hint="eastAsia"/>
        </w:rPr>
        <w:t>（</w:t>
      </w:r>
      <w:r w:rsidR="00366302">
        <w:rPr>
          <w:rFonts w:ascii="Century Schoolbook" w:hAnsi="Century Schoolbook"/>
        </w:rPr>
        <w:t>这两种配置方式需要根据自身具体业务</w:t>
      </w:r>
      <w:r w:rsidR="00366302">
        <w:rPr>
          <w:rFonts w:ascii="Century Schoolbook" w:hAnsi="Century Schoolbook" w:hint="eastAsia"/>
        </w:rPr>
        <w:t>，</w:t>
      </w:r>
      <w:r w:rsidR="00366302">
        <w:rPr>
          <w:rFonts w:ascii="Century Schoolbook" w:hAnsi="Century Schoolbook"/>
        </w:rPr>
        <w:t>在生产环境中不断验证和测试</w:t>
      </w:r>
      <w:r w:rsidR="00366302">
        <w:rPr>
          <w:rFonts w:ascii="Century Schoolbook" w:hAnsi="Century Schoolbook" w:hint="eastAsia"/>
        </w:rPr>
        <w:t>，</w:t>
      </w:r>
      <w:r w:rsidR="00366302">
        <w:rPr>
          <w:rFonts w:ascii="Century Schoolbook" w:hAnsi="Century Schoolbook"/>
        </w:rPr>
        <w:t>从而找到最适合自己的系统的方式</w:t>
      </w:r>
      <w:r w:rsidR="00366302">
        <w:rPr>
          <w:rFonts w:ascii="Century Schoolbook" w:hAnsi="Century Schoolbook" w:hint="eastAsia"/>
        </w:rPr>
        <w:t>）</w:t>
      </w:r>
      <w:r>
        <w:rPr>
          <w:rFonts w:ascii="Century Schoolbook" w:hAnsi="Century Schoolbook" w:hint="eastAsia"/>
        </w:rPr>
        <w:t>：</w:t>
      </w:r>
    </w:p>
    <w:p w:rsidR="00C57A61" w:rsidRPr="007E2B16" w:rsidRDefault="00437F41" w:rsidP="00DB571D">
      <w:pPr>
        <w:rPr>
          <w:rFonts w:ascii="Century Schoolbook" w:hAnsi="Century Schoolbook"/>
        </w:rPr>
      </w:pPr>
      <w:r w:rsidRPr="00437F41">
        <w:rPr>
          <w:rFonts w:ascii="Century Schoolbook" w:hAnsi="Century Schoolbook"/>
          <w:b/>
        </w:rPr>
        <w:t>第一种</w:t>
      </w:r>
      <w:r>
        <w:rPr>
          <w:rFonts w:ascii="Century Schoolbook" w:hAnsi="Century Schoolbook" w:hint="eastAsia"/>
        </w:rPr>
        <w:t>：</w:t>
      </w:r>
      <w:r w:rsidR="00C57A61">
        <w:rPr>
          <w:rFonts w:ascii="Century Schoolbook" w:hAnsi="Century Schoolbook"/>
        </w:rPr>
        <w:t>由于</w:t>
      </w:r>
      <w:r w:rsidR="00C57A61">
        <w:rPr>
          <w:rFonts w:ascii="Century Schoolbook" w:hAnsi="Century Schoolbook"/>
        </w:rPr>
        <w:t>IO</w:t>
      </w:r>
      <w:r w:rsidR="00C57A61">
        <w:rPr>
          <w:rFonts w:ascii="Century Schoolbook" w:hAnsi="Century Schoolbook"/>
        </w:rPr>
        <w:t>密集型任务线程并不是一直在执行任务</w:t>
      </w:r>
      <w:r w:rsidR="00C57A61">
        <w:rPr>
          <w:rFonts w:ascii="Century Schoolbook" w:hAnsi="Century Schoolbook" w:hint="eastAsia"/>
        </w:rPr>
        <w:t>，</w:t>
      </w:r>
      <w:r w:rsidR="00C57A61">
        <w:rPr>
          <w:rFonts w:ascii="Century Schoolbook" w:hAnsi="Century Schoolbook"/>
        </w:rPr>
        <w:t>则应该配置尽可能多的线程</w:t>
      </w:r>
      <w:r w:rsidR="00C57A61">
        <w:rPr>
          <w:rFonts w:ascii="Century Schoolbook" w:hAnsi="Century Schoolbook" w:hint="eastAsia"/>
        </w:rPr>
        <w:t>，</w:t>
      </w:r>
      <w:r w:rsidR="00C57A61">
        <w:rPr>
          <w:rFonts w:ascii="Century Schoolbook" w:hAnsi="Century Schoolbook"/>
        </w:rPr>
        <w:t>如</w:t>
      </w:r>
      <w:r w:rsidR="00C57A61">
        <w:rPr>
          <w:rFonts w:ascii="Century Schoolbook" w:hAnsi="Century Schoolbook" w:hint="eastAsia"/>
        </w:rPr>
        <w:t>：</w:t>
      </w:r>
      <w:r w:rsidR="00C57A61">
        <w:rPr>
          <w:rFonts w:ascii="Century Schoolbook" w:hAnsi="Century Schoolbook"/>
        </w:rPr>
        <w:t>CPU</w:t>
      </w:r>
      <w:r w:rsidR="00C57A61">
        <w:rPr>
          <w:rFonts w:ascii="Century Schoolbook" w:hAnsi="Century Schoolbook"/>
        </w:rPr>
        <w:t>核心数</w:t>
      </w:r>
      <w:r w:rsidR="00C57A61">
        <w:rPr>
          <w:rFonts w:ascii="Century Schoolbook" w:hAnsi="Century Schoolbook" w:hint="eastAsia"/>
        </w:rPr>
        <w:t xml:space="preserve"> *</w:t>
      </w:r>
      <w:r w:rsidR="00C57A61">
        <w:rPr>
          <w:rFonts w:ascii="Century Schoolbook" w:hAnsi="Century Schoolbook"/>
        </w:rPr>
        <w:t xml:space="preserve"> 2</w:t>
      </w:r>
      <w:r w:rsidR="00C57A61">
        <w:rPr>
          <w:rFonts w:ascii="Century Schoolbook" w:hAnsi="Century Schoolbook" w:hint="eastAsia"/>
        </w:rPr>
        <w:t>。</w:t>
      </w:r>
    </w:p>
    <w:p w:rsidR="00321B24" w:rsidRDefault="00437F41" w:rsidP="00DB571D">
      <w:pPr>
        <w:rPr>
          <w:rFonts w:ascii="Century Schoolbook" w:hAnsi="Century Schoolbook"/>
        </w:rPr>
      </w:pPr>
      <w:r w:rsidRPr="003F1588">
        <w:rPr>
          <w:rFonts w:ascii="Century Schoolbook" w:hAnsi="Century Schoolbook"/>
          <w:b/>
        </w:rPr>
        <w:t>第二种</w:t>
      </w:r>
      <w:r>
        <w:rPr>
          <w:rFonts w:ascii="Century Schoolbook" w:hAnsi="Century Schoolbook" w:hint="eastAsia"/>
        </w:rPr>
        <w:t>：</w:t>
      </w:r>
      <w:r w:rsidR="003F1588">
        <w:rPr>
          <w:rFonts w:ascii="Century Schoolbook" w:hAnsi="Century Schoolbook" w:hint="eastAsia"/>
        </w:rPr>
        <w:t>CPU</w:t>
      </w:r>
      <w:r w:rsidR="003F1588">
        <w:rPr>
          <w:rFonts w:ascii="Century Schoolbook" w:hAnsi="Century Schoolbook" w:hint="eastAsia"/>
        </w:rPr>
        <w:t>核心数</w:t>
      </w:r>
      <w:r w:rsidR="003F1588">
        <w:rPr>
          <w:rFonts w:ascii="Century Schoolbook" w:hAnsi="Century Schoolbook" w:hint="eastAsia"/>
        </w:rPr>
        <w:t xml:space="preserve"> </w:t>
      </w:r>
      <w:r w:rsidR="003F1588">
        <w:rPr>
          <w:rFonts w:ascii="Century Schoolbook" w:hAnsi="Century Schoolbook"/>
        </w:rPr>
        <w:t xml:space="preserve">/ (1 - </w:t>
      </w:r>
      <w:r w:rsidR="003F1588">
        <w:rPr>
          <w:rFonts w:ascii="Century Schoolbook" w:hAnsi="Century Schoolbook"/>
        </w:rPr>
        <w:t>阻塞系数</w:t>
      </w:r>
      <w:r w:rsidR="003F1588">
        <w:rPr>
          <w:rFonts w:ascii="Century Schoolbook" w:hAnsi="Century Schoolbook" w:hint="eastAsia"/>
        </w:rPr>
        <w:t>)</w:t>
      </w:r>
      <w:r w:rsidR="003F1588">
        <w:rPr>
          <w:rFonts w:ascii="Century Schoolbook" w:hAnsi="Century Schoolbook"/>
        </w:rPr>
        <w:t xml:space="preserve">     </w:t>
      </w:r>
      <w:r w:rsidR="003F1588">
        <w:rPr>
          <w:rFonts w:ascii="Century Schoolbook" w:hAnsi="Century Schoolbook"/>
        </w:rPr>
        <w:t>阻塞系数在</w:t>
      </w:r>
      <w:r w:rsidR="003F1588">
        <w:rPr>
          <w:rFonts w:ascii="Century Schoolbook" w:hAnsi="Century Schoolbook" w:hint="eastAsia"/>
        </w:rPr>
        <w:t>0</w:t>
      </w:r>
      <w:r w:rsidR="003F1588">
        <w:rPr>
          <w:rFonts w:ascii="Century Schoolbook" w:hAnsi="Century Schoolbook"/>
        </w:rPr>
        <w:t>.8 ~ 0.9</w:t>
      </w:r>
      <w:r w:rsidR="003F1588">
        <w:rPr>
          <w:rFonts w:ascii="Century Schoolbook" w:hAnsi="Century Schoolbook"/>
        </w:rPr>
        <w:t>之间</w:t>
      </w:r>
      <w:r w:rsidR="003F1588">
        <w:rPr>
          <w:rFonts w:ascii="Century Schoolbook" w:hAnsi="Century Schoolbook" w:hint="eastAsia"/>
        </w:rPr>
        <w:t>。</w:t>
      </w:r>
      <w:r w:rsidR="00AB1142">
        <w:rPr>
          <w:rFonts w:ascii="Century Schoolbook" w:hAnsi="Century Schoolbook" w:hint="eastAsia"/>
        </w:rPr>
        <w:t>比如</w:t>
      </w:r>
      <w:r w:rsidR="00AB1142">
        <w:rPr>
          <w:rFonts w:ascii="Century Schoolbook" w:hAnsi="Century Schoolbook" w:hint="eastAsia"/>
        </w:rPr>
        <w:t>8</w:t>
      </w:r>
      <w:r w:rsidR="00AB1142">
        <w:rPr>
          <w:rFonts w:ascii="Century Schoolbook" w:hAnsi="Century Schoolbook" w:hint="eastAsia"/>
        </w:rPr>
        <w:t>核</w:t>
      </w:r>
      <w:r w:rsidR="00AB1142">
        <w:rPr>
          <w:rFonts w:ascii="Century Schoolbook" w:hAnsi="Century Schoolbook" w:hint="eastAsia"/>
        </w:rPr>
        <w:t>CPU</w:t>
      </w:r>
      <w:r w:rsidR="00AB1142">
        <w:rPr>
          <w:rFonts w:ascii="Century Schoolbook" w:hAnsi="Century Schoolbook" w:hint="eastAsia"/>
        </w:rPr>
        <w:t>：</w:t>
      </w:r>
      <w:r w:rsidR="00AB1142">
        <w:rPr>
          <w:rFonts w:ascii="Century Schoolbook" w:hAnsi="Century Schoolbook" w:hint="eastAsia"/>
        </w:rPr>
        <w:t>8</w:t>
      </w:r>
      <w:r w:rsidR="00AB1142">
        <w:rPr>
          <w:rFonts w:ascii="Century Schoolbook" w:hAnsi="Century Schoolbook"/>
        </w:rPr>
        <w:t xml:space="preserve"> / (1 – 0.9) = 80</w:t>
      </w:r>
      <w:r w:rsidR="00AB1142">
        <w:rPr>
          <w:rFonts w:ascii="Century Schoolbook" w:hAnsi="Century Schoolbook"/>
        </w:rPr>
        <w:t>个线程数</w:t>
      </w:r>
      <w:r w:rsidR="00AB1142">
        <w:rPr>
          <w:rFonts w:ascii="Century Schoolbook" w:hAnsi="Century Schoolbook" w:hint="eastAsia"/>
        </w:rPr>
        <w:t>。</w:t>
      </w:r>
    </w:p>
    <w:p w:rsidR="00321B24" w:rsidRDefault="00286CCE" w:rsidP="00E366BB">
      <w:pPr>
        <w:pStyle w:val="Tip4"/>
      </w:pPr>
      <w:r>
        <w:rPr>
          <w:rFonts w:ascii="宋体" w:eastAsia="宋体" w:hAnsi="宋体" w:cs="宋体" w:hint="eastAsia"/>
        </w:rPr>
        <w:t>架构实现</w:t>
      </w:r>
    </w:p>
    <w:p w:rsidR="0089276B" w:rsidRDefault="00E366BB" w:rsidP="001822FC">
      <w:pPr>
        <w:jc w:val="center"/>
        <w:rPr>
          <w:rFonts w:ascii="Century Schoolbook" w:hAnsi="Century Schoolbook"/>
        </w:rPr>
      </w:pPr>
      <w:r>
        <w:rPr>
          <w:noProof/>
        </w:rPr>
        <w:drawing>
          <wp:inline distT="0" distB="0" distL="0" distR="0" wp14:anchorId="5ABC2995" wp14:editId="12F4DE98">
            <wp:extent cx="6276975" cy="3533775"/>
            <wp:effectExtent l="0" t="0" r="9525" b="9525"/>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276975" cy="3533775"/>
                    </a:xfrm>
                    <a:prstGeom prst="rect">
                      <a:avLst/>
                    </a:prstGeom>
                  </pic:spPr>
                </pic:pic>
              </a:graphicData>
            </a:graphic>
          </wp:inline>
        </w:drawing>
      </w:r>
    </w:p>
    <w:p w:rsidR="0089276B" w:rsidRDefault="00E366BB" w:rsidP="0089276B">
      <w:pPr>
        <w:rPr>
          <w:rFonts w:ascii="Century Schoolbook" w:hAnsi="Century Schoolbook"/>
        </w:rPr>
      </w:pPr>
      <w:r w:rsidRPr="00E366BB">
        <w:rPr>
          <w:rFonts w:ascii="Century Schoolbook" w:hAnsi="Century Schoolbook" w:hint="eastAsia"/>
        </w:rPr>
        <w:t>Java</w:t>
      </w:r>
      <w:r w:rsidRPr="00E366BB">
        <w:rPr>
          <w:rFonts w:ascii="Century Schoolbook" w:hAnsi="Century Schoolbook" w:hint="eastAsia"/>
        </w:rPr>
        <w:t>中的线程池是通过</w:t>
      </w:r>
      <w:r w:rsidRPr="00E366BB">
        <w:rPr>
          <w:rFonts w:ascii="Century Schoolbook" w:hAnsi="Century Schoolbook" w:hint="eastAsia"/>
        </w:rPr>
        <w:t>Executor</w:t>
      </w:r>
      <w:r>
        <w:rPr>
          <w:rFonts w:ascii="Century Schoolbook" w:hAnsi="Century Schoolbook" w:hint="eastAsia"/>
        </w:rPr>
        <w:t>框架实现，</w:t>
      </w:r>
      <w:r w:rsidRPr="00E366BB">
        <w:rPr>
          <w:rFonts w:ascii="Century Schoolbook" w:hAnsi="Century Schoolbook" w:hint="eastAsia"/>
        </w:rPr>
        <w:t>该框架中用到了</w:t>
      </w:r>
      <w:r w:rsidRPr="00E366BB">
        <w:rPr>
          <w:rFonts w:ascii="Century Schoolbook" w:hAnsi="Century Schoolbook" w:hint="eastAsia"/>
        </w:rPr>
        <w:t>Executor</w:t>
      </w:r>
      <w:r>
        <w:rPr>
          <w:rFonts w:ascii="Century Schoolbook" w:hAnsi="Century Schoolbook" w:hint="eastAsia"/>
        </w:rPr>
        <w:t>，</w:t>
      </w:r>
      <w:r w:rsidRPr="00E366BB">
        <w:rPr>
          <w:rFonts w:ascii="Century Schoolbook" w:hAnsi="Century Schoolbook" w:hint="eastAsia"/>
        </w:rPr>
        <w:t>Executors</w:t>
      </w:r>
      <w:r>
        <w:rPr>
          <w:rFonts w:ascii="Century Schoolbook" w:hAnsi="Century Schoolbook" w:hint="eastAsia"/>
        </w:rPr>
        <w:t>，</w:t>
      </w:r>
      <w:r w:rsidRPr="00E366BB">
        <w:rPr>
          <w:rFonts w:ascii="Century Schoolbook" w:hAnsi="Century Schoolbook" w:hint="eastAsia"/>
        </w:rPr>
        <w:t>ExecutorService</w:t>
      </w:r>
      <w:r>
        <w:rPr>
          <w:rFonts w:ascii="Century Schoolbook" w:hAnsi="Century Schoolbook" w:hint="eastAsia"/>
        </w:rPr>
        <w:t>，</w:t>
      </w:r>
      <w:r w:rsidRPr="00E366BB">
        <w:rPr>
          <w:rFonts w:ascii="Century Schoolbook" w:hAnsi="Century Schoolbook" w:hint="eastAsia"/>
        </w:rPr>
        <w:t>ThreadPoolExecutor</w:t>
      </w:r>
      <w:r w:rsidRPr="00E366BB">
        <w:rPr>
          <w:rFonts w:ascii="Century Schoolbook" w:hAnsi="Century Schoolbook" w:hint="eastAsia"/>
        </w:rPr>
        <w:t>这几个类</w:t>
      </w:r>
      <w:r>
        <w:rPr>
          <w:rFonts w:ascii="Century Schoolbook" w:hAnsi="Century Schoolbook" w:hint="eastAsia"/>
        </w:rPr>
        <w:t>。</w:t>
      </w:r>
    </w:p>
    <w:p w:rsidR="005B5244" w:rsidRDefault="00C372D8" w:rsidP="00FF6D39">
      <w:pPr>
        <w:pStyle w:val="Tip4"/>
      </w:pPr>
      <w:r>
        <w:rPr>
          <w:rFonts w:ascii="宋体" w:eastAsia="宋体" w:hAnsi="宋体" w:cs="宋体" w:hint="eastAsia"/>
        </w:rPr>
        <w:t>线程池底层工作原理</w:t>
      </w:r>
      <w:r>
        <w:rPr>
          <w:rFonts w:hint="eastAsia"/>
        </w:rPr>
        <w:t xml:space="preserve"> </w:t>
      </w:r>
    </w:p>
    <w:p w:rsidR="005B5244" w:rsidRDefault="00BF4DD8" w:rsidP="005B5244">
      <w:pPr>
        <w:rPr>
          <w:rFonts w:ascii="Century Schoolbook" w:hAnsi="Century Schoolbook"/>
        </w:rPr>
      </w:pPr>
      <w:r>
        <w:rPr>
          <w:noProof/>
        </w:rPr>
        <w:drawing>
          <wp:inline distT="0" distB="0" distL="0" distR="0" wp14:anchorId="3CFC0F2F" wp14:editId="0BF52372">
            <wp:extent cx="9296400" cy="5905500"/>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9296400" cy="5905500"/>
                    </a:xfrm>
                    <a:prstGeom prst="rect">
                      <a:avLst/>
                    </a:prstGeom>
                  </pic:spPr>
                </pic:pic>
              </a:graphicData>
            </a:graphic>
          </wp:inline>
        </w:drawing>
      </w:r>
    </w:p>
    <w:p w:rsidR="00BF4DD8" w:rsidRDefault="00BF4DD8" w:rsidP="00BF4DD8">
      <w:pPr>
        <w:rPr>
          <w:rFonts w:ascii="Century Schoolbook" w:hAnsi="Century Schoolbook"/>
        </w:rPr>
      </w:pPr>
      <w:r>
        <w:rPr>
          <w:rFonts w:ascii="Century Schoolbook" w:hAnsi="Century Schoolbook" w:hint="eastAsia"/>
        </w:rPr>
        <w:t>【</w:t>
      </w:r>
      <w:r>
        <w:rPr>
          <w:rFonts w:ascii="Century Schoolbook" w:hAnsi="Century Schoolbook" w:hint="eastAsia"/>
        </w:rPr>
        <w:t>1</w:t>
      </w:r>
      <w:r>
        <w:rPr>
          <w:rFonts w:ascii="Century Schoolbook" w:hAnsi="Century Schoolbook" w:hint="eastAsia"/>
        </w:rPr>
        <w:t>】在创建了线程池后，等待提交过来的任务请求。</w:t>
      </w:r>
    </w:p>
    <w:p w:rsidR="00BF4DD8" w:rsidRDefault="00BF4DD8" w:rsidP="00BF4DD8">
      <w:pPr>
        <w:rPr>
          <w:rFonts w:ascii="Century Schoolbook" w:hAnsi="Century Schoolbook"/>
        </w:rPr>
      </w:pPr>
      <w:r>
        <w:rPr>
          <w:rFonts w:ascii="Century Schoolbook" w:hAnsi="Century Schoolbook" w:hint="eastAsia"/>
        </w:rPr>
        <w:t>【</w:t>
      </w:r>
      <w:r>
        <w:rPr>
          <w:rFonts w:ascii="Century Schoolbook" w:hAnsi="Century Schoolbook" w:hint="eastAsia"/>
        </w:rPr>
        <w:t>2</w:t>
      </w:r>
      <w:r>
        <w:rPr>
          <w:rFonts w:ascii="Century Schoolbook" w:hAnsi="Century Schoolbook" w:hint="eastAsia"/>
        </w:rPr>
        <w:t>】当调用</w:t>
      </w:r>
      <w:r>
        <w:rPr>
          <w:rFonts w:ascii="Century Schoolbook" w:hAnsi="Century Schoolbook" w:hint="eastAsia"/>
        </w:rPr>
        <w:t>execute</w:t>
      </w:r>
      <w:r>
        <w:rPr>
          <w:rFonts w:ascii="Century Schoolbook" w:hAnsi="Century Schoolbook"/>
        </w:rPr>
        <w:t>()</w:t>
      </w:r>
      <w:r>
        <w:rPr>
          <w:rFonts w:ascii="Century Schoolbook" w:hAnsi="Century Schoolbook"/>
        </w:rPr>
        <w:t>添加一个任务时</w:t>
      </w:r>
      <w:r>
        <w:rPr>
          <w:rFonts w:ascii="Century Schoolbook" w:hAnsi="Century Schoolbook" w:hint="eastAsia"/>
        </w:rPr>
        <w:t>，</w:t>
      </w:r>
      <w:r>
        <w:rPr>
          <w:rFonts w:ascii="Century Schoolbook" w:hAnsi="Century Schoolbook"/>
        </w:rPr>
        <w:t>线程池做如下判断</w:t>
      </w:r>
      <w:r>
        <w:rPr>
          <w:rFonts w:ascii="Century Schoolbook" w:hAnsi="Century Schoolbook" w:hint="eastAsia"/>
        </w:rPr>
        <w:t>：</w:t>
      </w:r>
    </w:p>
    <w:p w:rsidR="00BF4DD8" w:rsidRPr="001822FC" w:rsidRDefault="00BF4DD8" w:rsidP="00BF4DD8">
      <w:pPr>
        <w:ind w:firstLine="420"/>
        <w:rPr>
          <w:rFonts w:ascii="Century Schoolbook" w:hAnsi="Century Schoolbook"/>
        </w:rPr>
      </w:pPr>
      <w:r>
        <w:rPr>
          <w:rFonts w:ascii="Century Schoolbook" w:hAnsi="Century Schoolbook" w:hint="eastAsia"/>
        </w:rPr>
        <w:t>2</w:t>
      </w:r>
      <w:r>
        <w:rPr>
          <w:rFonts w:ascii="Century Schoolbook" w:hAnsi="Century Schoolbook"/>
        </w:rPr>
        <w:t xml:space="preserve">.1 </w:t>
      </w:r>
      <w:r>
        <w:rPr>
          <w:rFonts w:ascii="Century Schoolbook" w:hAnsi="Century Schoolbook"/>
        </w:rPr>
        <w:t>如果正在运行的线程数量小于</w:t>
      </w:r>
      <w:r>
        <w:rPr>
          <w:rFonts w:ascii="Century Schoolbook" w:hAnsi="Century Schoolbook" w:hint="eastAsia"/>
        </w:rPr>
        <w:t>c</w:t>
      </w:r>
      <w:r>
        <w:rPr>
          <w:rFonts w:ascii="Century Schoolbook" w:hAnsi="Century Schoolbook"/>
        </w:rPr>
        <w:t>orePoolSize</w:t>
      </w:r>
      <w:r>
        <w:rPr>
          <w:rFonts w:ascii="Century Schoolbook" w:hAnsi="Century Schoolbook" w:hint="eastAsia"/>
        </w:rPr>
        <w:t>，</w:t>
      </w:r>
      <w:r>
        <w:rPr>
          <w:rFonts w:ascii="Century Schoolbook" w:hAnsi="Century Schoolbook"/>
        </w:rPr>
        <w:t>那么</w:t>
      </w:r>
      <w:r>
        <w:rPr>
          <w:rFonts w:ascii="Century Schoolbook" w:hAnsi="Century Schoolbook" w:hint="eastAsia"/>
        </w:rPr>
        <w:t xml:space="preserve"> </w:t>
      </w:r>
      <w:r>
        <w:rPr>
          <w:rFonts w:ascii="Century Schoolbook" w:hAnsi="Century Schoolbook"/>
        </w:rPr>
        <w:t>马上创建线程运行这个任务</w:t>
      </w:r>
      <w:r>
        <w:rPr>
          <w:rFonts w:ascii="Century Schoolbook" w:hAnsi="Century Schoolbook" w:hint="eastAsia"/>
        </w:rPr>
        <w:t>。</w:t>
      </w:r>
    </w:p>
    <w:p w:rsidR="00BF4DD8" w:rsidRDefault="00BF4DD8" w:rsidP="00BF4DD8">
      <w:pPr>
        <w:rPr>
          <w:rFonts w:ascii="Century Schoolbook" w:hAnsi="Century Schoolbook"/>
        </w:rPr>
      </w:pPr>
      <w:r>
        <w:rPr>
          <w:rFonts w:ascii="Century Schoolbook" w:hAnsi="Century Schoolbook"/>
        </w:rPr>
        <w:tab/>
        <w:t xml:space="preserve">2.2 </w:t>
      </w:r>
      <w:r>
        <w:rPr>
          <w:rFonts w:ascii="Century Schoolbook" w:hAnsi="Century Schoolbook"/>
        </w:rPr>
        <w:t>如果正在运行的线程数量</w:t>
      </w:r>
      <w:r>
        <w:rPr>
          <w:rFonts w:ascii="Century Schoolbook" w:hAnsi="Century Schoolbook" w:hint="eastAsia"/>
        </w:rPr>
        <w:t>大</w:t>
      </w:r>
      <w:r>
        <w:rPr>
          <w:rFonts w:ascii="Century Schoolbook" w:hAnsi="Century Schoolbook"/>
        </w:rPr>
        <w:t>于等于</w:t>
      </w:r>
      <w:r>
        <w:rPr>
          <w:rFonts w:ascii="Century Schoolbook" w:hAnsi="Century Schoolbook" w:hint="eastAsia"/>
        </w:rPr>
        <w:t>c</w:t>
      </w:r>
      <w:r>
        <w:rPr>
          <w:rFonts w:ascii="Century Schoolbook" w:hAnsi="Century Schoolbook"/>
        </w:rPr>
        <w:t>orePoolSize</w:t>
      </w:r>
      <w:r>
        <w:rPr>
          <w:rFonts w:ascii="Century Schoolbook" w:hAnsi="Century Schoolbook" w:hint="eastAsia"/>
        </w:rPr>
        <w:t>，那么将这个任务</w:t>
      </w:r>
      <w:r w:rsidRPr="001822FC">
        <w:rPr>
          <w:rFonts w:ascii="Century Schoolbook" w:hAnsi="Century Schoolbook" w:hint="eastAsia"/>
          <w:color w:val="FF0000"/>
        </w:rPr>
        <w:t>放入队列</w:t>
      </w:r>
      <w:r>
        <w:rPr>
          <w:rFonts w:ascii="Century Schoolbook" w:hAnsi="Century Schoolbook" w:hint="eastAsia"/>
        </w:rPr>
        <w:t>。</w:t>
      </w:r>
    </w:p>
    <w:p w:rsidR="00BF4DD8" w:rsidRDefault="00BF4DD8" w:rsidP="00BF4DD8">
      <w:pPr>
        <w:rPr>
          <w:rFonts w:ascii="Century Schoolbook" w:hAnsi="Century Schoolbook"/>
        </w:rPr>
      </w:pPr>
      <w:r>
        <w:rPr>
          <w:rFonts w:ascii="Century Schoolbook" w:hAnsi="Century Schoolbook"/>
        </w:rPr>
        <w:tab/>
        <w:t xml:space="preserve">2.3 </w:t>
      </w:r>
      <w:r>
        <w:rPr>
          <w:rFonts w:ascii="Century Schoolbook" w:hAnsi="Century Schoolbook"/>
        </w:rPr>
        <w:t>如果这时候队列满了</w:t>
      </w:r>
      <w:r>
        <w:rPr>
          <w:rFonts w:ascii="Century Schoolbook" w:hAnsi="Century Schoolbook" w:hint="eastAsia"/>
        </w:rPr>
        <w:t>，</w:t>
      </w:r>
      <w:r>
        <w:rPr>
          <w:rFonts w:ascii="Century Schoolbook" w:hAnsi="Century Schoolbook"/>
        </w:rPr>
        <w:t>且正在运行的线程数量还小于</w:t>
      </w:r>
      <w:r>
        <w:rPr>
          <w:rFonts w:ascii="Century Schoolbook" w:hAnsi="Century Schoolbook" w:hint="eastAsia"/>
        </w:rPr>
        <w:t>m</w:t>
      </w:r>
      <w:r>
        <w:rPr>
          <w:rFonts w:ascii="Century Schoolbook" w:hAnsi="Century Schoolbook"/>
        </w:rPr>
        <w:t>aximumPoolSize</w:t>
      </w:r>
      <w:r>
        <w:rPr>
          <w:rFonts w:ascii="Century Schoolbook" w:hAnsi="Century Schoolbook" w:hint="eastAsia"/>
        </w:rPr>
        <w:t>，</w:t>
      </w:r>
      <w:r>
        <w:rPr>
          <w:rFonts w:ascii="Century Schoolbook" w:hAnsi="Century Schoolbook"/>
        </w:rPr>
        <w:t>那么还是要创建非核心线程</w:t>
      </w:r>
      <w:r>
        <w:rPr>
          <w:rFonts w:ascii="Century Schoolbook" w:hAnsi="Century Schoolbook" w:hint="eastAsia"/>
        </w:rPr>
        <w:t>，</w:t>
      </w:r>
      <w:r>
        <w:rPr>
          <w:rFonts w:ascii="Century Schoolbook" w:hAnsi="Century Schoolbook"/>
        </w:rPr>
        <w:t>立刻运行这个任务</w:t>
      </w:r>
      <w:r>
        <w:rPr>
          <w:rFonts w:ascii="Century Schoolbook" w:hAnsi="Century Schoolbook" w:hint="eastAsia"/>
        </w:rPr>
        <w:t>。</w:t>
      </w:r>
    </w:p>
    <w:p w:rsidR="00BF4DD8" w:rsidRPr="001822FC" w:rsidRDefault="00BF4DD8" w:rsidP="00BF4DD8">
      <w:pPr>
        <w:rPr>
          <w:rFonts w:ascii="Century Schoolbook" w:hAnsi="Century Schoolbook"/>
        </w:rPr>
      </w:pPr>
      <w:r>
        <w:rPr>
          <w:rFonts w:ascii="Century Schoolbook" w:hAnsi="Century Schoolbook"/>
        </w:rPr>
        <w:tab/>
        <w:t xml:space="preserve">2.4 </w:t>
      </w:r>
      <w:r>
        <w:rPr>
          <w:rFonts w:ascii="Century Schoolbook" w:hAnsi="Century Schoolbook"/>
        </w:rPr>
        <w:t>如果队列满了</w:t>
      </w:r>
      <w:r>
        <w:rPr>
          <w:rFonts w:ascii="Century Schoolbook" w:hAnsi="Century Schoolbook" w:hint="eastAsia"/>
        </w:rPr>
        <w:t>，</w:t>
      </w:r>
      <w:r>
        <w:rPr>
          <w:rFonts w:ascii="Century Schoolbook" w:hAnsi="Century Schoolbook"/>
        </w:rPr>
        <w:t>且正在运行的线程数量大于或等于</w:t>
      </w:r>
      <w:r>
        <w:rPr>
          <w:rFonts w:ascii="Century Schoolbook" w:hAnsi="Century Schoolbook" w:hint="eastAsia"/>
        </w:rPr>
        <w:t>m</w:t>
      </w:r>
      <w:r>
        <w:rPr>
          <w:rFonts w:ascii="Century Schoolbook" w:hAnsi="Century Schoolbook"/>
        </w:rPr>
        <w:t>aximumPoolSize</w:t>
      </w:r>
      <w:r>
        <w:rPr>
          <w:rFonts w:ascii="Century Schoolbook" w:hAnsi="Century Schoolbook" w:hint="eastAsia"/>
        </w:rPr>
        <w:t>，</w:t>
      </w:r>
      <w:r>
        <w:rPr>
          <w:rFonts w:ascii="Century Schoolbook" w:hAnsi="Century Schoolbook"/>
        </w:rPr>
        <w:t>那么线程池</w:t>
      </w:r>
      <w:r w:rsidRPr="001822FC">
        <w:rPr>
          <w:rFonts w:ascii="Century Schoolbook" w:hAnsi="Century Schoolbook"/>
          <w:color w:val="FF0000"/>
        </w:rPr>
        <w:t>会启动饱和拒绝策略来执行</w:t>
      </w:r>
      <w:r>
        <w:rPr>
          <w:rFonts w:ascii="Century Schoolbook" w:hAnsi="Century Schoolbook" w:hint="eastAsia"/>
        </w:rPr>
        <w:t>。</w:t>
      </w:r>
    </w:p>
    <w:p w:rsidR="00BF4DD8" w:rsidRDefault="00BF4DD8" w:rsidP="00BF4DD8">
      <w:pPr>
        <w:rPr>
          <w:rFonts w:ascii="Century Schoolbook" w:hAnsi="Century Schoolbook"/>
        </w:rPr>
      </w:pPr>
      <w:r>
        <w:rPr>
          <w:rFonts w:ascii="Century Schoolbook" w:hAnsi="Century Schoolbook" w:hint="eastAsia"/>
        </w:rPr>
        <w:t>【</w:t>
      </w:r>
      <w:r>
        <w:rPr>
          <w:rFonts w:ascii="Century Schoolbook" w:hAnsi="Century Schoolbook" w:hint="eastAsia"/>
        </w:rPr>
        <w:t>3</w:t>
      </w:r>
      <w:r>
        <w:rPr>
          <w:rFonts w:ascii="Century Schoolbook" w:hAnsi="Century Schoolbook" w:hint="eastAsia"/>
        </w:rPr>
        <w:t>】当一个线程完成任务时，他会从队列中取下一个任务来执行。</w:t>
      </w:r>
    </w:p>
    <w:p w:rsidR="00BF4DD8" w:rsidRDefault="00BF4DD8" w:rsidP="00BF4DD8">
      <w:pPr>
        <w:rPr>
          <w:rFonts w:ascii="Century Schoolbook" w:hAnsi="Century Schoolbook"/>
        </w:rPr>
      </w:pPr>
      <w:r>
        <w:rPr>
          <w:rFonts w:ascii="Century Schoolbook" w:hAnsi="Century Schoolbook" w:hint="eastAsia"/>
        </w:rPr>
        <w:lastRenderedPageBreak/>
        <w:t>【</w:t>
      </w:r>
      <w:r>
        <w:rPr>
          <w:rFonts w:ascii="Century Schoolbook" w:hAnsi="Century Schoolbook" w:hint="eastAsia"/>
        </w:rPr>
        <w:t>4</w:t>
      </w:r>
      <w:r>
        <w:rPr>
          <w:rFonts w:ascii="Century Schoolbook" w:hAnsi="Century Schoolbook" w:hint="eastAsia"/>
        </w:rPr>
        <w:t>】当一个线程无事可做，超时一定时间</w:t>
      </w:r>
      <w:r>
        <w:rPr>
          <w:rFonts w:ascii="Century Schoolbook" w:hAnsi="Century Schoolbook" w:hint="eastAsia"/>
        </w:rPr>
        <w:t>(</w:t>
      </w:r>
      <w:r>
        <w:rPr>
          <w:rFonts w:ascii="Century Schoolbook" w:hAnsi="Century Schoolbook"/>
        </w:rPr>
        <w:t>keepAliveTime)</w:t>
      </w:r>
      <w:r>
        <w:rPr>
          <w:rFonts w:ascii="Century Schoolbook" w:hAnsi="Century Schoolbook"/>
        </w:rPr>
        <w:t>时</w:t>
      </w:r>
      <w:r>
        <w:rPr>
          <w:rFonts w:ascii="Century Schoolbook" w:hAnsi="Century Schoolbook" w:hint="eastAsia"/>
        </w:rPr>
        <w:t>，</w:t>
      </w:r>
      <w:r>
        <w:rPr>
          <w:rFonts w:ascii="Century Schoolbook" w:hAnsi="Century Schoolbook"/>
        </w:rPr>
        <w:t>线程池会判断</w:t>
      </w:r>
      <w:r>
        <w:rPr>
          <w:rFonts w:ascii="Century Schoolbook" w:hAnsi="Century Schoolbook" w:hint="eastAsia"/>
        </w:rPr>
        <w:t>：</w:t>
      </w:r>
      <w:r>
        <w:rPr>
          <w:rFonts w:ascii="Century Schoolbook" w:hAnsi="Century Schoolbook"/>
        </w:rPr>
        <w:t>如果当前运行的线程数大于</w:t>
      </w:r>
      <w:r>
        <w:rPr>
          <w:rFonts w:ascii="Century Schoolbook" w:hAnsi="Century Schoolbook" w:hint="eastAsia"/>
        </w:rPr>
        <w:t>c</w:t>
      </w:r>
      <w:r>
        <w:rPr>
          <w:rFonts w:ascii="Century Schoolbook" w:hAnsi="Century Schoolbook"/>
        </w:rPr>
        <w:t>orePoolSize</w:t>
      </w:r>
      <w:r>
        <w:rPr>
          <w:rFonts w:ascii="Century Schoolbook" w:hAnsi="Century Schoolbook" w:hint="eastAsia"/>
        </w:rPr>
        <w:t>，</w:t>
      </w:r>
      <w:r>
        <w:rPr>
          <w:rFonts w:ascii="Century Schoolbook" w:hAnsi="Century Schoolbook"/>
        </w:rPr>
        <w:t>那么这个线程就会被停掉</w:t>
      </w:r>
      <w:r>
        <w:rPr>
          <w:rFonts w:ascii="Century Schoolbook" w:hAnsi="Century Schoolbook" w:hint="eastAsia"/>
        </w:rPr>
        <w:t>。</w:t>
      </w:r>
    </w:p>
    <w:p w:rsidR="005B5244" w:rsidRPr="00BF4DD8" w:rsidRDefault="00BF4DD8" w:rsidP="005B5244">
      <w:pPr>
        <w:rPr>
          <w:rFonts w:ascii="Century Schoolbook" w:hAnsi="Century Schoolbook"/>
        </w:rPr>
      </w:pPr>
      <w:r>
        <w:rPr>
          <w:rFonts w:ascii="Century Schoolbook" w:hAnsi="Century Schoolbook" w:hint="eastAsia"/>
        </w:rPr>
        <w:t>【</w:t>
      </w:r>
      <w:r>
        <w:rPr>
          <w:rFonts w:ascii="Century Schoolbook" w:hAnsi="Century Schoolbook" w:hint="eastAsia"/>
        </w:rPr>
        <w:t>5</w:t>
      </w:r>
      <w:r>
        <w:rPr>
          <w:rFonts w:ascii="Century Schoolbook" w:hAnsi="Century Schoolbook" w:hint="eastAsia"/>
        </w:rPr>
        <w:t>】线程池的所有任务完成后，他最终会收缩到</w:t>
      </w:r>
      <w:r>
        <w:rPr>
          <w:rFonts w:ascii="Century Schoolbook" w:hAnsi="Century Schoolbook" w:hint="eastAsia"/>
        </w:rPr>
        <w:t>c</w:t>
      </w:r>
      <w:r>
        <w:rPr>
          <w:rFonts w:ascii="Century Schoolbook" w:hAnsi="Century Schoolbook"/>
        </w:rPr>
        <w:t>orePoolSize</w:t>
      </w:r>
      <w:r>
        <w:rPr>
          <w:rFonts w:ascii="Century Schoolbook" w:hAnsi="Century Schoolbook"/>
        </w:rPr>
        <w:t>的大小</w:t>
      </w:r>
      <w:r>
        <w:rPr>
          <w:rFonts w:ascii="Century Schoolbook" w:hAnsi="Century Schoolbook" w:hint="eastAsia"/>
        </w:rPr>
        <w:t>。</w:t>
      </w:r>
    </w:p>
    <w:p w:rsidR="005B5244" w:rsidRDefault="00BC4443" w:rsidP="00BC4443">
      <w:pPr>
        <w:ind w:firstLine="420"/>
        <w:rPr>
          <w:rFonts w:ascii="Century Schoolbook" w:hAnsi="Century Schoolbook"/>
        </w:rPr>
      </w:pPr>
      <w:r>
        <w:rPr>
          <w:rFonts w:ascii="Century Schoolbook" w:hAnsi="Century Schoolbook"/>
        </w:rPr>
        <w:t>简单来说</w:t>
      </w:r>
      <w:r>
        <w:rPr>
          <w:rFonts w:ascii="Century Schoolbook" w:hAnsi="Century Schoolbook" w:hint="eastAsia"/>
        </w:rPr>
        <w:t>：</w:t>
      </w:r>
      <w:r>
        <w:rPr>
          <w:rFonts w:ascii="Century Schoolbook" w:hAnsi="Century Schoolbook"/>
        </w:rPr>
        <w:t>线程任务进入以后</w:t>
      </w:r>
      <w:r>
        <w:rPr>
          <w:rFonts w:ascii="Century Schoolbook" w:hAnsi="Century Schoolbook" w:hint="eastAsia"/>
        </w:rPr>
        <w:t>，</w:t>
      </w:r>
      <w:r w:rsidRPr="00BC4443">
        <w:rPr>
          <w:rFonts w:ascii="Century Schoolbook" w:hAnsi="Century Schoolbook" w:hint="eastAsia"/>
          <w:b/>
          <w:color w:val="FF0000"/>
        </w:rPr>
        <w:t>1</w:t>
      </w:r>
      <w:r>
        <w:rPr>
          <w:rFonts w:ascii="Century Schoolbook" w:hAnsi="Century Schoolbook"/>
        </w:rPr>
        <w:t>先使用核心线程来处理</w:t>
      </w:r>
      <w:r>
        <w:rPr>
          <w:rFonts w:ascii="Century Schoolbook" w:hAnsi="Century Schoolbook" w:hint="eastAsia"/>
        </w:rPr>
        <w:t>；</w:t>
      </w:r>
      <w:r w:rsidRPr="00BC4443">
        <w:rPr>
          <w:rFonts w:ascii="Century Schoolbook" w:hAnsi="Century Schoolbook" w:hint="eastAsia"/>
          <w:b/>
          <w:color w:val="FF0000"/>
        </w:rPr>
        <w:t>2</w:t>
      </w:r>
      <w:r>
        <w:rPr>
          <w:rFonts w:ascii="Century Schoolbook" w:hAnsi="Century Schoolbook" w:hint="eastAsia"/>
        </w:rPr>
        <w:t>核心线程数量达到阈值后，多余的线程任务进入到</w:t>
      </w:r>
      <w:r>
        <w:rPr>
          <w:rFonts w:ascii="Century Schoolbook" w:hAnsi="Century Schoolbook" w:hint="eastAsia"/>
        </w:rPr>
        <w:t>BlockingQueue</w:t>
      </w:r>
      <w:r>
        <w:rPr>
          <w:rFonts w:ascii="Century Schoolbook" w:hAnsi="Century Schoolbook" w:hint="eastAsia"/>
        </w:rPr>
        <w:t>阻塞队列中等等；</w:t>
      </w:r>
      <w:r w:rsidRPr="00BC4443">
        <w:rPr>
          <w:rFonts w:ascii="Century Schoolbook" w:hAnsi="Century Schoolbook" w:hint="eastAsia"/>
          <w:b/>
          <w:color w:val="FF0000"/>
        </w:rPr>
        <w:t>3</w:t>
      </w:r>
      <w:r>
        <w:rPr>
          <w:rFonts w:ascii="Century Schoolbook" w:hAnsi="Century Schoolbook" w:hint="eastAsia"/>
        </w:rPr>
        <w:t>阻塞队列也满了，此时最大线程数开始创建线程，运行任务；</w:t>
      </w:r>
      <w:r w:rsidRPr="00BC4443">
        <w:rPr>
          <w:rFonts w:ascii="Century Schoolbook" w:hAnsi="Century Schoolbook" w:hint="eastAsia"/>
          <w:b/>
          <w:color w:val="FF0000"/>
        </w:rPr>
        <w:t>4</w:t>
      </w:r>
      <w:r>
        <w:rPr>
          <w:rFonts w:ascii="Century Schoolbook" w:hAnsi="Century Schoolbook" w:hint="eastAsia"/>
        </w:rPr>
        <w:t>最大线程数也达到阈值，线程池开始启动饱和拒绝策略。</w:t>
      </w:r>
    </w:p>
    <w:p w:rsidR="005B5244" w:rsidRDefault="005B5244" w:rsidP="005B5244">
      <w:pPr>
        <w:rPr>
          <w:rFonts w:ascii="Century Schoolbook" w:hAnsi="Century Schoolbook"/>
        </w:rPr>
      </w:pPr>
    </w:p>
    <w:p w:rsidR="005B5244" w:rsidRDefault="00AE5CEB" w:rsidP="00AE5CEB">
      <w:pPr>
        <w:pStyle w:val="Tip3"/>
      </w:pPr>
      <w:r>
        <w:t>JDK1.8</w:t>
      </w:r>
      <w:r>
        <w:t>提供的默认线程池</w:t>
      </w:r>
      <w:r>
        <w:rPr>
          <w:rFonts w:hint="eastAsia"/>
        </w:rPr>
        <w:t xml:space="preserve"> </w:t>
      </w:r>
    </w:p>
    <w:p w:rsidR="005B5244" w:rsidRDefault="00EA59C8" w:rsidP="005B5244">
      <w:pPr>
        <w:rPr>
          <w:rFonts w:ascii="Century Schoolbook" w:hAnsi="Century Schoolbook"/>
        </w:rPr>
      </w:pPr>
      <w:r>
        <w:rPr>
          <w:rFonts w:ascii="Century Schoolbook" w:hAnsi="Century Schoolbook"/>
        </w:rPr>
        <w:tab/>
        <w:t>JDK1.8</w:t>
      </w:r>
      <w:r>
        <w:rPr>
          <w:rFonts w:ascii="Century Schoolbook" w:hAnsi="Century Schoolbook"/>
        </w:rPr>
        <w:t>原生提供的线程池是由</w:t>
      </w:r>
      <w:r w:rsidRPr="00781426">
        <w:rPr>
          <w:rFonts w:ascii="Century Schoolbook" w:hAnsi="Century Schoolbook"/>
        </w:rPr>
        <w:t>Executors</w:t>
      </w:r>
      <w:r>
        <w:rPr>
          <w:rFonts w:ascii="Century Schoolbook" w:hAnsi="Century Schoolbook"/>
        </w:rPr>
        <w:t>工具类封装好的</w:t>
      </w:r>
      <w:r>
        <w:rPr>
          <w:rFonts w:ascii="Century Schoolbook" w:hAnsi="Century Schoolbook" w:hint="eastAsia"/>
        </w:rPr>
        <w:t>，</w:t>
      </w:r>
      <w:r>
        <w:rPr>
          <w:rFonts w:ascii="Century Schoolbook" w:hAnsi="Century Schoolbook"/>
        </w:rPr>
        <w:t>但在实际开发中通常都不会直接使用</w:t>
      </w:r>
      <w:r w:rsidR="00330947">
        <w:rPr>
          <w:rFonts w:ascii="Century Schoolbook" w:hAnsi="Century Schoolbook" w:hint="eastAsia"/>
        </w:rPr>
        <w:t>，</w:t>
      </w:r>
      <w:r w:rsidR="00EF38EE">
        <w:rPr>
          <w:rFonts w:ascii="Century Schoolbook" w:hAnsi="Century Schoolbook" w:hint="eastAsia"/>
        </w:rPr>
        <w:t>因为“</w:t>
      </w:r>
      <w:r w:rsidR="00EF38EE" w:rsidRPr="000B5912">
        <w:rPr>
          <w:rFonts w:ascii="Century Schoolbook" w:hAnsi="Century Schoolbook" w:hint="eastAsia"/>
          <w:color w:val="FF0000"/>
        </w:rPr>
        <w:t>线程数量的合理配置</w:t>
      </w:r>
      <w:r w:rsidR="00EF38EE">
        <w:rPr>
          <w:rFonts w:ascii="Century Schoolbook" w:hAnsi="Century Schoolbook" w:hint="eastAsia"/>
        </w:rPr>
        <w:t>”需要人为去判断</w:t>
      </w:r>
      <w:r w:rsidR="000B5912">
        <w:rPr>
          <w:rFonts w:ascii="Century Schoolbook" w:hAnsi="Century Schoolbook" w:hint="eastAsia"/>
        </w:rPr>
        <w:t>；</w:t>
      </w:r>
      <w:r w:rsidR="000B5912" w:rsidRPr="00781426">
        <w:rPr>
          <w:rFonts w:ascii="Century Schoolbook" w:hAnsi="Century Schoolbook"/>
        </w:rPr>
        <w:t>Executors</w:t>
      </w:r>
      <w:r w:rsidR="000B5912">
        <w:rPr>
          <w:rFonts w:ascii="Century Schoolbook" w:hAnsi="Century Schoolbook"/>
        </w:rPr>
        <w:t>提供的默认封装并不合理</w:t>
      </w:r>
      <w:r w:rsidR="00C87F20">
        <w:rPr>
          <w:rFonts w:ascii="Century Schoolbook" w:hAnsi="Century Schoolbook" w:hint="eastAsia"/>
        </w:rPr>
        <w:t>，</w:t>
      </w:r>
      <w:r w:rsidR="00523C12">
        <w:rPr>
          <w:rFonts w:ascii="Century Schoolbook" w:hAnsi="Century Schoolbook" w:hint="eastAsia"/>
        </w:rPr>
        <w:t>但他们底层都调用了</w:t>
      </w:r>
      <w:r w:rsidR="00523C12" w:rsidRPr="00523C12">
        <w:rPr>
          <w:rFonts w:ascii="Century Schoolbook" w:hAnsi="Century Schoolbook"/>
        </w:rPr>
        <w:t>ThreadPoolExecutor</w:t>
      </w:r>
      <w:r w:rsidR="00523C12">
        <w:rPr>
          <w:rFonts w:ascii="Century Schoolbook" w:hAnsi="Century Schoolbook"/>
        </w:rPr>
        <w:t>.java</w:t>
      </w:r>
      <w:r w:rsidR="00523C12">
        <w:rPr>
          <w:rFonts w:ascii="Century Schoolbook" w:hAnsi="Century Schoolbook" w:hint="eastAsia"/>
        </w:rPr>
        <w:t>，</w:t>
      </w:r>
      <w:r w:rsidR="00523C12">
        <w:rPr>
          <w:rFonts w:ascii="Century Schoolbook" w:hAnsi="Century Schoolbook"/>
        </w:rPr>
        <w:t>通常在实际开发中</w:t>
      </w:r>
      <w:r w:rsidR="00523C12">
        <w:rPr>
          <w:rFonts w:ascii="Century Schoolbook" w:hAnsi="Century Schoolbook" w:hint="eastAsia"/>
        </w:rPr>
        <w:t>，</w:t>
      </w:r>
      <w:r w:rsidR="00523C12">
        <w:rPr>
          <w:rFonts w:ascii="Century Schoolbook" w:hAnsi="Century Schoolbook"/>
        </w:rPr>
        <w:t>我们会再次封装</w:t>
      </w:r>
      <w:r w:rsidR="00523C12" w:rsidRPr="00523C12">
        <w:rPr>
          <w:rFonts w:ascii="Century Schoolbook" w:hAnsi="Century Schoolbook"/>
        </w:rPr>
        <w:t>ThreadPoolExecutor</w:t>
      </w:r>
      <w:r w:rsidR="00523C12">
        <w:rPr>
          <w:rFonts w:ascii="Century Schoolbook" w:hAnsi="Century Schoolbook"/>
        </w:rPr>
        <w:t>.java</w:t>
      </w:r>
      <w:r w:rsidR="00B64F0E">
        <w:rPr>
          <w:rFonts w:ascii="Century Schoolbook" w:hAnsi="Century Schoolbook" w:hint="eastAsia"/>
        </w:rPr>
        <w:t>形成适合自己业务的线程池工具类，而且通常会以如下</w:t>
      </w:r>
      <w:r w:rsidR="00B64F0E">
        <w:rPr>
          <w:rFonts w:ascii="Century Schoolbook" w:hAnsi="Century Schoolbook" w:hint="eastAsia"/>
        </w:rPr>
        <w:t>5</w:t>
      </w:r>
      <w:r w:rsidR="00B64F0E">
        <w:rPr>
          <w:rFonts w:ascii="Century Schoolbook" w:hAnsi="Century Schoolbook" w:hint="eastAsia"/>
        </w:rPr>
        <w:t>中线程池的实现思想作为参考和依据。</w:t>
      </w:r>
    </w:p>
    <w:p w:rsidR="00491ABD" w:rsidRDefault="00C87F20" w:rsidP="00DB356C">
      <w:pPr>
        <w:pStyle w:val="Tip4"/>
      </w:pPr>
      <w:r w:rsidRPr="00491ABD">
        <w:t>Executors.newCachedThreadPool();</w:t>
      </w:r>
      <w:r w:rsidR="0000111E">
        <w:t xml:space="preserve"> </w:t>
      </w:r>
    </w:p>
    <w:p w:rsidR="00DA27D8" w:rsidRDefault="00544F0C" w:rsidP="00DA27D8">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hint="eastAsia"/>
          <w:kern w:val="0"/>
          <w:sz w:val="24"/>
          <w:szCs w:val="24"/>
        </w:rPr>
        <w:t>适用于执行很多短期异步小程序或者负载较轻的服务器，</w:t>
      </w:r>
      <w:r w:rsidR="00912941">
        <w:rPr>
          <w:rFonts w:ascii="Century Schoolbook" w:hAnsi="Century Schoolbook" w:cs="Century Schoolbook" w:hint="eastAsia"/>
          <w:kern w:val="0"/>
          <w:sz w:val="24"/>
          <w:szCs w:val="24"/>
        </w:rPr>
        <w:t>其源码如下：</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DA27D8">
        <w:rPr>
          <w:rFonts w:ascii="Century Schoolbook" w:hAnsi="Century Schoolbook" w:cs="Century Schoolbook"/>
          <w:bCs/>
          <w:color w:val="7F0055"/>
          <w:kern w:val="0"/>
          <w:sz w:val="24"/>
          <w:szCs w:val="24"/>
        </w:rPr>
        <w:t>public</w:t>
      </w: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bCs/>
          <w:color w:val="7F0055"/>
          <w:kern w:val="0"/>
          <w:sz w:val="24"/>
          <w:szCs w:val="24"/>
        </w:rPr>
        <w:t>static</w:t>
      </w:r>
      <w:r w:rsidRPr="00DA27D8">
        <w:rPr>
          <w:rFonts w:ascii="Century Schoolbook" w:hAnsi="Century Schoolbook" w:cs="Century Schoolbook"/>
          <w:color w:val="000000"/>
          <w:kern w:val="0"/>
          <w:sz w:val="24"/>
          <w:szCs w:val="24"/>
        </w:rPr>
        <w:t xml:space="preserve"> ExecutorService newCachedThreadPool() {</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bCs/>
          <w:color w:val="7F0055"/>
          <w:kern w:val="0"/>
          <w:sz w:val="24"/>
          <w:szCs w:val="24"/>
        </w:rPr>
        <w:t>return</w:t>
      </w: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bCs/>
          <w:color w:val="7F0055"/>
          <w:kern w:val="0"/>
          <w:sz w:val="24"/>
          <w:szCs w:val="24"/>
        </w:rPr>
        <w:t>new</w:t>
      </w:r>
      <w:r w:rsidRPr="00DA27D8">
        <w:rPr>
          <w:rFonts w:ascii="Century Schoolbook" w:hAnsi="Century Schoolbook" w:cs="Century Schoolbook"/>
          <w:color w:val="000000"/>
          <w:kern w:val="0"/>
          <w:sz w:val="24"/>
          <w:szCs w:val="24"/>
        </w:rPr>
        <w:t xml:space="preserve"> ThreadPoolExecutor(</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t xml:space="preserve">0,   </w:t>
      </w:r>
      <w:r w:rsidRPr="00DA27D8">
        <w:rPr>
          <w:rFonts w:ascii="Century Schoolbook" w:hAnsi="Century Schoolbook" w:cs="Century Schoolbook"/>
          <w:color w:val="3F7F5F"/>
          <w:kern w:val="0"/>
          <w:sz w:val="24"/>
          <w:szCs w:val="24"/>
        </w:rPr>
        <w:t xml:space="preserve">// int corePoolSize, </w:t>
      </w:r>
      <w:r w:rsidRPr="00DA27D8">
        <w:rPr>
          <w:rFonts w:ascii="Century Schoolbook" w:hAnsi="Century Schoolbook" w:cs="Century Schoolbook"/>
          <w:color w:val="3F7F5F"/>
          <w:kern w:val="0"/>
          <w:sz w:val="24"/>
          <w:szCs w:val="24"/>
        </w:rPr>
        <w:t>线程池核心线程数</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t>Integer.</w:t>
      </w:r>
      <w:r w:rsidRPr="00DA27D8">
        <w:rPr>
          <w:rFonts w:ascii="Century Schoolbook" w:hAnsi="Century Schoolbook" w:cs="Century Schoolbook"/>
          <w:bCs/>
          <w:iCs/>
          <w:color w:val="0000C0"/>
          <w:kern w:val="0"/>
          <w:sz w:val="24"/>
          <w:szCs w:val="24"/>
        </w:rPr>
        <w:t>MAX_VALUE</w:t>
      </w:r>
      <w:r w:rsidRPr="00DA27D8">
        <w:rPr>
          <w:rFonts w:ascii="Century Schoolbook" w:hAnsi="Century Schoolbook" w:cs="Century Schoolbook"/>
          <w:color w:val="000000"/>
          <w:kern w:val="0"/>
          <w:sz w:val="24"/>
          <w:szCs w:val="24"/>
        </w:rPr>
        <w:t>,</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3F7F5F"/>
          <w:kern w:val="0"/>
          <w:sz w:val="24"/>
          <w:szCs w:val="24"/>
        </w:rPr>
        <w:t>// int maximumPoolSize,</w:t>
      </w:r>
      <w:r w:rsidR="00EB4882">
        <w:rPr>
          <w:rFonts w:ascii="Century Schoolbook" w:hAnsi="Century Schoolbook" w:cs="Century Schoolbook"/>
          <w:color w:val="3F7F5F"/>
          <w:kern w:val="0"/>
          <w:sz w:val="24"/>
          <w:szCs w:val="24"/>
        </w:rPr>
        <w:t xml:space="preserve"> </w:t>
      </w:r>
      <w:r w:rsidRPr="00DA27D8">
        <w:rPr>
          <w:rFonts w:ascii="Century Schoolbook" w:hAnsi="Century Schoolbook" w:cs="Century Schoolbook"/>
          <w:color w:val="3F7F5F"/>
          <w:kern w:val="0"/>
          <w:sz w:val="24"/>
          <w:szCs w:val="24"/>
        </w:rPr>
        <w:t>线程池最大数</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t xml:space="preserve">60L, </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3F7F5F"/>
          <w:kern w:val="0"/>
          <w:sz w:val="24"/>
          <w:szCs w:val="24"/>
        </w:rPr>
        <w:t>// keepAliveTime,</w:t>
      </w:r>
      <w:r w:rsidR="00EB4882">
        <w:rPr>
          <w:rFonts w:ascii="Century Schoolbook" w:hAnsi="Century Schoolbook" w:cs="Century Schoolbook"/>
          <w:color w:val="3F7F5F"/>
          <w:kern w:val="0"/>
          <w:sz w:val="24"/>
          <w:szCs w:val="24"/>
        </w:rPr>
        <w:t xml:space="preserve"> </w:t>
      </w:r>
      <w:r w:rsidRPr="00DA27D8">
        <w:rPr>
          <w:rFonts w:ascii="Century Schoolbook" w:hAnsi="Century Schoolbook" w:cs="Century Schoolbook"/>
          <w:color w:val="3F7F5F"/>
          <w:kern w:val="0"/>
          <w:sz w:val="24"/>
          <w:szCs w:val="24"/>
        </w:rPr>
        <w:t>空闲线程存活时间</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t>TimeUnit.</w:t>
      </w:r>
      <w:r w:rsidRPr="00DA27D8">
        <w:rPr>
          <w:rFonts w:ascii="Century Schoolbook" w:hAnsi="Century Schoolbook" w:cs="Century Schoolbook"/>
          <w:bCs/>
          <w:iCs/>
          <w:color w:val="0000C0"/>
          <w:kern w:val="0"/>
          <w:sz w:val="24"/>
          <w:szCs w:val="24"/>
        </w:rPr>
        <w:t>SECONDS</w:t>
      </w:r>
      <w:r w:rsidRPr="00DA27D8">
        <w:rPr>
          <w:rFonts w:ascii="Century Schoolbook" w:hAnsi="Century Schoolbook" w:cs="Century Schoolbook"/>
          <w:color w:val="000000"/>
          <w:kern w:val="0"/>
          <w:sz w:val="24"/>
          <w:szCs w:val="24"/>
        </w:rPr>
        <w:t>,</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3F7F5F"/>
          <w:kern w:val="0"/>
          <w:sz w:val="24"/>
          <w:szCs w:val="24"/>
        </w:rPr>
        <w:t>// TimeUnit unit,</w:t>
      </w:r>
      <w:r w:rsidR="00EB4882">
        <w:rPr>
          <w:rFonts w:ascii="Century Schoolbook" w:hAnsi="Century Schoolbook" w:cs="Century Schoolbook"/>
          <w:color w:val="3F7F5F"/>
          <w:kern w:val="0"/>
          <w:sz w:val="24"/>
          <w:szCs w:val="24"/>
        </w:rPr>
        <w:t xml:space="preserve"> </w:t>
      </w:r>
      <w:r w:rsidRPr="00DA27D8">
        <w:rPr>
          <w:rFonts w:ascii="Century Schoolbook" w:hAnsi="Century Schoolbook" w:cs="Century Schoolbook"/>
          <w:color w:val="3F7F5F"/>
          <w:kern w:val="0"/>
          <w:sz w:val="24"/>
          <w:szCs w:val="24"/>
        </w:rPr>
        <w:t>时间单位</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bCs/>
          <w:color w:val="7F0055"/>
          <w:kern w:val="0"/>
          <w:sz w:val="24"/>
          <w:szCs w:val="24"/>
        </w:rPr>
        <w:t>new</w:t>
      </w:r>
      <w:r w:rsidRPr="00DA27D8">
        <w:rPr>
          <w:rFonts w:ascii="Century Schoolbook" w:hAnsi="Century Schoolbook" w:cs="Century Schoolbook"/>
          <w:color w:val="000000"/>
          <w:kern w:val="0"/>
          <w:sz w:val="24"/>
          <w:szCs w:val="24"/>
        </w:rPr>
        <w:t xml:space="preserve"> SynchronousQueue&lt;Runnable&gt;());</w:t>
      </w:r>
      <w:r w:rsidR="00EB4882">
        <w:rPr>
          <w:rFonts w:ascii="Century Schoolbook" w:hAnsi="Century Schoolbook" w:cs="Century Schoolbook"/>
          <w:color w:val="000000"/>
          <w:kern w:val="0"/>
          <w:sz w:val="24"/>
          <w:szCs w:val="24"/>
        </w:rPr>
        <w:t xml:space="preserve"> </w:t>
      </w:r>
      <w:r w:rsidRPr="00DA27D8">
        <w:rPr>
          <w:rFonts w:ascii="Century Schoolbook" w:hAnsi="Century Schoolbook" w:cs="Century Schoolbook"/>
          <w:color w:val="3F7F5F"/>
          <w:kern w:val="0"/>
          <w:sz w:val="24"/>
          <w:szCs w:val="24"/>
        </w:rPr>
        <w:t>//</w:t>
      </w:r>
      <w:r w:rsidR="00EB4882">
        <w:rPr>
          <w:rFonts w:ascii="Century Schoolbook" w:hAnsi="Century Schoolbook" w:cs="Century Schoolbook"/>
          <w:color w:val="3F7F5F"/>
          <w:kern w:val="0"/>
          <w:sz w:val="24"/>
          <w:szCs w:val="24"/>
        </w:rPr>
        <w:t xml:space="preserve"> </w:t>
      </w:r>
      <w:r w:rsidRPr="00DA27D8">
        <w:rPr>
          <w:rFonts w:ascii="Century Schoolbook" w:hAnsi="Century Schoolbook" w:cs="Century Schoolbook"/>
          <w:color w:val="3F7F5F"/>
          <w:kern w:val="0"/>
          <w:sz w:val="24"/>
          <w:szCs w:val="24"/>
        </w:rPr>
        <w:t>线程池所使用的缓冲队列</w:t>
      </w:r>
      <w:r w:rsidR="00E04CDA" w:rsidRPr="00E04CDA">
        <w:rPr>
          <w:rFonts w:ascii="Century Schoolbook" w:hAnsi="Century Schoolbook" w:cs="Century Schoolbook"/>
          <w:b/>
          <w:color w:val="FF0000"/>
          <w:kern w:val="0"/>
          <w:sz w:val="24"/>
          <w:szCs w:val="24"/>
        </w:rPr>
        <w:t>没有容量</w:t>
      </w:r>
      <w:r w:rsidR="00E04CDA">
        <w:rPr>
          <w:rFonts w:ascii="Century Schoolbook" w:hAnsi="Century Schoolbook" w:cs="Century Schoolbook" w:hint="eastAsia"/>
          <w:color w:val="3F7F5F"/>
          <w:kern w:val="0"/>
          <w:sz w:val="24"/>
          <w:szCs w:val="24"/>
        </w:rPr>
        <w:t>！</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p>
    <w:p w:rsidR="007A56AF" w:rsidRPr="00DB356C" w:rsidRDefault="00CB4121" w:rsidP="007A56AF">
      <w:pPr>
        <w:rPr>
          <w:rFonts w:ascii="Century Schoolbook" w:hAnsi="Century Schoolbook"/>
        </w:rPr>
      </w:pPr>
      <w:r w:rsidRPr="00CB4121">
        <w:rPr>
          <w:rFonts w:ascii="Century Schoolbook" w:hAnsi="Century Schoolbook" w:hint="eastAsia"/>
        </w:rPr>
        <w:t>它使用的是</w:t>
      </w:r>
      <w:r w:rsidRPr="00CB4121">
        <w:rPr>
          <w:rFonts w:ascii="Century Schoolbook" w:hAnsi="Century Schoolbook" w:hint="eastAsia"/>
        </w:rPr>
        <w:t>SynchronousQ</w:t>
      </w:r>
      <w:r w:rsidR="005108C7">
        <w:rPr>
          <w:rFonts w:ascii="Century Schoolbook" w:hAnsi="Century Schoolbook"/>
        </w:rPr>
        <w:t>u</w:t>
      </w:r>
      <w:r w:rsidRPr="00CB4121">
        <w:rPr>
          <w:rFonts w:ascii="Century Schoolbook" w:hAnsi="Century Schoolbook" w:hint="eastAsia"/>
        </w:rPr>
        <w:t>eue</w:t>
      </w:r>
      <w:r>
        <w:rPr>
          <w:rFonts w:ascii="Century Schoolbook" w:hAnsi="Century Schoolbook" w:hint="eastAsia"/>
        </w:rPr>
        <w:t>，</w:t>
      </w:r>
      <w:r w:rsidR="005108C7" w:rsidRPr="00724645">
        <w:rPr>
          <w:rFonts w:ascii="Century Schoolbook" w:hAnsi="Century Schoolbook" w:hint="eastAsia"/>
        </w:rPr>
        <w:t>SynchronousQueue</w:t>
      </w:r>
      <w:r w:rsidR="005108C7" w:rsidRPr="00724645">
        <w:rPr>
          <w:rFonts w:ascii="Century Schoolbook" w:hAnsi="Century Schoolbook" w:hint="eastAsia"/>
        </w:rPr>
        <w:t>没有容量，与其他的</w:t>
      </w:r>
      <w:r w:rsidR="005108C7" w:rsidRPr="00724645">
        <w:rPr>
          <w:rFonts w:ascii="Century Schoolbook" w:hAnsi="Century Schoolbook" w:hint="eastAsia"/>
        </w:rPr>
        <w:t>BlockingQueue</w:t>
      </w:r>
      <w:r w:rsidR="005108C7" w:rsidRPr="00724645">
        <w:rPr>
          <w:rFonts w:ascii="Century Schoolbook" w:hAnsi="Century Schoolbook" w:hint="eastAsia"/>
        </w:rPr>
        <w:t>不同，他不存储元素。</w:t>
      </w:r>
      <w:r w:rsidRPr="00CB4121">
        <w:rPr>
          <w:rFonts w:ascii="Century Schoolbook" w:hAnsi="Century Schoolbook" w:hint="eastAsia"/>
        </w:rPr>
        <w:t>也就是说来了任务就创建线程运行</w:t>
      </w:r>
      <w:r w:rsidR="0042404E">
        <w:rPr>
          <w:rFonts w:ascii="Century Schoolbook" w:hAnsi="Century Schoolbook" w:hint="eastAsia"/>
        </w:rPr>
        <w:t>，线程不会进入队列</w:t>
      </w:r>
      <w:r>
        <w:rPr>
          <w:rFonts w:ascii="Century Schoolbook" w:hAnsi="Century Schoolbook" w:hint="eastAsia"/>
        </w:rPr>
        <w:t>，</w:t>
      </w:r>
      <w:r w:rsidRPr="00CB4121">
        <w:rPr>
          <w:rFonts w:ascii="Century Schoolbook" w:hAnsi="Century Schoolbook" w:hint="eastAsia"/>
        </w:rPr>
        <w:t>如果线程空闲超过</w:t>
      </w:r>
      <w:r w:rsidRPr="00CB4121">
        <w:rPr>
          <w:rFonts w:ascii="Century Schoolbook" w:hAnsi="Century Schoolbook" w:hint="eastAsia"/>
        </w:rPr>
        <w:t>60</w:t>
      </w:r>
      <w:r w:rsidRPr="00CB4121">
        <w:rPr>
          <w:rFonts w:ascii="Century Schoolbook" w:hAnsi="Century Schoolbook" w:hint="eastAsia"/>
        </w:rPr>
        <w:t>秒</w:t>
      </w:r>
      <w:r>
        <w:rPr>
          <w:rFonts w:ascii="Century Schoolbook" w:hAnsi="Century Schoolbook" w:hint="eastAsia"/>
        </w:rPr>
        <w:t>，</w:t>
      </w:r>
      <w:r w:rsidRPr="00CB4121">
        <w:rPr>
          <w:rFonts w:ascii="Century Schoolbook" w:hAnsi="Century Schoolbook" w:hint="eastAsia"/>
        </w:rPr>
        <w:t>就销毁线程</w:t>
      </w:r>
      <w:r>
        <w:rPr>
          <w:rFonts w:ascii="Century Schoolbook" w:hAnsi="Century Schoolbook" w:hint="eastAsia"/>
        </w:rPr>
        <w:t>。</w:t>
      </w:r>
      <w:r w:rsidR="00073853">
        <w:rPr>
          <w:rFonts w:ascii="Century Schoolbook" w:hAnsi="Century Schoolbook" w:hint="eastAsia"/>
        </w:rPr>
        <w:t>但他的最大线程数是</w:t>
      </w:r>
      <w:r w:rsidR="00073853">
        <w:rPr>
          <w:rFonts w:ascii="Century Schoolbook" w:hAnsi="Century Schoolbook" w:hint="eastAsia"/>
        </w:rPr>
        <w:t>2</w:t>
      </w:r>
      <w:r w:rsidR="00073853">
        <w:rPr>
          <w:rFonts w:ascii="Century Schoolbook" w:hAnsi="Century Schoolbook"/>
        </w:rPr>
        <w:t>1</w:t>
      </w:r>
      <w:r w:rsidR="00073853">
        <w:rPr>
          <w:rFonts w:ascii="Century Schoolbook" w:hAnsi="Century Schoolbook"/>
        </w:rPr>
        <w:t>亿</w:t>
      </w:r>
      <w:r w:rsidR="00073853">
        <w:rPr>
          <w:rFonts w:ascii="Century Schoolbook" w:hAnsi="Century Schoolbook" w:hint="eastAsia"/>
        </w:rPr>
        <w:t>，</w:t>
      </w:r>
      <w:r w:rsidR="00073853">
        <w:rPr>
          <w:rFonts w:ascii="Century Schoolbook" w:hAnsi="Century Schoolbook"/>
        </w:rPr>
        <w:t>这个设置极不合理</w:t>
      </w:r>
      <w:r w:rsidR="00073853">
        <w:rPr>
          <w:rFonts w:ascii="Century Schoolbook" w:hAnsi="Century Schoolbook" w:hint="eastAsia"/>
        </w:rPr>
        <w:t>，</w:t>
      </w:r>
      <w:r w:rsidR="00073853">
        <w:rPr>
          <w:rFonts w:ascii="Century Schoolbook" w:hAnsi="Century Schoolbook"/>
        </w:rPr>
        <w:t>当大量的线程进入后</w:t>
      </w:r>
      <w:r w:rsidR="00073853">
        <w:rPr>
          <w:rFonts w:ascii="Century Schoolbook" w:hAnsi="Century Schoolbook" w:hint="eastAsia"/>
        </w:rPr>
        <w:t>，</w:t>
      </w:r>
      <w:r w:rsidR="00073853">
        <w:rPr>
          <w:rFonts w:ascii="Century Schoolbook" w:hAnsi="Century Schoolbook"/>
        </w:rPr>
        <w:t>极易造成</w:t>
      </w:r>
      <w:r w:rsidR="00073853">
        <w:rPr>
          <w:rFonts w:ascii="Century Schoolbook" w:hAnsi="Century Schoolbook"/>
        </w:rPr>
        <w:t>OOM</w:t>
      </w:r>
      <w:r w:rsidR="00073853">
        <w:rPr>
          <w:rFonts w:ascii="Century Schoolbook" w:hAnsi="Century Schoolbook" w:hint="eastAsia"/>
        </w:rPr>
        <w:t>。</w:t>
      </w:r>
    </w:p>
    <w:p w:rsidR="007A56AF" w:rsidRDefault="007A56AF" w:rsidP="007A56AF">
      <w:pPr>
        <w:pStyle w:val="Tip4"/>
      </w:pPr>
      <w:r w:rsidRPr="00491ABD">
        <w:t>Executors.newSingleThreadExecutor();</w:t>
      </w:r>
    </w:p>
    <w:p w:rsidR="007A56AF" w:rsidRDefault="007A56AF" w:rsidP="007A56AF">
      <w:pPr>
        <w:rPr>
          <w:rFonts w:ascii="Century Schoolbook" w:hAnsi="Century Schoolbook"/>
        </w:rPr>
      </w:pPr>
      <w:r w:rsidRPr="003060F6">
        <w:rPr>
          <w:rFonts w:ascii="Century Schoolbook" w:hAnsi="Century Schoolbook" w:hint="eastAsia"/>
        </w:rPr>
        <w:t>创建一个单线程化的线程池</w:t>
      </w:r>
      <w:r>
        <w:rPr>
          <w:rFonts w:ascii="Century Schoolbook" w:hAnsi="Century Schoolbook" w:hint="eastAsia"/>
        </w:rPr>
        <w:t>，</w:t>
      </w:r>
      <w:r w:rsidRPr="003060F6">
        <w:rPr>
          <w:rFonts w:ascii="Century Schoolbook" w:hAnsi="Century Schoolbook" w:hint="eastAsia"/>
        </w:rPr>
        <w:t>它只会用唯一的工作线程来执行任务</w:t>
      </w:r>
      <w:r>
        <w:rPr>
          <w:rFonts w:ascii="Century Schoolbook" w:hAnsi="Century Schoolbook" w:hint="eastAsia"/>
        </w:rPr>
        <w:t>，</w:t>
      </w:r>
      <w:r w:rsidRPr="003060F6">
        <w:rPr>
          <w:rFonts w:ascii="Century Schoolbook" w:hAnsi="Century Schoolbook" w:hint="eastAsia"/>
        </w:rPr>
        <w:t>保证所有任务都按照指定顺序执行</w:t>
      </w:r>
      <w:r>
        <w:rPr>
          <w:rFonts w:ascii="Century Schoolbook" w:hAnsi="Century Schoolbook" w:hint="eastAsia"/>
        </w:rPr>
        <w:t>。</w:t>
      </w:r>
    </w:p>
    <w:p w:rsidR="00143BEB" w:rsidRPr="00DB356C" w:rsidRDefault="00267137" w:rsidP="00143BEB">
      <w:pPr>
        <w:rPr>
          <w:rFonts w:ascii="Century Schoolbook" w:hAnsi="Century Schoolbook"/>
        </w:rPr>
      </w:pPr>
      <w:r>
        <w:rPr>
          <w:noProof/>
        </w:rPr>
        <w:drawing>
          <wp:inline distT="0" distB="0" distL="0" distR="0" wp14:anchorId="09A4F834" wp14:editId="5FA23F20">
            <wp:extent cx="5029200" cy="1190625"/>
            <wp:effectExtent l="0" t="0" r="0" b="9525"/>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29200" cy="1190625"/>
                    </a:xfrm>
                    <a:prstGeom prst="rect">
                      <a:avLst/>
                    </a:prstGeom>
                  </pic:spPr>
                </pic:pic>
              </a:graphicData>
            </a:graphic>
          </wp:inline>
        </w:drawing>
      </w:r>
    </w:p>
    <w:p w:rsidR="00143BEB" w:rsidRDefault="00143BEB" w:rsidP="00143BEB">
      <w:pPr>
        <w:pStyle w:val="Tip4"/>
      </w:pPr>
      <w:r w:rsidRPr="00491ABD">
        <w:t>Executors.newFixedThreadPool(10);</w:t>
      </w:r>
    </w:p>
    <w:p w:rsidR="00143BEB" w:rsidRDefault="00143BEB" w:rsidP="00143BEB">
      <w:pPr>
        <w:rPr>
          <w:rFonts w:ascii="Century Schoolbook" w:hAnsi="Century Schoolbook"/>
        </w:rPr>
      </w:pPr>
      <w:r>
        <w:rPr>
          <w:rFonts w:ascii="Century Schoolbook" w:hAnsi="Century Schoolbook" w:cs="Century Schoolbook" w:hint="eastAsia"/>
          <w:kern w:val="0"/>
          <w:sz w:val="24"/>
          <w:szCs w:val="24"/>
        </w:rPr>
        <w:t>适合执行一个长期的多线程任务，其性能要好很多。</w:t>
      </w:r>
    </w:p>
    <w:p w:rsidR="00143BEB" w:rsidRDefault="009A60B7" w:rsidP="00143BEB">
      <w:pPr>
        <w:rPr>
          <w:rFonts w:ascii="Century Schoolbook" w:hAnsi="Century Schoolbook"/>
        </w:rPr>
      </w:pPr>
      <w:r>
        <w:rPr>
          <w:noProof/>
        </w:rPr>
        <w:drawing>
          <wp:inline distT="0" distB="0" distL="0" distR="0" wp14:anchorId="738F4E6D" wp14:editId="0A7FFE28">
            <wp:extent cx="5353050" cy="1009650"/>
            <wp:effectExtent l="0" t="0" r="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353050" cy="1009650"/>
                    </a:xfrm>
                    <a:prstGeom prst="rect">
                      <a:avLst/>
                    </a:prstGeom>
                  </pic:spPr>
                </pic:pic>
              </a:graphicData>
            </a:graphic>
          </wp:inline>
        </w:drawing>
      </w:r>
    </w:p>
    <w:p w:rsidR="00DB356C" w:rsidRPr="00DB356C" w:rsidRDefault="00DB356C" w:rsidP="00DB356C">
      <w:pPr>
        <w:rPr>
          <w:rFonts w:ascii="Century Schoolbook" w:hAnsi="Century Schoolbook"/>
        </w:rPr>
      </w:pPr>
    </w:p>
    <w:p w:rsidR="005B5244" w:rsidRPr="00491ABD" w:rsidRDefault="00C87F20" w:rsidP="00DB356C">
      <w:pPr>
        <w:pStyle w:val="Tip4"/>
      </w:pPr>
      <w:r w:rsidRPr="00491ABD">
        <w:t>Executors.</w:t>
      </w:r>
      <w:r w:rsidR="00491ABD" w:rsidRPr="00491ABD">
        <w:t xml:space="preserve"> newScheduledThreadPool</w:t>
      </w:r>
      <w:r w:rsidRPr="00491ABD">
        <w:t>(</w:t>
      </w:r>
      <w:r w:rsidR="00491ABD" w:rsidRPr="00491ABD">
        <w:t>int corePoolSize</w:t>
      </w:r>
      <w:r w:rsidRPr="00491ABD">
        <w:t>);</w:t>
      </w:r>
    </w:p>
    <w:p w:rsidR="003578C3" w:rsidRPr="007A56AF" w:rsidRDefault="003578C3" w:rsidP="003578C3">
      <w:pPr>
        <w:ind w:firstLine="420"/>
        <w:rPr>
          <w:rFonts w:ascii="Century Schoolbook" w:hAnsi="Century Schoolbook"/>
        </w:rPr>
      </w:pPr>
      <w:r w:rsidRPr="003578C3">
        <w:rPr>
          <w:rFonts w:ascii="Century Schoolbook" w:hAnsi="Century Schoolbook" w:hint="eastAsia"/>
        </w:rPr>
        <w:t>有计划性的线程池，就是在给定的延迟之后运行，或周期性地执行。</w:t>
      </w:r>
      <w:r>
        <w:rPr>
          <w:rFonts w:ascii="Century Schoolbook" w:hAnsi="Century Schoolbook" w:hint="eastAsia"/>
        </w:rPr>
        <w:t>用的不多，介绍略过。</w:t>
      </w:r>
    </w:p>
    <w:p w:rsidR="003578C3" w:rsidRDefault="003578C3" w:rsidP="003578C3">
      <w:pPr>
        <w:pStyle w:val="Tip4"/>
      </w:pPr>
      <w:r w:rsidRPr="00491ABD">
        <w:t>Executors.newWorkStealingPool()</w:t>
      </w:r>
    </w:p>
    <w:p w:rsidR="003578C3" w:rsidRDefault="003578C3" w:rsidP="006D607C">
      <w:pPr>
        <w:ind w:firstLine="420"/>
        <w:rPr>
          <w:rFonts w:ascii="Century Schoolbook" w:hAnsi="Century Schoolbook"/>
        </w:rPr>
      </w:pPr>
      <w:r w:rsidRPr="003578C3">
        <w:rPr>
          <w:rFonts w:ascii="Century Schoolbook" w:hAnsi="Century Schoolbook" w:hint="eastAsia"/>
        </w:rPr>
        <w:t xml:space="preserve">JDK1.8 </w:t>
      </w:r>
      <w:r w:rsidRPr="003578C3">
        <w:rPr>
          <w:rFonts w:ascii="Century Schoolbook" w:hAnsi="Century Schoolbook" w:hint="eastAsia"/>
        </w:rPr>
        <w:t>版本加入的一种线程池，</w:t>
      </w:r>
      <w:r w:rsidRPr="003578C3">
        <w:rPr>
          <w:rFonts w:ascii="Century Schoolbook" w:hAnsi="Century Schoolbook" w:hint="eastAsia"/>
        </w:rPr>
        <w:t xml:space="preserve">stealing </w:t>
      </w:r>
      <w:r w:rsidRPr="003578C3">
        <w:rPr>
          <w:rFonts w:ascii="Century Schoolbook" w:hAnsi="Century Schoolbook" w:hint="eastAsia"/>
        </w:rPr>
        <w:t>翻译为抢断、窃取的意思，它实现的一个线程池和上面</w:t>
      </w:r>
      <w:r w:rsidRPr="003578C3">
        <w:rPr>
          <w:rFonts w:ascii="Century Schoolbook" w:hAnsi="Century Schoolbook" w:hint="eastAsia"/>
        </w:rPr>
        <w:t>4</w:t>
      </w:r>
      <w:r w:rsidRPr="003578C3">
        <w:rPr>
          <w:rFonts w:ascii="Century Schoolbook" w:hAnsi="Century Schoolbook" w:hint="eastAsia"/>
        </w:rPr>
        <w:t>种都不一样，用的是</w:t>
      </w:r>
      <w:r w:rsidRPr="003578C3">
        <w:rPr>
          <w:rFonts w:ascii="Century Schoolbook" w:hAnsi="Century Schoolbook" w:hint="eastAsia"/>
        </w:rPr>
        <w:t xml:space="preserve"> ForkJoinPool </w:t>
      </w:r>
      <w:r w:rsidRPr="003578C3">
        <w:rPr>
          <w:rFonts w:ascii="Century Schoolbook" w:hAnsi="Century Schoolbook" w:hint="eastAsia"/>
        </w:rPr>
        <w:t>类</w:t>
      </w:r>
      <w:r w:rsidR="006D607C">
        <w:rPr>
          <w:rFonts w:ascii="Century Schoolbook" w:hAnsi="Century Schoolbook" w:hint="eastAsia"/>
        </w:rPr>
        <w:t>。</w:t>
      </w:r>
      <w:r w:rsidR="000B20D8" w:rsidRPr="000B20D8">
        <w:rPr>
          <w:rFonts w:ascii="Century Schoolbook" w:hAnsi="Century Schoolbook" w:hint="eastAsia"/>
        </w:rPr>
        <w:t>它是一个并行的线程池，参数中传入的是一个线程并发的数量，这里和之前就有很明显的区别，前面</w:t>
      </w:r>
      <w:r w:rsidR="000B20D8" w:rsidRPr="000B20D8">
        <w:rPr>
          <w:rFonts w:ascii="Century Schoolbook" w:hAnsi="Century Schoolbook" w:hint="eastAsia"/>
        </w:rPr>
        <w:t>4</w:t>
      </w:r>
      <w:r w:rsidR="000B20D8" w:rsidRPr="000B20D8">
        <w:rPr>
          <w:rFonts w:ascii="Century Schoolbook" w:hAnsi="Century Schoolbook" w:hint="eastAsia"/>
        </w:rPr>
        <w:t>种线程池都有核心线程数、最大线程数等等，而</w:t>
      </w:r>
      <w:r w:rsidR="00473A77" w:rsidRPr="00473A77">
        <w:rPr>
          <w:rFonts w:ascii="Century Schoolbook" w:hAnsi="Century Schoolbook"/>
        </w:rPr>
        <w:t>newWorkStealingPool</w:t>
      </w:r>
      <w:r w:rsidR="00473A77">
        <w:rPr>
          <w:rFonts w:ascii="Century Schoolbook" w:hAnsi="Century Schoolbook" w:hint="eastAsia"/>
        </w:rPr>
        <w:t>使用了一个并发线程数解决问题。从介绍中来看，</w:t>
      </w:r>
      <w:r w:rsidR="00473A77" w:rsidRPr="008B660A">
        <w:rPr>
          <w:rFonts w:ascii="Century Schoolbook" w:hAnsi="Century Schoolbook" w:hint="eastAsia"/>
          <w:color w:val="FF0000"/>
        </w:rPr>
        <w:t>此</w:t>
      </w:r>
      <w:r w:rsidR="000B20D8" w:rsidRPr="008B660A">
        <w:rPr>
          <w:rFonts w:ascii="Century Schoolbook" w:hAnsi="Century Schoolbook" w:hint="eastAsia"/>
          <w:color w:val="FF0000"/>
        </w:rPr>
        <w:t>线程池不会保证任务的顺序执行</w:t>
      </w:r>
      <w:r w:rsidR="000B20D8" w:rsidRPr="000B20D8">
        <w:rPr>
          <w:rFonts w:ascii="Century Schoolbook" w:hAnsi="Century Schoolbook" w:hint="eastAsia"/>
        </w:rPr>
        <w:t>，</w:t>
      </w:r>
      <w:r w:rsidR="008B660A">
        <w:rPr>
          <w:rFonts w:ascii="Century Schoolbook" w:hAnsi="Century Schoolbook" w:hint="eastAsia"/>
        </w:rPr>
        <w:t>底层也没有再使用队列，</w:t>
      </w:r>
      <w:r w:rsidR="000B20D8" w:rsidRPr="000B20D8">
        <w:rPr>
          <w:rFonts w:ascii="Century Schoolbook" w:hAnsi="Century Schoolbook" w:hint="eastAsia"/>
        </w:rPr>
        <w:t>也就是</w:t>
      </w:r>
      <w:r w:rsidR="000B20D8" w:rsidRPr="000B20D8">
        <w:rPr>
          <w:rFonts w:ascii="Century Schoolbook" w:hAnsi="Century Schoolbook" w:hint="eastAsia"/>
        </w:rPr>
        <w:t xml:space="preserve"> WorkStealing </w:t>
      </w:r>
      <w:r w:rsidR="000B20D8" w:rsidRPr="000B20D8">
        <w:rPr>
          <w:rFonts w:ascii="Century Schoolbook" w:hAnsi="Century Schoolbook" w:hint="eastAsia"/>
        </w:rPr>
        <w:t>的意思，抢占式的工作。</w:t>
      </w:r>
    </w:p>
    <w:p w:rsidR="00EF27B6" w:rsidRPr="008B660A" w:rsidRDefault="00473A77" w:rsidP="008B660A">
      <w:pPr>
        <w:rPr>
          <w:rFonts w:ascii="Century Schoolbook" w:hAnsi="Century Schoolbook"/>
        </w:rPr>
      </w:pPr>
      <w:r>
        <w:rPr>
          <w:rFonts w:ascii="Century Schoolbook" w:hAnsi="Century Schoolbook"/>
        </w:rPr>
        <w:tab/>
      </w:r>
      <w:r w:rsidRPr="00473A77">
        <w:rPr>
          <w:rFonts w:ascii="Century Schoolbook" w:hAnsi="Century Schoolbook" w:hint="eastAsia"/>
        </w:rPr>
        <w:t>由于能够合理的使用</w:t>
      </w:r>
      <w:r w:rsidRPr="00473A77">
        <w:rPr>
          <w:rFonts w:ascii="Century Schoolbook" w:hAnsi="Century Schoolbook" w:hint="eastAsia"/>
        </w:rPr>
        <w:t>CPU</w:t>
      </w:r>
      <w:r>
        <w:rPr>
          <w:rFonts w:ascii="Century Schoolbook" w:hAnsi="Century Schoolbook" w:hint="eastAsia"/>
        </w:rPr>
        <w:t>进行对任务操作（并行操作），所以适用于</w:t>
      </w:r>
      <w:r w:rsidRPr="00473A77">
        <w:rPr>
          <w:rFonts w:ascii="Century Schoolbook" w:hAnsi="Century Schoolbook" w:hint="eastAsia"/>
        </w:rPr>
        <w:t>很耗时的任务中</w:t>
      </w:r>
      <w:r>
        <w:rPr>
          <w:rFonts w:ascii="Century Schoolbook" w:hAnsi="Century Schoolbook" w:hint="eastAsia"/>
        </w:rPr>
        <w:t>。</w:t>
      </w:r>
    </w:p>
    <w:p w:rsidR="00EF27B6"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bCs/>
          <w:color w:val="7F0055"/>
          <w:kern w:val="0"/>
          <w:sz w:val="24"/>
          <w:szCs w:val="24"/>
        </w:rPr>
        <w:t>public</w:t>
      </w: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bCs/>
          <w:color w:val="7F0055"/>
          <w:kern w:val="0"/>
          <w:sz w:val="24"/>
          <w:szCs w:val="24"/>
        </w:rPr>
        <w:t>static</w:t>
      </w:r>
      <w:r w:rsidRPr="00EF27B6">
        <w:rPr>
          <w:rFonts w:ascii="Century Schoolbook" w:hAnsi="Century Schoolbook" w:cs="Century Schoolbook"/>
          <w:color w:val="000000"/>
          <w:kern w:val="0"/>
          <w:sz w:val="24"/>
          <w:szCs w:val="24"/>
        </w:rPr>
        <w:t xml:space="preserve"> ExecutorService newWorkStealingPool() {</w:t>
      </w:r>
    </w:p>
    <w:p w:rsidR="00EF27B6"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bCs/>
          <w:color w:val="7F0055"/>
          <w:kern w:val="0"/>
          <w:sz w:val="24"/>
          <w:szCs w:val="24"/>
        </w:rPr>
        <w:t>return</w:t>
      </w: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bCs/>
          <w:color w:val="7F0055"/>
          <w:kern w:val="0"/>
          <w:sz w:val="24"/>
          <w:szCs w:val="24"/>
        </w:rPr>
        <w:t>new</w:t>
      </w:r>
      <w:r w:rsidRPr="00EF27B6">
        <w:rPr>
          <w:rFonts w:ascii="Century Schoolbook" w:hAnsi="Century Schoolbook" w:cs="Century Schoolbook"/>
          <w:color w:val="000000"/>
          <w:kern w:val="0"/>
          <w:sz w:val="24"/>
          <w:szCs w:val="24"/>
        </w:rPr>
        <w:t xml:space="preserve"> ForkJoinPool(</w:t>
      </w:r>
    </w:p>
    <w:p w:rsidR="00EF27B6"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color w:val="000000"/>
          <w:kern w:val="0"/>
          <w:sz w:val="24"/>
          <w:szCs w:val="24"/>
        </w:rPr>
        <w:tab/>
      </w:r>
      <w:r w:rsidRPr="00EF27B6">
        <w:rPr>
          <w:rFonts w:ascii="Century Schoolbook" w:hAnsi="Century Schoolbook" w:cs="Century Schoolbook"/>
          <w:color w:val="000000"/>
          <w:kern w:val="0"/>
          <w:sz w:val="24"/>
          <w:szCs w:val="24"/>
        </w:rPr>
        <w:tab/>
        <w:t>Runtime.</w:t>
      </w:r>
      <w:r w:rsidRPr="00EF27B6">
        <w:rPr>
          <w:rFonts w:ascii="Century Schoolbook" w:hAnsi="Century Schoolbook" w:cs="Century Schoolbook"/>
          <w:iCs/>
          <w:color w:val="000000"/>
          <w:kern w:val="0"/>
          <w:sz w:val="24"/>
          <w:szCs w:val="24"/>
        </w:rPr>
        <w:t>getRuntime</w:t>
      </w:r>
      <w:r w:rsidRPr="00EF27B6">
        <w:rPr>
          <w:rFonts w:ascii="Century Schoolbook" w:hAnsi="Century Schoolbook" w:cs="Century Schoolbook"/>
          <w:color w:val="000000"/>
          <w:kern w:val="0"/>
          <w:sz w:val="24"/>
          <w:szCs w:val="24"/>
        </w:rPr>
        <w:t xml:space="preserve">().availableProcessors(),  </w:t>
      </w:r>
      <w:r>
        <w:rPr>
          <w:rFonts w:ascii="Century Schoolbook" w:hAnsi="Century Schoolbook" w:cs="Century Schoolbook"/>
          <w:color w:val="000000"/>
          <w:kern w:val="0"/>
          <w:sz w:val="24"/>
          <w:szCs w:val="24"/>
        </w:rPr>
        <w:tab/>
      </w:r>
      <w:r w:rsidRPr="00EF27B6">
        <w:rPr>
          <w:rFonts w:ascii="Century Schoolbook" w:hAnsi="Century Schoolbook" w:cs="Century Schoolbook"/>
          <w:color w:val="3F7F5F"/>
          <w:kern w:val="0"/>
          <w:sz w:val="24"/>
          <w:szCs w:val="24"/>
        </w:rPr>
        <w:t xml:space="preserve">// </w:t>
      </w:r>
      <w:r w:rsidRPr="00EF27B6">
        <w:rPr>
          <w:rFonts w:ascii="Century Schoolbook" w:hAnsi="Century Schoolbook" w:cs="Century Schoolbook"/>
          <w:color w:val="3F7F5F"/>
          <w:kern w:val="0"/>
          <w:sz w:val="24"/>
          <w:szCs w:val="24"/>
        </w:rPr>
        <w:t>获取当前服务器核心数量</w:t>
      </w:r>
    </w:p>
    <w:p w:rsidR="00EF27B6"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color w:val="000000"/>
          <w:kern w:val="0"/>
          <w:sz w:val="24"/>
          <w:szCs w:val="24"/>
        </w:rPr>
        <w:tab/>
      </w:r>
      <w:r w:rsidRPr="00EF27B6">
        <w:rPr>
          <w:rFonts w:ascii="Century Schoolbook" w:hAnsi="Century Schoolbook" w:cs="Century Schoolbook"/>
          <w:color w:val="000000"/>
          <w:kern w:val="0"/>
          <w:sz w:val="24"/>
          <w:szCs w:val="24"/>
        </w:rPr>
        <w:tab/>
        <w:t>ForkJoinPool.</w:t>
      </w:r>
      <w:r w:rsidRPr="00EF27B6">
        <w:rPr>
          <w:rFonts w:ascii="Century Schoolbook" w:hAnsi="Century Schoolbook" w:cs="Century Schoolbook"/>
          <w:bCs/>
          <w:iCs/>
          <w:color w:val="0000C0"/>
          <w:kern w:val="0"/>
          <w:sz w:val="24"/>
          <w:szCs w:val="24"/>
        </w:rPr>
        <w:t>defaultForkJoinWorkerThreadFactory</w:t>
      </w:r>
      <w:r w:rsidRPr="00EF27B6">
        <w:rPr>
          <w:rFonts w:ascii="Century Schoolbook" w:hAnsi="Century Schoolbook" w:cs="Century Schoolbook"/>
          <w:color w:val="000000"/>
          <w:kern w:val="0"/>
          <w:sz w:val="24"/>
          <w:szCs w:val="24"/>
        </w:rPr>
        <w:t>,</w:t>
      </w:r>
    </w:p>
    <w:p w:rsidR="00EF27B6"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color w:val="000000"/>
          <w:kern w:val="0"/>
          <w:sz w:val="24"/>
          <w:szCs w:val="24"/>
        </w:rPr>
        <w:tab/>
      </w:r>
      <w:r w:rsidRPr="00EF27B6">
        <w:rPr>
          <w:rFonts w:ascii="Century Schoolbook" w:hAnsi="Century Schoolbook" w:cs="Century Schoolbook"/>
          <w:color w:val="000000"/>
          <w:kern w:val="0"/>
          <w:sz w:val="24"/>
          <w:szCs w:val="24"/>
        </w:rPr>
        <w:tab/>
      </w:r>
      <w:r w:rsidRPr="00EF27B6">
        <w:rPr>
          <w:rFonts w:ascii="Century Schoolbook" w:hAnsi="Century Schoolbook" w:cs="Century Schoolbook"/>
          <w:bCs/>
          <w:color w:val="7F0055"/>
          <w:kern w:val="0"/>
          <w:sz w:val="24"/>
          <w:szCs w:val="24"/>
        </w:rPr>
        <w:t>null</w:t>
      </w:r>
      <w:r w:rsidRPr="00EF27B6">
        <w:rPr>
          <w:rFonts w:ascii="Century Schoolbook" w:hAnsi="Century Schoolbook" w:cs="Century Schoolbook"/>
          <w:color w:val="000000"/>
          <w:kern w:val="0"/>
          <w:sz w:val="24"/>
          <w:szCs w:val="24"/>
        </w:rPr>
        <w:t xml:space="preserve">, </w:t>
      </w:r>
    </w:p>
    <w:p w:rsidR="00EF27B6"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color w:val="000000"/>
          <w:kern w:val="0"/>
          <w:sz w:val="24"/>
          <w:szCs w:val="24"/>
        </w:rPr>
        <w:tab/>
      </w:r>
      <w:r w:rsidRPr="00EF27B6">
        <w:rPr>
          <w:rFonts w:ascii="Century Schoolbook" w:hAnsi="Century Schoolbook" w:cs="Century Schoolbook"/>
          <w:color w:val="000000"/>
          <w:kern w:val="0"/>
          <w:sz w:val="24"/>
          <w:szCs w:val="24"/>
        </w:rPr>
        <w:tab/>
      </w:r>
      <w:r w:rsidRPr="00EF27B6">
        <w:rPr>
          <w:rFonts w:ascii="Century Schoolbook" w:hAnsi="Century Schoolbook" w:cs="Century Schoolbook"/>
          <w:bCs/>
          <w:color w:val="7F0055"/>
          <w:kern w:val="0"/>
          <w:sz w:val="24"/>
          <w:szCs w:val="24"/>
        </w:rPr>
        <w:t>true</w:t>
      </w:r>
      <w:r w:rsidRPr="00EF27B6">
        <w:rPr>
          <w:rFonts w:ascii="Century Schoolbook" w:hAnsi="Century Schoolbook" w:cs="Century Schoolbook"/>
          <w:color w:val="000000"/>
          <w:kern w:val="0"/>
          <w:sz w:val="24"/>
          <w:szCs w:val="24"/>
        </w:rPr>
        <w:t>);</w:t>
      </w:r>
    </w:p>
    <w:p w:rsidR="005B5244"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p>
    <w:p w:rsidR="005B5244" w:rsidRDefault="005B5244" w:rsidP="005B5244">
      <w:pPr>
        <w:rPr>
          <w:rFonts w:ascii="Century Schoolbook" w:hAnsi="Century Schoolbook"/>
        </w:rPr>
      </w:pPr>
    </w:p>
    <w:p w:rsidR="005B5244" w:rsidRPr="006D607C" w:rsidRDefault="007942F0" w:rsidP="00E06B6B">
      <w:pPr>
        <w:pStyle w:val="Tip3"/>
      </w:pPr>
      <w:r>
        <w:rPr>
          <w:rFonts w:hint="eastAsia"/>
        </w:rPr>
        <w:t>线程池结合</w:t>
      </w:r>
      <w:r>
        <w:t>Callable</w:t>
      </w:r>
      <w:r>
        <w:rPr>
          <w:rFonts w:hint="eastAsia"/>
        </w:rPr>
        <w:t>接口使用示例</w:t>
      </w:r>
      <w:r w:rsidR="007F0E3F">
        <w:t xml:space="preserve"> </w:t>
      </w:r>
    </w:p>
    <w:p w:rsidR="00A8484E" w:rsidRDefault="00E06B6B" w:rsidP="00E06B6B">
      <w:pPr>
        <w:pStyle w:val="Tip4"/>
      </w:pPr>
      <w:r>
        <w:rPr>
          <w:rFonts w:ascii="宋体" w:eastAsia="宋体" w:hAnsi="宋体" w:cs="宋体" w:hint="eastAsia"/>
        </w:rPr>
        <w:t>多线程任务执行入口类</w:t>
      </w:r>
      <w:r>
        <w:rPr>
          <w:rFonts w:hint="eastAsia"/>
        </w:rPr>
        <w:t xml:space="preserve"> </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java.util.concurrent.CountDownLatch;</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java.util.concurrent.ExecutionException;</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java.util.concurrent.ExecutorService;</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java.util.concurrent.Executors;</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java.util.concurrent.Future;</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com.alibaba.fastjson.JSONObject;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com.matrix.annotation.Inject;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com.matrix.base.BaseClass;</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com.matrix.dao.ITcLandedPropertyMapper;</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com.matrix.dao.IUserDemoMapper;</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3F7F5F"/>
          <w:kern w:val="0"/>
          <w:sz w:val="24"/>
          <w:szCs w:val="24"/>
        </w:rPr>
        <w:t xml:space="preserve">// </w:t>
      </w:r>
      <w:r w:rsidRPr="00A8484E">
        <w:rPr>
          <w:rFonts w:ascii="Century Schoolbook" w:hAnsi="Century Schoolbook" w:cs="Century Schoolbook"/>
          <w:color w:val="3F7F5F"/>
          <w:kern w:val="0"/>
          <w:sz w:val="24"/>
          <w:szCs w:val="24"/>
        </w:rPr>
        <w:t>通常一个</w:t>
      </w:r>
      <w:r w:rsidRPr="00A8484E">
        <w:rPr>
          <w:rFonts w:ascii="Century Schoolbook" w:hAnsi="Century Schoolbook" w:cs="Century Schoolbook"/>
          <w:color w:val="3F7F5F"/>
          <w:kern w:val="0"/>
          <w:sz w:val="24"/>
          <w:szCs w:val="24"/>
        </w:rPr>
        <w:t>APP</w:t>
      </w:r>
      <w:r w:rsidRPr="00A8484E">
        <w:rPr>
          <w:rFonts w:ascii="Century Schoolbook" w:hAnsi="Century Schoolbook" w:cs="Century Schoolbook"/>
          <w:color w:val="3F7F5F"/>
          <w:kern w:val="0"/>
          <w:sz w:val="24"/>
          <w:szCs w:val="24"/>
        </w:rPr>
        <w:t>的首页会调用很多不相干的信息</w:t>
      </w:r>
    </w:p>
    <w:p w:rsidR="00A8484E" w:rsidRPr="00E06B6B"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public</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bCs/>
          <w:color w:val="7F0055"/>
          <w:kern w:val="0"/>
          <w:sz w:val="24"/>
          <w:szCs w:val="24"/>
        </w:rPr>
        <w:t>class</w:t>
      </w:r>
      <w:r w:rsidRPr="00A8484E">
        <w:rPr>
          <w:rFonts w:ascii="Century Schoolbook" w:hAnsi="Century Schoolbook" w:cs="Century Schoolbook"/>
          <w:color w:val="000000"/>
          <w:kern w:val="0"/>
          <w:sz w:val="24"/>
          <w:szCs w:val="24"/>
        </w:rPr>
        <w:t xml:space="preserve"> AppHomePageService </w:t>
      </w:r>
      <w:r w:rsidRPr="00A8484E">
        <w:rPr>
          <w:rFonts w:ascii="Century Schoolbook" w:hAnsi="Century Schoolbook" w:cs="Century Schoolbook"/>
          <w:bCs/>
          <w:color w:val="7F0055"/>
          <w:kern w:val="0"/>
          <w:sz w:val="24"/>
          <w:szCs w:val="24"/>
        </w:rPr>
        <w:t>extends</w:t>
      </w:r>
      <w:r w:rsidRPr="00A8484E">
        <w:rPr>
          <w:rFonts w:ascii="Century Schoolbook" w:hAnsi="Century Schoolbook" w:cs="Century Schoolbook"/>
          <w:color w:val="000000"/>
          <w:kern w:val="0"/>
          <w:sz w:val="24"/>
          <w:szCs w:val="24"/>
        </w:rPr>
        <w:t xml:space="preserve"> BaseClass{</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46464"/>
          <w:kern w:val="0"/>
          <w:sz w:val="24"/>
          <w:szCs w:val="24"/>
        </w:rPr>
        <w:t>@Inject</w:t>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3F7F5F"/>
          <w:kern w:val="0"/>
          <w:sz w:val="24"/>
          <w:szCs w:val="24"/>
        </w:rPr>
        <w:t xml:space="preserve">// </w:t>
      </w:r>
      <w:r w:rsidRPr="00A8484E">
        <w:rPr>
          <w:rFonts w:ascii="Century Schoolbook" w:hAnsi="Century Schoolbook" w:cs="Century Schoolbook"/>
          <w:color w:val="3F7F5F"/>
          <w:kern w:val="0"/>
          <w:sz w:val="24"/>
          <w:szCs w:val="24"/>
        </w:rPr>
        <w:t>模拟要访问的数据库</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bCs/>
          <w:color w:val="7F0055"/>
          <w:kern w:val="0"/>
          <w:sz w:val="24"/>
          <w:szCs w:val="24"/>
        </w:rPr>
        <w:t>private</w:t>
      </w:r>
      <w:r w:rsidRPr="00A8484E">
        <w:rPr>
          <w:rFonts w:ascii="Century Schoolbook" w:hAnsi="Century Schoolbook" w:cs="Century Schoolbook"/>
          <w:color w:val="000000"/>
          <w:kern w:val="0"/>
          <w:sz w:val="24"/>
          <w:szCs w:val="24"/>
        </w:rPr>
        <w:t xml:space="preserve"> ITcLandedPropertyMapper </w:t>
      </w:r>
      <w:r w:rsidRPr="00A8484E">
        <w:rPr>
          <w:rFonts w:ascii="Century Schoolbook" w:hAnsi="Century Schoolbook" w:cs="Century Schoolbook"/>
          <w:color w:val="0000C0"/>
          <w:kern w:val="0"/>
          <w:sz w:val="24"/>
          <w:szCs w:val="24"/>
        </w:rPr>
        <w:t>tcLandedPropertyMapper</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46464"/>
          <w:kern w:val="0"/>
          <w:sz w:val="24"/>
          <w:szCs w:val="24"/>
        </w:rPr>
        <w:t>@Inject</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3F7F5F"/>
          <w:kern w:val="0"/>
          <w:sz w:val="24"/>
          <w:szCs w:val="24"/>
        </w:rPr>
        <w:t xml:space="preserve">// </w:t>
      </w:r>
      <w:r w:rsidRPr="00A8484E">
        <w:rPr>
          <w:rFonts w:ascii="Century Schoolbook" w:hAnsi="Century Schoolbook" w:cs="Century Schoolbook"/>
          <w:color w:val="3F7F5F"/>
          <w:kern w:val="0"/>
          <w:sz w:val="24"/>
          <w:szCs w:val="24"/>
        </w:rPr>
        <w:t>模拟要访问的数据库</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bCs/>
          <w:color w:val="7F0055"/>
          <w:kern w:val="0"/>
          <w:sz w:val="24"/>
          <w:szCs w:val="24"/>
        </w:rPr>
        <w:t>private</w:t>
      </w:r>
      <w:r w:rsidRPr="00A8484E">
        <w:rPr>
          <w:rFonts w:ascii="Century Schoolbook" w:hAnsi="Century Schoolbook" w:cs="Century Schoolbook"/>
          <w:color w:val="000000"/>
          <w:kern w:val="0"/>
          <w:sz w:val="24"/>
          <w:szCs w:val="24"/>
        </w:rPr>
        <w:t xml:space="preserve"> IUserDemoMapper </w:t>
      </w:r>
      <w:r w:rsidRPr="00A8484E">
        <w:rPr>
          <w:rFonts w:ascii="Century Schoolbook" w:hAnsi="Century Schoolbook" w:cs="Century Schoolbook"/>
          <w:color w:val="0000C0"/>
          <w:kern w:val="0"/>
          <w:sz w:val="24"/>
          <w:szCs w:val="24"/>
        </w:rPr>
        <w:t>userDemoMapper</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bCs/>
          <w:color w:val="7F0055"/>
          <w:kern w:val="0"/>
          <w:sz w:val="24"/>
          <w:szCs w:val="24"/>
        </w:rPr>
        <w:t>public</w:t>
      </w:r>
      <w:r w:rsidRPr="00A8484E">
        <w:rPr>
          <w:rFonts w:ascii="Century Schoolbook" w:hAnsi="Century Schoolbook" w:cs="Century Schoolbook"/>
          <w:color w:val="000000"/>
          <w:kern w:val="0"/>
          <w:sz w:val="24"/>
          <w:szCs w:val="24"/>
        </w:rPr>
        <w:t xml:space="preserve"> JSONObject homePageInfo(JSONObject </w:t>
      </w:r>
      <w:r w:rsidRPr="00A8484E">
        <w:rPr>
          <w:rFonts w:ascii="Century Schoolbook" w:hAnsi="Century Schoolbook" w:cs="Century Schoolbook"/>
          <w:color w:val="6A3E3E"/>
          <w:kern w:val="0"/>
          <w:sz w:val="24"/>
          <w:szCs w:val="24"/>
        </w:rPr>
        <w:t>dto</w:t>
      </w:r>
      <w:r w:rsidRPr="00A8484E">
        <w:rPr>
          <w:rFonts w:ascii="Century Schoolbook" w:hAnsi="Century Schoolbook" w:cs="Century Schoolbook"/>
          <w:color w:val="000000"/>
          <w:kern w:val="0"/>
          <w:sz w:val="24"/>
          <w:szCs w:val="24"/>
        </w:rPr>
        <w:t>) {</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JSONObject </w:t>
      </w:r>
      <w:r w:rsidRPr="00A8484E">
        <w:rPr>
          <w:rFonts w:ascii="Century Schoolbook" w:hAnsi="Century Schoolbook" w:cs="Century Schoolbook"/>
          <w:color w:val="6A3E3E"/>
          <w:kern w:val="0"/>
          <w:sz w:val="24"/>
          <w:szCs w:val="24"/>
        </w:rPr>
        <w:t>result</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bCs/>
          <w:color w:val="7F0055"/>
          <w:kern w:val="0"/>
          <w:sz w:val="24"/>
          <w:szCs w:val="24"/>
        </w:rPr>
        <w:t>new</w:t>
      </w:r>
      <w:r w:rsidRPr="00A8484E">
        <w:rPr>
          <w:rFonts w:ascii="Century Schoolbook" w:hAnsi="Century Schoolbook" w:cs="Century Schoolbook"/>
          <w:color w:val="000000"/>
          <w:kern w:val="0"/>
          <w:sz w:val="24"/>
          <w:szCs w:val="24"/>
        </w:rPr>
        <w:t xml:space="preserve"> JSONObject();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CountDownLatch </w:t>
      </w:r>
      <w:r w:rsidRPr="00A8484E">
        <w:rPr>
          <w:rFonts w:ascii="Century Schoolbook" w:hAnsi="Century Schoolbook" w:cs="Century Schoolbook"/>
          <w:color w:val="6A3E3E"/>
          <w:kern w:val="0"/>
          <w:sz w:val="24"/>
          <w:szCs w:val="24"/>
        </w:rPr>
        <w:t>countDownLatch</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bCs/>
          <w:color w:val="7F0055"/>
          <w:kern w:val="0"/>
          <w:sz w:val="24"/>
          <w:szCs w:val="24"/>
        </w:rPr>
        <w:t>new</w:t>
      </w:r>
      <w:r w:rsidRPr="00A8484E">
        <w:rPr>
          <w:rFonts w:ascii="Century Schoolbook" w:hAnsi="Century Schoolbook" w:cs="Century Schoolbook"/>
          <w:color w:val="000000"/>
          <w:kern w:val="0"/>
          <w:sz w:val="24"/>
          <w:szCs w:val="24"/>
        </w:rPr>
        <w:t xml:space="preserve"> CountDownLatch(3); </w:t>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3F7F5F"/>
          <w:kern w:val="0"/>
          <w:sz w:val="24"/>
          <w:szCs w:val="24"/>
        </w:rPr>
        <w:t xml:space="preserve">// </w:t>
      </w:r>
      <w:r w:rsidRPr="00A8484E">
        <w:rPr>
          <w:rFonts w:ascii="Century Schoolbook" w:hAnsi="Century Schoolbook" w:cs="Century Schoolbook"/>
          <w:color w:val="3F7F5F"/>
          <w:kern w:val="0"/>
          <w:sz w:val="24"/>
          <w:szCs w:val="24"/>
        </w:rPr>
        <w:t>初始一个线程数量，这里启动三个线程作为示例</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ExecutorService </w:t>
      </w:r>
      <w:r w:rsidRPr="00A8484E">
        <w:rPr>
          <w:rFonts w:ascii="Century Schoolbook" w:hAnsi="Century Schoolbook" w:cs="Century Schoolbook"/>
          <w:color w:val="6A3E3E"/>
          <w:kern w:val="0"/>
          <w:sz w:val="24"/>
          <w:szCs w:val="24"/>
        </w:rPr>
        <w:t>executor</w:t>
      </w:r>
      <w:r w:rsidRPr="00A8484E">
        <w:rPr>
          <w:rFonts w:ascii="Century Schoolbook" w:hAnsi="Century Schoolbook" w:cs="Century Schoolbook"/>
          <w:color w:val="000000"/>
          <w:kern w:val="0"/>
          <w:sz w:val="24"/>
          <w:szCs w:val="24"/>
        </w:rPr>
        <w:t xml:space="preserve"> = Executors.</w:t>
      </w:r>
      <w:r w:rsidRPr="00A8484E">
        <w:rPr>
          <w:rFonts w:ascii="Century Schoolbook" w:hAnsi="Century Schoolbook" w:cs="Century Schoolbook"/>
          <w:iCs/>
          <w:color w:val="000000"/>
          <w:kern w:val="0"/>
          <w:sz w:val="24"/>
          <w:szCs w:val="24"/>
        </w:rPr>
        <w:t>newCachedThreadPool</w:t>
      </w:r>
      <w:r w:rsidRPr="00A8484E">
        <w:rPr>
          <w:rFonts w:ascii="Century Schoolbook" w:hAnsi="Century Schoolbook" w:cs="Century Schoolbook"/>
          <w:color w:val="000000"/>
          <w:kern w:val="0"/>
          <w:sz w:val="24"/>
          <w:szCs w:val="24"/>
        </w:rPr>
        <w:t>();</w:t>
      </w:r>
    </w:p>
    <w:p w:rsidR="00A8484E" w:rsidRPr="00E06B6B" w:rsidRDefault="00A8484E" w:rsidP="00A8484E">
      <w:pPr>
        <w:autoSpaceDE w:val="0"/>
        <w:autoSpaceDN w:val="0"/>
        <w:adjustRightInd w:val="0"/>
        <w:jc w:val="left"/>
        <w:rPr>
          <w:rFonts w:ascii="Century Schoolbook" w:hAnsi="Century Schoolbook" w:cs="Century Schoolbook"/>
          <w:color w:val="000000"/>
          <w:kern w:val="0"/>
          <w:sz w:val="24"/>
          <w:szCs w:val="24"/>
        </w:rPr>
      </w:pPr>
      <w:r w:rsidRPr="00A8484E">
        <w:rPr>
          <w:rFonts w:ascii="Century Schoolbook" w:hAnsi="Century Schoolbook" w:cs="Century Schoolbook"/>
          <w:color w:val="000000"/>
          <w:kern w:val="0"/>
          <w:sz w:val="24"/>
          <w:szCs w:val="24"/>
        </w:rPr>
        <w:lastRenderedPageBreak/>
        <w:tab/>
      </w:r>
      <w:r w:rsidRPr="00A8484E">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Task1001Position </w:t>
      </w:r>
      <w:r w:rsidRPr="00A8484E">
        <w:rPr>
          <w:rFonts w:ascii="Century Schoolbook" w:hAnsi="Century Schoolbook" w:cs="Century Schoolbook"/>
          <w:color w:val="6A3E3E"/>
          <w:kern w:val="0"/>
          <w:sz w:val="24"/>
          <w:szCs w:val="24"/>
        </w:rPr>
        <w:t>callable1</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bCs/>
          <w:color w:val="7F0055"/>
          <w:kern w:val="0"/>
          <w:sz w:val="24"/>
          <w:szCs w:val="24"/>
        </w:rPr>
        <w:t>new</w:t>
      </w:r>
      <w:r w:rsidRPr="00A8484E">
        <w:rPr>
          <w:rFonts w:ascii="Century Schoolbook" w:hAnsi="Century Schoolbook" w:cs="Century Schoolbook"/>
          <w:color w:val="000000"/>
          <w:kern w:val="0"/>
          <w:sz w:val="24"/>
          <w:szCs w:val="24"/>
        </w:rPr>
        <w:t xml:space="preserve"> Task1001Position(</w:t>
      </w:r>
      <w:r w:rsidRPr="00A8484E">
        <w:rPr>
          <w:rFonts w:ascii="Century Schoolbook" w:hAnsi="Century Schoolbook" w:cs="Century Schoolbook"/>
          <w:color w:val="2A00FF"/>
          <w:kern w:val="0"/>
          <w:sz w:val="24"/>
          <w:szCs w:val="24"/>
        </w:rPr>
        <w:t>"lat"</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2A00FF"/>
          <w:kern w:val="0"/>
          <w:sz w:val="24"/>
          <w:szCs w:val="24"/>
        </w:rPr>
        <w:t>"lng"</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color w:val="6A3E3E"/>
          <w:kern w:val="0"/>
          <w:sz w:val="24"/>
          <w:szCs w:val="24"/>
        </w:rPr>
        <w:t>countDownLatch</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Future&lt;JSONObject&gt; </w:t>
      </w:r>
      <w:r w:rsidRPr="00A8484E">
        <w:rPr>
          <w:rFonts w:ascii="Century Schoolbook" w:hAnsi="Century Schoolbook" w:cs="Century Schoolbook"/>
          <w:color w:val="6A3E3E"/>
          <w:kern w:val="0"/>
          <w:sz w:val="24"/>
          <w:szCs w:val="24"/>
        </w:rPr>
        <w:t>callable1Task</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color w:val="6A3E3E"/>
          <w:kern w:val="0"/>
          <w:sz w:val="24"/>
          <w:szCs w:val="24"/>
        </w:rPr>
        <w:t>executor</w:t>
      </w:r>
      <w:r w:rsidRPr="00A8484E">
        <w:rPr>
          <w:rFonts w:ascii="Century Schoolbook" w:hAnsi="Century Schoolbook" w:cs="Century Schoolbook"/>
          <w:color w:val="000000"/>
          <w:kern w:val="0"/>
          <w:sz w:val="24"/>
          <w:szCs w:val="24"/>
        </w:rPr>
        <w:t>.submit(</w:t>
      </w:r>
      <w:r w:rsidRPr="00A8484E">
        <w:rPr>
          <w:rFonts w:ascii="Century Schoolbook" w:hAnsi="Century Schoolbook" w:cs="Century Schoolbook"/>
          <w:color w:val="6A3E3E"/>
          <w:kern w:val="0"/>
          <w:sz w:val="24"/>
          <w:szCs w:val="24"/>
        </w:rPr>
        <w:t>callable1</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TaskUserDemoTop5 </w:t>
      </w:r>
      <w:r w:rsidRPr="00A8484E">
        <w:rPr>
          <w:rFonts w:ascii="Century Schoolbook" w:hAnsi="Century Schoolbook" w:cs="Century Schoolbook"/>
          <w:color w:val="6A3E3E"/>
          <w:kern w:val="0"/>
          <w:sz w:val="24"/>
          <w:szCs w:val="24"/>
        </w:rPr>
        <w:t>callable2</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bCs/>
          <w:color w:val="7F0055"/>
          <w:kern w:val="0"/>
          <w:sz w:val="24"/>
          <w:szCs w:val="24"/>
        </w:rPr>
        <w:t>new</w:t>
      </w:r>
      <w:r w:rsidRPr="00A8484E">
        <w:rPr>
          <w:rFonts w:ascii="Century Schoolbook" w:hAnsi="Century Schoolbook" w:cs="Century Schoolbook"/>
          <w:color w:val="000000"/>
          <w:kern w:val="0"/>
          <w:sz w:val="24"/>
          <w:szCs w:val="24"/>
        </w:rPr>
        <w:t xml:space="preserve"> TaskUserDemoTop5(</w:t>
      </w:r>
      <w:r w:rsidRPr="00A8484E">
        <w:rPr>
          <w:rFonts w:ascii="Century Schoolbook" w:hAnsi="Century Schoolbook" w:cs="Century Schoolbook"/>
          <w:color w:val="0000C0"/>
          <w:kern w:val="0"/>
          <w:sz w:val="24"/>
          <w:szCs w:val="24"/>
        </w:rPr>
        <w:t>userDemoMapper</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color w:val="6A3E3E"/>
          <w:kern w:val="0"/>
          <w:sz w:val="24"/>
          <w:szCs w:val="24"/>
        </w:rPr>
        <w:t>countDownLatch</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Future&lt;JSONObject&gt; </w:t>
      </w:r>
      <w:r w:rsidRPr="00A8484E">
        <w:rPr>
          <w:rFonts w:ascii="Century Schoolbook" w:hAnsi="Century Schoolbook" w:cs="Century Schoolbook"/>
          <w:color w:val="6A3E3E"/>
          <w:kern w:val="0"/>
          <w:sz w:val="24"/>
          <w:szCs w:val="24"/>
        </w:rPr>
        <w:t>callable2Task</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color w:val="6A3E3E"/>
          <w:kern w:val="0"/>
          <w:sz w:val="24"/>
          <w:szCs w:val="24"/>
        </w:rPr>
        <w:t>executor</w:t>
      </w:r>
      <w:r w:rsidRPr="00A8484E">
        <w:rPr>
          <w:rFonts w:ascii="Century Schoolbook" w:hAnsi="Century Schoolbook" w:cs="Century Schoolbook"/>
          <w:color w:val="000000"/>
          <w:kern w:val="0"/>
          <w:sz w:val="24"/>
          <w:szCs w:val="24"/>
        </w:rPr>
        <w:t>.submit(</w:t>
      </w:r>
      <w:r w:rsidRPr="00A8484E">
        <w:rPr>
          <w:rFonts w:ascii="Century Schoolbook" w:hAnsi="Century Schoolbook" w:cs="Century Schoolbook"/>
          <w:color w:val="6A3E3E"/>
          <w:kern w:val="0"/>
          <w:sz w:val="24"/>
          <w:szCs w:val="24"/>
        </w:rPr>
        <w:t>callable2</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TaskLandedPropertyPriceTop5 </w:t>
      </w:r>
      <w:r w:rsidRPr="00A8484E">
        <w:rPr>
          <w:rFonts w:ascii="Century Schoolbook" w:hAnsi="Century Schoolbook" w:cs="Century Schoolbook"/>
          <w:color w:val="6A3E3E"/>
          <w:kern w:val="0"/>
          <w:sz w:val="24"/>
          <w:szCs w:val="24"/>
        </w:rPr>
        <w:t>callable3</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bCs/>
          <w:color w:val="7F0055"/>
          <w:kern w:val="0"/>
          <w:sz w:val="24"/>
          <w:szCs w:val="24"/>
        </w:rPr>
        <w:t>new</w:t>
      </w:r>
      <w:r w:rsidRPr="00A8484E">
        <w:rPr>
          <w:rFonts w:ascii="Century Schoolbook" w:hAnsi="Century Schoolbook" w:cs="Century Schoolbook"/>
          <w:color w:val="000000"/>
          <w:kern w:val="0"/>
          <w:sz w:val="24"/>
          <w:szCs w:val="24"/>
        </w:rPr>
        <w:t xml:space="preserve"> TaskLandedPropertyPriceTop5(</w:t>
      </w:r>
      <w:r w:rsidRPr="00A8484E">
        <w:rPr>
          <w:rFonts w:ascii="Century Schoolbook" w:hAnsi="Century Schoolbook" w:cs="Century Schoolbook"/>
          <w:color w:val="0000C0"/>
          <w:kern w:val="0"/>
          <w:sz w:val="24"/>
          <w:szCs w:val="24"/>
        </w:rPr>
        <w:t>tcLandedPropertyMapper</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color w:val="6A3E3E"/>
          <w:kern w:val="0"/>
          <w:sz w:val="24"/>
          <w:szCs w:val="24"/>
        </w:rPr>
        <w:t>countDownLatch</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Future&lt;JSONObject&gt; </w:t>
      </w:r>
      <w:r w:rsidRPr="00A8484E">
        <w:rPr>
          <w:rFonts w:ascii="Century Schoolbook" w:hAnsi="Century Schoolbook" w:cs="Century Schoolbook"/>
          <w:color w:val="6A3E3E"/>
          <w:kern w:val="0"/>
          <w:sz w:val="24"/>
          <w:szCs w:val="24"/>
        </w:rPr>
        <w:t>callable3Task</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color w:val="6A3E3E"/>
          <w:kern w:val="0"/>
          <w:sz w:val="24"/>
          <w:szCs w:val="24"/>
        </w:rPr>
        <w:t>executor</w:t>
      </w:r>
      <w:r w:rsidRPr="00A8484E">
        <w:rPr>
          <w:rFonts w:ascii="Century Schoolbook" w:hAnsi="Century Schoolbook" w:cs="Century Schoolbook"/>
          <w:color w:val="000000"/>
          <w:kern w:val="0"/>
          <w:sz w:val="24"/>
          <w:szCs w:val="24"/>
        </w:rPr>
        <w:t>.submit(</w:t>
      </w:r>
      <w:r w:rsidRPr="00A8484E">
        <w:rPr>
          <w:rFonts w:ascii="Century Schoolbook" w:hAnsi="Century Schoolbook" w:cs="Century Schoolbook"/>
          <w:color w:val="6A3E3E"/>
          <w:kern w:val="0"/>
          <w:sz w:val="24"/>
          <w:szCs w:val="24"/>
        </w:rPr>
        <w:t>callable3</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p>
    <w:p w:rsidR="006465CB" w:rsidRPr="006465CB" w:rsidRDefault="00A8484E" w:rsidP="006465CB">
      <w:pPr>
        <w:autoSpaceDE w:val="0"/>
        <w:autoSpaceDN w:val="0"/>
        <w:adjustRightInd w:val="0"/>
        <w:jc w:val="left"/>
        <w:rPr>
          <w:rFonts w:ascii="Century Schoolbook" w:hAnsi="Century Schoolbook" w:cs="Century Schoolbook"/>
          <w:color w:val="000000"/>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bCs/>
          <w:color w:val="7F0055"/>
          <w:kern w:val="0"/>
          <w:sz w:val="24"/>
          <w:szCs w:val="24"/>
        </w:rPr>
        <w:t>try</w:t>
      </w:r>
      <w:r w:rsidRPr="00A8484E">
        <w:rPr>
          <w:rFonts w:ascii="Century Schoolbook" w:hAnsi="Century Schoolbook" w:cs="Century Schoolbook"/>
          <w:color w:val="000000"/>
          <w:kern w:val="0"/>
          <w:sz w:val="24"/>
          <w:szCs w:val="24"/>
        </w:rPr>
        <w:t xml:space="preserve"> {</w:t>
      </w:r>
    </w:p>
    <w:p w:rsidR="006465CB" w:rsidRPr="00E118E6" w:rsidRDefault="006465CB" w:rsidP="006465CB">
      <w:pPr>
        <w:autoSpaceDE w:val="0"/>
        <w:autoSpaceDN w:val="0"/>
        <w:adjustRightInd w:val="0"/>
        <w:jc w:val="left"/>
        <w:rPr>
          <w:rFonts w:ascii="Century Schoolbook" w:hAnsi="Century Schoolbook" w:cs="Century Schoolbook"/>
          <w:color w:val="FF0000"/>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sidRPr="006465CB">
        <w:rPr>
          <w:rFonts w:ascii="Century Schoolbook" w:hAnsi="Century Schoolbook" w:cs="Century Schoolbook"/>
          <w:color w:val="000000"/>
          <w:kern w:val="0"/>
          <w:sz w:val="24"/>
          <w:szCs w:val="24"/>
        </w:rPr>
        <w:tab/>
        <w:t xml:space="preserve">JSONObject </w:t>
      </w:r>
      <w:r w:rsidRPr="006465CB">
        <w:rPr>
          <w:rFonts w:ascii="Century Schoolbook" w:hAnsi="Century Schoolbook" w:cs="Century Schoolbook"/>
          <w:color w:val="6A3E3E"/>
          <w:kern w:val="0"/>
          <w:sz w:val="24"/>
          <w:szCs w:val="24"/>
        </w:rPr>
        <w:t>json</w:t>
      </w:r>
      <w:r w:rsidRPr="006465CB">
        <w:rPr>
          <w:rFonts w:ascii="Century Schoolbook" w:hAnsi="Century Schoolbook" w:cs="Century Schoolbook"/>
          <w:color w:val="000000"/>
          <w:kern w:val="0"/>
          <w:sz w:val="24"/>
          <w:szCs w:val="24"/>
        </w:rPr>
        <w:t xml:space="preserve"> = </w:t>
      </w:r>
      <w:r w:rsidRPr="006465CB">
        <w:rPr>
          <w:rFonts w:ascii="Century Schoolbook" w:hAnsi="Century Schoolbook" w:cs="Century Schoolbook"/>
          <w:color w:val="6A3E3E"/>
          <w:kern w:val="0"/>
          <w:sz w:val="24"/>
          <w:szCs w:val="24"/>
        </w:rPr>
        <w:t>callable1Task</w:t>
      </w:r>
      <w:r w:rsidRPr="006465CB">
        <w:rPr>
          <w:rFonts w:ascii="Century Schoolbook" w:hAnsi="Century Schoolbook" w:cs="Century Schoolbook"/>
          <w:color w:val="000000"/>
          <w:kern w:val="0"/>
          <w:sz w:val="24"/>
          <w:szCs w:val="24"/>
        </w:rPr>
        <w:t>.get(15, TimeUnit.</w:t>
      </w:r>
      <w:r w:rsidRPr="006465CB">
        <w:rPr>
          <w:rFonts w:ascii="Century Schoolbook" w:hAnsi="Century Schoolbook" w:cs="Century Schoolbook"/>
          <w:bCs/>
          <w:iCs/>
          <w:color w:val="0000C0"/>
          <w:kern w:val="0"/>
          <w:sz w:val="24"/>
          <w:szCs w:val="24"/>
        </w:rPr>
        <w:t>SECONDS</w:t>
      </w:r>
      <w:r w:rsidRPr="006465CB">
        <w:rPr>
          <w:rFonts w:ascii="Century Schoolbook" w:hAnsi="Century Schoolbook" w:cs="Century Schoolbook"/>
          <w:color w:val="000000"/>
          <w:kern w:val="0"/>
          <w:sz w:val="24"/>
          <w:szCs w:val="24"/>
        </w:rPr>
        <w:t xml:space="preserve">);  </w:t>
      </w:r>
      <w:r w:rsidRPr="006465CB">
        <w:rPr>
          <w:rFonts w:ascii="Century Schoolbook" w:hAnsi="Century Schoolbook" w:cs="Century Schoolbook"/>
          <w:color w:val="3F7F5F"/>
          <w:kern w:val="0"/>
          <w:sz w:val="24"/>
          <w:szCs w:val="24"/>
        </w:rPr>
        <w:t>//</w:t>
      </w:r>
      <w:r>
        <w:rPr>
          <w:rFonts w:ascii="Century Schoolbook" w:hAnsi="Century Schoolbook" w:cs="Century Schoolbook"/>
          <w:color w:val="3F7F5F"/>
          <w:kern w:val="0"/>
          <w:sz w:val="24"/>
          <w:szCs w:val="24"/>
        </w:rPr>
        <w:t xml:space="preserve"> </w:t>
      </w:r>
      <w:r w:rsidR="002C4706" w:rsidRPr="00E118E6">
        <w:rPr>
          <w:rFonts w:ascii="Century Schoolbook" w:hAnsi="Century Schoolbook" w:cs="Century Schoolbook"/>
          <w:color w:val="FF0000"/>
          <w:kern w:val="0"/>
          <w:sz w:val="24"/>
          <w:szCs w:val="24"/>
        </w:rPr>
        <w:t>1</w:t>
      </w:r>
      <w:r w:rsidRPr="00E118E6">
        <w:rPr>
          <w:rFonts w:ascii="Century Schoolbook" w:hAnsi="Century Schoolbook" w:cs="Century Schoolbook"/>
          <w:color w:val="FF0000"/>
          <w:kern w:val="0"/>
          <w:sz w:val="24"/>
          <w:szCs w:val="24"/>
        </w:rPr>
        <w:t>5</w:t>
      </w:r>
      <w:r w:rsidRPr="00E118E6">
        <w:rPr>
          <w:rFonts w:ascii="Century Schoolbook" w:hAnsi="Century Schoolbook" w:cs="Century Schoolbook"/>
          <w:color w:val="FF0000"/>
          <w:kern w:val="0"/>
          <w:sz w:val="24"/>
          <w:szCs w:val="24"/>
        </w:rPr>
        <w:t>秒后超时</w:t>
      </w:r>
      <w:r w:rsidRPr="00E118E6">
        <w:rPr>
          <w:rFonts w:ascii="Century Schoolbook" w:hAnsi="Century Schoolbook" w:cs="Century Schoolbook" w:hint="eastAsia"/>
          <w:color w:val="FF0000"/>
          <w:kern w:val="0"/>
          <w:sz w:val="24"/>
          <w:szCs w:val="24"/>
        </w:rPr>
        <w:t>，</w:t>
      </w:r>
      <w:r w:rsidRPr="00E118E6">
        <w:rPr>
          <w:rFonts w:ascii="Century Schoolbook" w:hAnsi="Century Schoolbook" w:cs="Century Schoolbook"/>
          <w:color w:val="FF0000"/>
          <w:kern w:val="0"/>
          <w:sz w:val="24"/>
          <w:szCs w:val="24"/>
        </w:rPr>
        <w:t>TimeoutException</w:t>
      </w:r>
      <w:r w:rsidR="00E118E6">
        <w:rPr>
          <w:rFonts w:ascii="Century Schoolbook" w:hAnsi="Century Schoolbook" w:cs="Century Schoolbook" w:hint="eastAsia"/>
          <w:color w:val="FF0000"/>
          <w:kern w:val="0"/>
          <w:sz w:val="24"/>
          <w:szCs w:val="24"/>
        </w:rPr>
        <w:t>。如果不用</w:t>
      </w:r>
      <w:r w:rsidR="00E118E6">
        <w:rPr>
          <w:rFonts w:ascii="Century Schoolbook" w:hAnsi="Century Schoolbook" w:cs="Century Schoolbook"/>
          <w:color w:val="FF0000"/>
          <w:kern w:val="0"/>
          <w:sz w:val="24"/>
          <w:szCs w:val="24"/>
        </w:rPr>
        <w:t>countDownLatch</w:t>
      </w:r>
      <w:r w:rsidR="00B72CD5">
        <w:rPr>
          <w:rFonts w:ascii="Century Schoolbook" w:hAnsi="Century Schoolbook" w:cs="Century Schoolbook" w:hint="eastAsia"/>
          <w:color w:val="FF0000"/>
          <w:kern w:val="0"/>
          <w:sz w:val="24"/>
          <w:szCs w:val="24"/>
        </w:rPr>
        <w:t>，</w:t>
      </w:r>
      <w:r w:rsidR="00B72CD5">
        <w:rPr>
          <w:rFonts w:ascii="Century Schoolbook" w:hAnsi="Century Schoolbook" w:cs="Century Schoolbook"/>
          <w:color w:val="FF0000"/>
          <w:kern w:val="0"/>
          <w:sz w:val="24"/>
          <w:szCs w:val="24"/>
        </w:rPr>
        <w:t>这也是一种选择</w:t>
      </w:r>
      <w:r w:rsidR="00B72CD5">
        <w:rPr>
          <w:rFonts w:ascii="Century Schoolbook" w:hAnsi="Century Schoolbook" w:cs="Century Schoolbook" w:hint="eastAsia"/>
          <w:color w:val="FF0000"/>
          <w:kern w:val="0"/>
          <w:sz w:val="24"/>
          <w:szCs w:val="24"/>
        </w:rPr>
        <w:t>。</w:t>
      </w:r>
    </w:p>
    <w:p w:rsidR="006465CB" w:rsidRPr="00E118E6" w:rsidRDefault="006465CB" w:rsidP="006465CB">
      <w:pPr>
        <w:autoSpaceDE w:val="0"/>
        <w:autoSpaceDN w:val="0"/>
        <w:adjustRightInd w:val="0"/>
        <w:jc w:val="left"/>
        <w:rPr>
          <w:rFonts w:ascii="Century Schoolbook" w:hAnsi="Century Schoolbook" w:cs="Century Schoolbook"/>
          <w:kern w:val="0"/>
          <w:sz w:val="24"/>
          <w:szCs w:val="24"/>
        </w:rPr>
      </w:pPr>
      <w:r w:rsidRPr="006465CB">
        <w:rPr>
          <w:rFonts w:ascii="Century Schoolbook" w:hAnsi="Century Schoolbook" w:cs="Century Schoolbook"/>
          <w:color w:val="000000"/>
          <w:kern w:val="0"/>
          <w:sz w:val="24"/>
          <w:szCs w:val="24"/>
        </w:rPr>
        <w:tab/>
      </w:r>
      <w:r w:rsidRPr="006465CB">
        <w:rPr>
          <w:rFonts w:ascii="Century Schoolbook" w:hAnsi="Century Schoolbook" w:cs="Century Schoolbook"/>
          <w:color w:val="000000"/>
          <w:kern w:val="0"/>
          <w:sz w:val="24"/>
          <w:szCs w:val="24"/>
        </w:rPr>
        <w:tab/>
      </w:r>
      <w:r w:rsidRPr="006465CB">
        <w:rPr>
          <w:rFonts w:ascii="Century Schoolbook" w:hAnsi="Century Schoolbook" w:cs="Century Schoolbook"/>
          <w:color w:val="000000"/>
          <w:kern w:val="0"/>
          <w:sz w:val="24"/>
          <w:szCs w:val="24"/>
        </w:rPr>
        <w:tab/>
        <w:t>System.</w:t>
      </w:r>
      <w:r w:rsidRPr="006465CB">
        <w:rPr>
          <w:rFonts w:ascii="Century Schoolbook" w:hAnsi="Century Schoolbook" w:cs="Century Schoolbook"/>
          <w:bCs/>
          <w:iCs/>
          <w:color w:val="0000C0"/>
          <w:kern w:val="0"/>
          <w:sz w:val="24"/>
          <w:szCs w:val="24"/>
        </w:rPr>
        <w:t>out</w:t>
      </w:r>
      <w:r w:rsidRPr="006465CB">
        <w:rPr>
          <w:rFonts w:ascii="Century Schoolbook" w:hAnsi="Century Schoolbook" w:cs="Century Schoolbook"/>
          <w:color w:val="000000"/>
          <w:kern w:val="0"/>
          <w:sz w:val="24"/>
          <w:szCs w:val="24"/>
        </w:rPr>
        <w:t>.println(</w:t>
      </w:r>
      <w:r w:rsidRPr="006465CB">
        <w:rPr>
          <w:rFonts w:ascii="Century Schoolbook" w:hAnsi="Century Schoolbook" w:cs="Century Schoolbook"/>
          <w:color w:val="2A00FF"/>
          <w:kern w:val="0"/>
          <w:sz w:val="24"/>
          <w:szCs w:val="24"/>
        </w:rPr>
        <w:t>"json = "</w:t>
      </w:r>
      <w:r w:rsidRPr="006465CB">
        <w:rPr>
          <w:rFonts w:ascii="Century Schoolbook" w:hAnsi="Century Schoolbook" w:cs="Century Schoolbook"/>
          <w:color w:val="000000"/>
          <w:kern w:val="0"/>
          <w:sz w:val="24"/>
          <w:szCs w:val="24"/>
        </w:rPr>
        <w:t xml:space="preserve"> + </w:t>
      </w:r>
      <w:r w:rsidRPr="006465CB">
        <w:rPr>
          <w:rFonts w:ascii="Century Schoolbook" w:hAnsi="Century Schoolbook" w:cs="Century Schoolbook"/>
          <w:color w:val="6A3E3E"/>
          <w:kern w:val="0"/>
          <w:sz w:val="24"/>
          <w:szCs w:val="24"/>
        </w:rPr>
        <w:t>json</w:t>
      </w:r>
      <w:r w:rsidRPr="006465CB">
        <w:rPr>
          <w:rFonts w:ascii="Century Schoolbook" w:hAnsi="Century Schoolbook" w:cs="Century Schoolbook"/>
          <w:color w:val="000000"/>
          <w:kern w:val="0"/>
          <w:sz w:val="24"/>
          <w:szCs w:val="24"/>
        </w:rPr>
        <w:t>);</w:t>
      </w:r>
    </w:p>
    <w:p w:rsidR="006465CB" w:rsidRPr="006465CB" w:rsidRDefault="006465CB" w:rsidP="00A8484E">
      <w:pPr>
        <w:autoSpaceDE w:val="0"/>
        <w:autoSpaceDN w:val="0"/>
        <w:adjustRightInd w:val="0"/>
        <w:jc w:val="left"/>
        <w:rPr>
          <w:rFonts w:ascii="Century Schoolbook" w:hAnsi="Century Schoolbook" w:cs="Century Schoolbook"/>
          <w:color w:val="000000"/>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A3E3E"/>
          <w:kern w:val="0"/>
          <w:sz w:val="24"/>
          <w:szCs w:val="24"/>
        </w:rPr>
        <w:t>countDownLatch</w:t>
      </w:r>
      <w:r w:rsidRPr="00A8484E">
        <w:rPr>
          <w:rFonts w:ascii="Century Schoolbook" w:hAnsi="Century Schoolbook" w:cs="Century Schoolbook"/>
          <w:color w:val="000000"/>
          <w:kern w:val="0"/>
          <w:sz w:val="24"/>
          <w:szCs w:val="24"/>
        </w:rPr>
        <w:t>.await();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A3E3E"/>
          <w:kern w:val="0"/>
          <w:sz w:val="24"/>
          <w:szCs w:val="24"/>
        </w:rPr>
        <w:t>result</w:t>
      </w:r>
      <w:r w:rsidRPr="00A8484E">
        <w:rPr>
          <w:rFonts w:ascii="Century Schoolbook" w:hAnsi="Century Schoolbook" w:cs="Century Schoolbook"/>
          <w:color w:val="000000"/>
          <w:kern w:val="0"/>
          <w:sz w:val="24"/>
          <w:szCs w:val="24"/>
        </w:rPr>
        <w:t>.put(</w:t>
      </w:r>
      <w:r w:rsidRPr="00A8484E">
        <w:rPr>
          <w:rFonts w:ascii="Century Schoolbook" w:hAnsi="Century Schoolbook" w:cs="Century Schoolbook"/>
          <w:color w:val="2A00FF"/>
          <w:kern w:val="0"/>
          <w:sz w:val="24"/>
          <w:szCs w:val="24"/>
        </w:rPr>
        <w:t>"callable1Task"</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6A3E3E"/>
          <w:kern w:val="0"/>
          <w:sz w:val="24"/>
          <w:szCs w:val="24"/>
        </w:rPr>
        <w:t>callable1Task</w:t>
      </w:r>
      <w:r w:rsidRPr="00A8484E">
        <w:rPr>
          <w:rFonts w:ascii="Century Schoolbook" w:hAnsi="Century Schoolbook" w:cs="Century Schoolbook"/>
          <w:color w:val="000000"/>
          <w:kern w:val="0"/>
          <w:sz w:val="24"/>
          <w:szCs w:val="24"/>
        </w:rPr>
        <w:t>.get().getString(</w:t>
      </w:r>
      <w:r w:rsidRPr="00A8484E">
        <w:rPr>
          <w:rFonts w:ascii="Century Schoolbook" w:hAnsi="Century Schoolbook" w:cs="Century Schoolbook"/>
          <w:color w:val="2A00FF"/>
          <w:kern w:val="0"/>
          <w:sz w:val="24"/>
          <w:szCs w:val="24"/>
        </w:rPr>
        <w:t>"data"</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A3E3E"/>
          <w:kern w:val="0"/>
          <w:sz w:val="24"/>
          <w:szCs w:val="24"/>
        </w:rPr>
        <w:t>result</w:t>
      </w:r>
      <w:r w:rsidRPr="00A8484E">
        <w:rPr>
          <w:rFonts w:ascii="Century Schoolbook" w:hAnsi="Century Schoolbook" w:cs="Century Schoolbook"/>
          <w:color w:val="000000"/>
          <w:kern w:val="0"/>
          <w:sz w:val="24"/>
          <w:szCs w:val="24"/>
        </w:rPr>
        <w:t>.put(</w:t>
      </w:r>
      <w:r w:rsidRPr="00A8484E">
        <w:rPr>
          <w:rFonts w:ascii="Century Schoolbook" w:hAnsi="Century Schoolbook" w:cs="Century Schoolbook"/>
          <w:color w:val="2A00FF"/>
          <w:kern w:val="0"/>
          <w:sz w:val="24"/>
          <w:szCs w:val="24"/>
        </w:rPr>
        <w:t>"callable2Task"</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6A3E3E"/>
          <w:kern w:val="0"/>
          <w:sz w:val="24"/>
          <w:szCs w:val="24"/>
        </w:rPr>
        <w:t>callable2Task</w:t>
      </w:r>
      <w:r w:rsidRPr="00A8484E">
        <w:rPr>
          <w:rFonts w:ascii="Century Schoolbook" w:hAnsi="Century Schoolbook" w:cs="Century Schoolbook"/>
          <w:color w:val="000000"/>
          <w:kern w:val="0"/>
          <w:sz w:val="24"/>
          <w:szCs w:val="24"/>
        </w:rPr>
        <w:t>.get().getString(</w:t>
      </w:r>
      <w:r w:rsidRPr="00A8484E">
        <w:rPr>
          <w:rFonts w:ascii="Century Schoolbook" w:hAnsi="Century Schoolbook" w:cs="Century Schoolbook"/>
          <w:color w:val="2A00FF"/>
          <w:kern w:val="0"/>
          <w:sz w:val="24"/>
          <w:szCs w:val="24"/>
        </w:rPr>
        <w:t>"data"</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A3E3E"/>
          <w:kern w:val="0"/>
          <w:sz w:val="24"/>
          <w:szCs w:val="24"/>
        </w:rPr>
        <w:t>result</w:t>
      </w:r>
      <w:r w:rsidRPr="00A8484E">
        <w:rPr>
          <w:rFonts w:ascii="Century Schoolbook" w:hAnsi="Century Schoolbook" w:cs="Century Schoolbook"/>
          <w:color w:val="000000"/>
          <w:kern w:val="0"/>
          <w:sz w:val="24"/>
          <w:szCs w:val="24"/>
        </w:rPr>
        <w:t>.put(</w:t>
      </w:r>
      <w:r w:rsidRPr="00A8484E">
        <w:rPr>
          <w:rFonts w:ascii="Century Schoolbook" w:hAnsi="Century Schoolbook" w:cs="Century Schoolbook"/>
          <w:color w:val="2A00FF"/>
          <w:kern w:val="0"/>
          <w:sz w:val="24"/>
          <w:szCs w:val="24"/>
        </w:rPr>
        <w:t>"callable3Task"</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6A3E3E"/>
          <w:kern w:val="0"/>
          <w:sz w:val="24"/>
          <w:szCs w:val="24"/>
        </w:rPr>
        <w:t>callable3Task</w:t>
      </w:r>
      <w:r w:rsidRPr="00A8484E">
        <w:rPr>
          <w:rFonts w:ascii="Century Schoolbook" w:hAnsi="Century Schoolbook" w:cs="Century Schoolbook"/>
          <w:color w:val="000000"/>
          <w:kern w:val="0"/>
          <w:sz w:val="24"/>
          <w:szCs w:val="24"/>
        </w:rPr>
        <w:t>.get().getString(</w:t>
      </w:r>
      <w:r w:rsidRPr="00A8484E">
        <w:rPr>
          <w:rFonts w:ascii="Century Schoolbook" w:hAnsi="Century Schoolbook" w:cs="Century Schoolbook"/>
          <w:color w:val="2A00FF"/>
          <w:kern w:val="0"/>
          <w:sz w:val="24"/>
          <w:szCs w:val="24"/>
        </w:rPr>
        <w:t>"data"</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 </w:t>
      </w:r>
      <w:r w:rsidRPr="00A8484E">
        <w:rPr>
          <w:rFonts w:ascii="Century Schoolbook" w:hAnsi="Century Schoolbook" w:cs="Century Schoolbook"/>
          <w:bCs/>
          <w:color w:val="7F0055"/>
          <w:kern w:val="0"/>
          <w:sz w:val="24"/>
          <w:szCs w:val="24"/>
        </w:rPr>
        <w:t>catch</w:t>
      </w:r>
      <w:r w:rsidRPr="00A8484E">
        <w:rPr>
          <w:rFonts w:ascii="Century Schoolbook" w:hAnsi="Century Schoolbook" w:cs="Century Schoolbook"/>
          <w:color w:val="000000"/>
          <w:kern w:val="0"/>
          <w:sz w:val="24"/>
          <w:szCs w:val="24"/>
        </w:rPr>
        <w:t xml:space="preserve"> (InterruptedException</w:t>
      </w:r>
      <w:r w:rsidR="00D014B0" w:rsidRPr="00A8484E">
        <w:rPr>
          <w:rFonts w:ascii="Century Schoolbook" w:hAnsi="Century Schoolbook" w:cs="Century Schoolbook"/>
          <w:color w:val="000000"/>
          <w:kern w:val="0"/>
          <w:sz w:val="24"/>
          <w:szCs w:val="24"/>
        </w:rPr>
        <w:t xml:space="preserve"> | ExecutionException | </w:t>
      </w:r>
      <w:r w:rsidR="00D014B0" w:rsidRPr="00D014B0">
        <w:rPr>
          <w:rFonts w:ascii="Century Schoolbook" w:hAnsi="Century Schoolbook" w:cs="Century Schoolbook"/>
          <w:color w:val="000000"/>
          <w:kern w:val="0"/>
          <w:sz w:val="24"/>
          <w:szCs w:val="24"/>
        </w:rPr>
        <w:t>Timeout</w:t>
      </w:r>
      <w:r w:rsidR="00D014B0" w:rsidRPr="00A8484E">
        <w:rPr>
          <w:rFonts w:ascii="Century Schoolbook" w:hAnsi="Century Schoolbook" w:cs="Century Schoolbook"/>
          <w:color w:val="000000"/>
          <w:kern w:val="0"/>
          <w:sz w:val="24"/>
          <w:szCs w:val="24"/>
        </w:rPr>
        <w:t>Exception</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6A3E3E"/>
          <w:kern w:val="0"/>
          <w:sz w:val="24"/>
          <w:szCs w:val="24"/>
        </w:rPr>
        <w:t>e</w:t>
      </w:r>
      <w:r w:rsidRPr="00A8484E">
        <w:rPr>
          <w:rFonts w:ascii="Century Schoolbook" w:hAnsi="Century Schoolbook" w:cs="Century Schoolbook"/>
          <w:color w:val="000000"/>
          <w:kern w:val="0"/>
          <w:sz w:val="24"/>
          <w:szCs w:val="24"/>
        </w:rPr>
        <w:t>) {</w:t>
      </w:r>
      <w:r w:rsidR="00AA59EB">
        <w:rPr>
          <w:rFonts w:ascii="Century Schoolbook" w:hAnsi="Century Schoolbook" w:cs="Century Schoolbook"/>
          <w:color w:val="000000"/>
          <w:kern w:val="0"/>
          <w:sz w:val="24"/>
          <w:szCs w:val="24"/>
        </w:rPr>
        <w:t xml:space="preserve">  </w:t>
      </w:r>
      <w:r w:rsidR="00AA59EB" w:rsidRPr="00E06B6B">
        <w:rPr>
          <w:rFonts w:ascii="Century Schoolbook" w:hAnsi="Century Schoolbook" w:cs="Century Schoolbook"/>
          <w:color w:val="FF0000"/>
          <w:kern w:val="0"/>
          <w:sz w:val="24"/>
          <w:szCs w:val="24"/>
        </w:rPr>
        <w:t xml:space="preserve">// </w:t>
      </w:r>
      <w:r w:rsidR="00AA59EB" w:rsidRPr="00E06B6B">
        <w:rPr>
          <w:rFonts w:ascii="Century Schoolbook" w:hAnsi="Century Schoolbook" w:cs="Century Schoolbook"/>
          <w:color w:val="FF0000"/>
          <w:kern w:val="0"/>
          <w:sz w:val="24"/>
          <w:szCs w:val="24"/>
        </w:rPr>
        <w:t>一旦出现异常</w:t>
      </w:r>
      <w:r w:rsidR="00AA59EB" w:rsidRPr="00E06B6B">
        <w:rPr>
          <w:rFonts w:ascii="Century Schoolbook" w:hAnsi="Century Schoolbook" w:cs="Century Schoolbook" w:hint="eastAsia"/>
          <w:color w:val="FF0000"/>
          <w:kern w:val="0"/>
          <w:sz w:val="24"/>
          <w:szCs w:val="24"/>
        </w:rPr>
        <w:t>，</w:t>
      </w:r>
      <w:r w:rsidR="00AA59EB" w:rsidRPr="00E06B6B">
        <w:rPr>
          <w:rFonts w:ascii="Century Schoolbook" w:hAnsi="Century Schoolbook" w:cs="Century Schoolbook"/>
          <w:color w:val="FF0000"/>
          <w:kern w:val="0"/>
          <w:sz w:val="24"/>
          <w:szCs w:val="24"/>
        </w:rPr>
        <w:t>则所有的线程任务都将被终止</w:t>
      </w:r>
      <w:r w:rsidR="00AA59EB" w:rsidRPr="00E06B6B">
        <w:rPr>
          <w:rFonts w:ascii="Century Schoolbook" w:hAnsi="Century Schoolbook" w:cs="Century Schoolbook" w:hint="eastAsia"/>
          <w:color w:val="FF0000"/>
          <w:kern w:val="0"/>
          <w:sz w:val="24"/>
          <w:szCs w:val="24"/>
        </w:rPr>
        <w:t>，</w:t>
      </w:r>
      <w:r w:rsidR="00AA59EB" w:rsidRPr="00E06B6B">
        <w:rPr>
          <w:rFonts w:ascii="Century Schoolbook" w:hAnsi="Century Schoolbook" w:cs="Century Schoolbook"/>
          <w:color w:val="FF0000"/>
          <w:kern w:val="0"/>
          <w:sz w:val="24"/>
          <w:szCs w:val="24"/>
        </w:rPr>
        <w:t>无论执行完成与否</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A3E3E"/>
          <w:kern w:val="0"/>
          <w:sz w:val="24"/>
          <w:szCs w:val="24"/>
        </w:rPr>
        <w:t>e</w:t>
      </w:r>
      <w:r w:rsidRPr="00A8484E">
        <w:rPr>
          <w:rFonts w:ascii="Century Schoolbook" w:hAnsi="Century Schoolbook" w:cs="Century Schoolbook"/>
          <w:color w:val="000000"/>
          <w:kern w:val="0"/>
          <w:sz w:val="24"/>
          <w:szCs w:val="24"/>
        </w:rPr>
        <w:t>.printStackTrace();</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w:t>
      </w:r>
      <w:r w:rsidRPr="00A8484E">
        <w:rPr>
          <w:rFonts w:ascii="Century Schoolbook" w:hAnsi="Century Schoolbook" w:cs="Century Schoolbook"/>
          <w:bCs/>
          <w:color w:val="7F0055"/>
          <w:kern w:val="0"/>
          <w:sz w:val="24"/>
          <w:szCs w:val="24"/>
        </w:rPr>
        <w:t>finally</w:t>
      </w:r>
      <w:r w:rsidRPr="00A8484E">
        <w:rPr>
          <w:rFonts w:ascii="Century Schoolbook" w:hAnsi="Century Schoolbook" w:cs="Century Schoolbook"/>
          <w:color w:val="000000"/>
          <w:kern w:val="0"/>
          <w:sz w:val="24"/>
          <w:szCs w:val="24"/>
        </w:rPr>
        <w:t xml:space="preserve"> {</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A3E3E"/>
          <w:kern w:val="0"/>
          <w:sz w:val="24"/>
          <w:szCs w:val="24"/>
        </w:rPr>
        <w:t>executor</w:t>
      </w:r>
      <w:r w:rsidRPr="00A8484E">
        <w:rPr>
          <w:rFonts w:ascii="Century Schoolbook" w:hAnsi="Century Schoolbook" w:cs="Century Schoolbook"/>
          <w:color w:val="000000"/>
          <w:kern w:val="0"/>
          <w:sz w:val="24"/>
          <w:szCs w:val="24"/>
        </w:rPr>
        <w:t>.shutdown();</w:t>
      </w:r>
      <w:r w:rsidR="00AA449D">
        <w:rPr>
          <w:rFonts w:ascii="Century Schoolbook" w:hAnsi="Century Schoolbook" w:cs="Century Schoolbook"/>
          <w:color w:val="000000"/>
          <w:kern w:val="0"/>
          <w:sz w:val="24"/>
          <w:szCs w:val="24"/>
        </w:rPr>
        <w:t xml:space="preserve">   </w:t>
      </w:r>
      <w:r w:rsidR="00AA449D" w:rsidRPr="00A8484E">
        <w:rPr>
          <w:rFonts w:ascii="Century Schoolbook" w:hAnsi="Century Schoolbook" w:cs="Century Schoolbook"/>
          <w:color w:val="3F7F5F"/>
          <w:kern w:val="0"/>
          <w:sz w:val="24"/>
          <w:szCs w:val="24"/>
        </w:rPr>
        <w:t>//</w:t>
      </w:r>
      <w:r w:rsidR="00AA449D">
        <w:rPr>
          <w:rFonts w:ascii="Century Schoolbook" w:hAnsi="Century Schoolbook" w:cs="Century Schoolbook"/>
          <w:color w:val="3F7F5F"/>
          <w:kern w:val="0"/>
          <w:sz w:val="24"/>
          <w:szCs w:val="24"/>
        </w:rPr>
        <w:t xml:space="preserve"> </w:t>
      </w:r>
      <w:r w:rsidR="00AA449D">
        <w:rPr>
          <w:rFonts w:ascii="Century Schoolbook" w:hAnsi="Century Schoolbook" w:cs="Century Schoolbook"/>
          <w:color w:val="3F7F5F"/>
          <w:kern w:val="0"/>
          <w:sz w:val="24"/>
          <w:szCs w:val="24"/>
        </w:rPr>
        <w:t>执行完成务必结束</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System.</w:t>
      </w:r>
      <w:r w:rsidRPr="00A8484E">
        <w:rPr>
          <w:rFonts w:ascii="Century Schoolbook" w:hAnsi="Century Schoolbook" w:cs="Century Schoolbook"/>
          <w:bCs/>
          <w:iCs/>
          <w:color w:val="0000C0"/>
          <w:kern w:val="0"/>
          <w:sz w:val="24"/>
          <w:szCs w:val="24"/>
        </w:rPr>
        <w:t>out</w:t>
      </w:r>
      <w:r w:rsidRPr="00A8484E">
        <w:rPr>
          <w:rFonts w:ascii="Century Schoolbook" w:hAnsi="Century Schoolbook" w:cs="Century Schoolbook"/>
          <w:color w:val="000000"/>
          <w:kern w:val="0"/>
          <w:sz w:val="24"/>
          <w:szCs w:val="24"/>
        </w:rPr>
        <w:t>.println(</w:t>
      </w:r>
      <w:r w:rsidRPr="00A8484E">
        <w:rPr>
          <w:rFonts w:ascii="Century Schoolbook" w:hAnsi="Century Schoolbook" w:cs="Century Schoolbook"/>
          <w:color w:val="6A3E3E"/>
          <w:kern w:val="0"/>
          <w:sz w:val="24"/>
          <w:szCs w:val="24"/>
        </w:rPr>
        <w:t>result</w:t>
      </w:r>
      <w:r w:rsidRPr="00A8484E">
        <w:rPr>
          <w:rFonts w:ascii="Century Schoolbook" w:hAnsi="Century Schoolbook" w:cs="Century Schoolbook"/>
          <w:color w:val="000000"/>
          <w:kern w:val="0"/>
          <w:sz w:val="24"/>
          <w:szCs w:val="24"/>
        </w:rPr>
        <w:t>.toJSONString());</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bCs/>
          <w:color w:val="7F0055"/>
          <w:kern w:val="0"/>
          <w:sz w:val="24"/>
          <w:szCs w:val="24"/>
        </w:rPr>
        <w:t>return</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6A3E3E"/>
          <w:kern w:val="0"/>
          <w:sz w:val="24"/>
          <w:szCs w:val="24"/>
        </w:rPr>
        <w:t>result</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w:t>
      </w:r>
    </w:p>
    <w:p w:rsidR="005B5244" w:rsidRPr="00A8484E" w:rsidRDefault="005B5244" w:rsidP="005B5244">
      <w:pPr>
        <w:rPr>
          <w:rFonts w:ascii="Century Schoolbook" w:hAnsi="Century Schoolbook"/>
        </w:rPr>
      </w:pPr>
    </w:p>
    <w:p w:rsidR="00E06B6B" w:rsidRPr="00E06B6B" w:rsidRDefault="004E2305" w:rsidP="00E06B6B">
      <w:pPr>
        <w:pStyle w:val="Tip4"/>
        <w:rPr>
          <w:rFonts w:cstheme="minorBidi"/>
          <w:sz w:val="21"/>
          <w:szCs w:val="22"/>
        </w:rPr>
      </w:pPr>
      <w:r>
        <w:rPr>
          <w:rFonts w:ascii="宋体" w:eastAsia="宋体" w:hAnsi="宋体" w:cs="宋体" w:hint="eastAsia"/>
        </w:rPr>
        <w:t>三</w:t>
      </w:r>
      <w:r w:rsidR="00E06B6B">
        <w:rPr>
          <w:rFonts w:ascii="宋体" w:eastAsia="宋体" w:hAnsi="宋体" w:cs="宋体" w:hint="eastAsia"/>
        </w:rPr>
        <w:t>个任务类：</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bCs/>
          <w:color w:val="7F0055"/>
          <w:kern w:val="0"/>
          <w:sz w:val="24"/>
          <w:szCs w:val="24"/>
        </w:rPr>
        <w:t>import</w:t>
      </w:r>
      <w:r w:rsidRPr="00E06B6B">
        <w:rPr>
          <w:rFonts w:ascii="Century Schoolbook" w:hAnsi="Century Schoolbook" w:cs="Century Schoolbook"/>
          <w:color w:val="000000"/>
          <w:kern w:val="0"/>
          <w:sz w:val="24"/>
          <w:szCs w:val="24"/>
        </w:rPr>
        <w:t xml:space="preserve"> java.util.concurrent.Callable;</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bCs/>
          <w:color w:val="7F0055"/>
          <w:kern w:val="0"/>
          <w:sz w:val="24"/>
          <w:szCs w:val="24"/>
        </w:rPr>
        <w:t>import</w:t>
      </w:r>
      <w:r w:rsidRPr="00E06B6B">
        <w:rPr>
          <w:rFonts w:ascii="Century Schoolbook" w:hAnsi="Century Schoolbook" w:cs="Century Schoolbook"/>
          <w:color w:val="000000"/>
          <w:kern w:val="0"/>
          <w:sz w:val="24"/>
          <w:szCs w:val="24"/>
        </w:rPr>
        <w:t xml:space="preserve"> java.util.concurrent.CountDownLatch;</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bCs/>
          <w:color w:val="7F0055"/>
          <w:kern w:val="0"/>
          <w:sz w:val="24"/>
          <w:szCs w:val="24"/>
        </w:rPr>
        <w:t>import</w:t>
      </w:r>
      <w:r w:rsidRPr="00E06B6B">
        <w:rPr>
          <w:rFonts w:ascii="Century Schoolbook" w:hAnsi="Century Schoolbook" w:cs="Century Schoolbook"/>
          <w:color w:val="000000"/>
          <w:kern w:val="0"/>
          <w:sz w:val="24"/>
          <w:szCs w:val="24"/>
        </w:rPr>
        <w:t xml:space="preserve"> java.util.concurrent.TimeUnit;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bCs/>
          <w:color w:val="7F0055"/>
          <w:kern w:val="0"/>
          <w:sz w:val="24"/>
          <w:szCs w:val="24"/>
        </w:rPr>
        <w:t>import</w:t>
      </w:r>
      <w:r w:rsidRPr="00E06B6B">
        <w:rPr>
          <w:rFonts w:ascii="Century Schoolbook" w:hAnsi="Century Schoolbook" w:cs="Century Schoolbook"/>
          <w:color w:val="000000"/>
          <w:kern w:val="0"/>
          <w:sz w:val="24"/>
          <w:szCs w:val="24"/>
        </w:rPr>
        <w:t xml:space="preserve"> com.alibaba.fastjson.JSONObject;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 xml:space="preserve"> * </w:t>
      </w:r>
      <w:r w:rsidRPr="00E06B6B">
        <w:rPr>
          <w:rFonts w:ascii="Century Schoolbook" w:hAnsi="Century Schoolbook" w:cs="Century Schoolbook"/>
          <w:bCs/>
          <w:color w:val="7F9FBF"/>
          <w:kern w:val="0"/>
          <w:sz w:val="24"/>
          <w:szCs w:val="24"/>
        </w:rPr>
        <w:t>@</w:t>
      </w:r>
      <w:r w:rsidRPr="00175ED2">
        <w:rPr>
          <w:rFonts w:ascii="Century Schoolbook" w:hAnsi="Century Schoolbook" w:cs="Century Schoolbook"/>
          <w:b/>
          <w:bCs/>
          <w:color w:val="7F9FBF"/>
          <w:kern w:val="0"/>
          <w:sz w:val="24"/>
          <w:szCs w:val="24"/>
        </w:rPr>
        <w:t>description</w:t>
      </w:r>
      <w:r w:rsidRPr="00E06B6B">
        <w:rPr>
          <w:rFonts w:ascii="Century Schoolbook" w:hAnsi="Century Schoolbook" w:cs="Century Schoolbook"/>
          <w:color w:val="3F5FBF"/>
          <w:kern w:val="0"/>
          <w:sz w:val="24"/>
          <w:szCs w:val="24"/>
        </w:rPr>
        <w:t>: Task[</w:t>
      </w:r>
      <w:r w:rsidRPr="00E06B6B">
        <w:rPr>
          <w:rFonts w:ascii="Century Schoolbook" w:hAnsi="Century Schoolbook" w:cs="Century Schoolbook"/>
          <w:color w:val="3F5FBF"/>
          <w:kern w:val="0"/>
          <w:sz w:val="24"/>
          <w:szCs w:val="24"/>
        </w:rPr>
        <w:t>表示这是一个多线程任务</w:t>
      </w:r>
      <w:r w:rsidRPr="00E06B6B">
        <w:rPr>
          <w:rFonts w:ascii="Century Schoolbook" w:hAnsi="Century Schoolbook" w:cs="Century Schoolbook"/>
          <w:color w:val="3F5FBF"/>
          <w:kern w:val="0"/>
          <w:sz w:val="24"/>
          <w:szCs w:val="24"/>
        </w:rPr>
        <w:t>] 1001[</w:t>
      </w:r>
      <w:r w:rsidRPr="00E06B6B">
        <w:rPr>
          <w:rFonts w:ascii="Century Schoolbook" w:hAnsi="Century Schoolbook" w:cs="Century Schoolbook"/>
          <w:color w:val="3F5FBF"/>
          <w:kern w:val="0"/>
          <w:sz w:val="24"/>
          <w:szCs w:val="24"/>
        </w:rPr>
        <w:t>表示调用了第三方的</w:t>
      </w:r>
      <w:r w:rsidRPr="00E06B6B">
        <w:rPr>
          <w:rFonts w:ascii="Century Schoolbook" w:hAnsi="Century Schoolbook" w:cs="Century Schoolbook"/>
          <w:color w:val="3F5FBF"/>
          <w:kern w:val="0"/>
          <w:sz w:val="24"/>
          <w:szCs w:val="24"/>
        </w:rPr>
        <w:t>1001</w:t>
      </w:r>
      <w:r w:rsidRPr="00E06B6B">
        <w:rPr>
          <w:rFonts w:ascii="Century Schoolbook" w:hAnsi="Century Schoolbook" w:cs="Century Schoolbook"/>
          <w:color w:val="3F5FBF"/>
          <w:kern w:val="0"/>
          <w:sz w:val="24"/>
          <w:szCs w:val="24"/>
        </w:rPr>
        <w:t>接口</w:t>
      </w:r>
      <w:r w:rsidRPr="00E06B6B">
        <w:rPr>
          <w:rFonts w:ascii="Century Schoolbook" w:hAnsi="Century Schoolbook" w:cs="Century Schoolbook"/>
          <w:color w:val="3F5FBF"/>
          <w:kern w:val="0"/>
          <w:sz w:val="24"/>
          <w:szCs w:val="24"/>
        </w:rPr>
        <w:t>] Position[</w:t>
      </w:r>
      <w:r w:rsidRPr="00E06B6B">
        <w:rPr>
          <w:rFonts w:ascii="Century Schoolbook" w:hAnsi="Century Schoolbook" w:cs="Century Schoolbook"/>
          <w:color w:val="3F5FBF"/>
          <w:kern w:val="0"/>
          <w:sz w:val="24"/>
          <w:szCs w:val="24"/>
        </w:rPr>
        <w:t>表示位置信息</w:t>
      </w:r>
      <w:r w:rsidRPr="00E06B6B">
        <w:rPr>
          <w:rFonts w:ascii="Century Schoolbook" w:hAnsi="Century Schoolbook" w:cs="Century Schoolbook"/>
          <w:color w:val="3F5FBF"/>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 xml:space="preserve"> *</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 xml:space="preserve"> * </w:t>
      </w:r>
      <w:r w:rsidRPr="00E06B6B">
        <w:rPr>
          <w:rFonts w:ascii="Century Schoolbook" w:hAnsi="Century Schoolbook" w:cs="Century Schoolbook"/>
          <w:bCs/>
          <w:color w:val="7F9FBF"/>
          <w:kern w:val="0"/>
          <w:sz w:val="24"/>
          <w:szCs w:val="24"/>
        </w:rPr>
        <w:t>@</w:t>
      </w:r>
      <w:r w:rsidRPr="00175ED2">
        <w:rPr>
          <w:rFonts w:ascii="Century Schoolbook" w:hAnsi="Century Schoolbook" w:cs="Century Schoolbook"/>
          <w:b/>
          <w:bCs/>
          <w:color w:val="7F9FBF"/>
          <w:kern w:val="0"/>
          <w:sz w:val="24"/>
          <w:szCs w:val="24"/>
        </w:rPr>
        <w:t>author</w:t>
      </w:r>
      <w:r w:rsidRPr="00E06B6B">
        <w:rPr>
          <w:rFonts w:ascii="Century Schoolbook" w:hAnsi="Century Schoolbook" w:cs="Century Schoolbook"/>
          <w:color w:val="3F5FBF"/>
          <w:kern w:val="0"/>
          <w:sz w:val="24"/>
          <w:szCs w:val="24"/>
        </w:rPr>
        <w:t xml:space="preserve"> Yangcl</w:t>
      </w:r>
    </w:p>
    <w:p w:rsidR="00E06B6B" w:rsidRPr="00E06B6B" w:rsidRDefault="00E06B6B" w:rsidP="00175ED2">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 xml:space="preserve"> * </w:t>
      </w:r>
      <w:r w:rsidRPr="00E06B6B">
        <w:rPr>
          <w:rFonts w:ascii="Century Schoolbook" w:hAnsi="Century Schoolbook" w:cs="Century Schoolbook"/>
          <w:bCs/>
          <w:color w:val="7F9FBF"/>
          <w:kern w:val="0"/>
          <w:sz w:val="24"/>
          <w:szCs w:val="24"/>
        </w:rPr>
        <w:t>@</w:t>
      </w:r>
      <w:r w:rsidRPr="00175ED2">
        <w:rPr>
          <w:rFonts w:ascii="Century Schoolbook" w:hAnsi="Century Schoolbook" w:cs="Century Schoolbook"/>
          <w:b/>
          <w:bCs/>
          <w:color w:val="7F9FBF"/>
          <w:kern w:val="0"/>
          <w:sz w:val="24"/>
          <w:szCs w:val="24"/>
        </w:rPr>
        <w:t>home</w:t>
      </w:r>
      <w:r w:rsidRPr="00E06B6B">
        <w:rPr>
          <w:rFonts w:ascii="Century Schoolbook" w:hAnsi="Century Schoolbook" w:cs="Century Schoolbook"/>
          <w:color w:val="3F5FBF"/>
          <w:kern w:val="0"/>
          <w:sz w:val="24"/>
          <w:szCs w:val="24"/>
        </w:rPr>
        <w:t xml:space="preserve"> https://github.com/PowerYangcl </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 xml:space="preserve"> * </w:t>
      </w:r>
      <w:r w:rsidRPr="00E06B6B">
        <w:rPr>
          <w:rFonts w:ascii="Century Schoolbook" w:hAnsi="Century Schoolbook" w:cs="Century Schoolbook"/>
          <w:bCs/>
          <w:color w:val="7F9FBF"/>
          <w:kern w:val="0"/>
          <w:sz w:val="24"/>
          <w:szCs w:val="24"/>
        </w:rPr>
        <w:t>@</w:t>
      </w:r>
      <w:r w:rsidRPr="00175ED2">
        <w:rPr>
          <w:rFonts w:ascii="Century Schoolbook" w:hAnsi="Century Schoolbook" w:cs="Century Schoolbook"/>
          <w:b/>
          <w:bCs/>
          <w:color w:val="7F9FBF"/>
          <w:kern w:val="0"/>
          <w:sz w:val="24"/>
          <w:szCs w:val="24"/>
        </w:rPr>
        <w:t>version</w:t>
      </w:r>
      <w:r w:rsidRPr="00E06B6B">
        <w:rPr>
          <w:rFonts w:ascii="Century Schoolbook" w:hAnsi="Century Schoolbook" w:cs="Century Schoolbook"/>
          <w:color w:val="3F5FBF"/>
          <w:kern w:val="0"/>
          <w:sz w:val="24"/>
          <w:szCs w:val="24"/>
        </w:rPr>
        <w:t xml:space="preserve"> 1.0.0.1</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 xml:space="preserve"> */</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bCs/>
          <w:color w:val="7F0055"/>
          <w:kern w:val="0"/>
          <w:sz w:val="24"/>
          <w:szCs w:val="24"/>
        </w:rPr>
        <w:t>public</w:t>
      </w:r>
      <w:r w:rsidRPr="00E06B6B">
        <w:rPr>
          <w:rFonts w:ascii="Century Schoolbook" w:hAnsi="Century Schoolbook" w:cs="Century Schoolbook"/>
          <w:color w:val="000000"/>
          <w:kern w:val="0"/>
          <w:sz w:val="24"/>
          <w:szCs w:val="24"/>
        </w:rPr>
        <w:t xml:space="preserve"> </w:t>
      </w:r>
      <w:r w:rsidRPr="00E06B6B">
        <w:rPr>
          <w:rFonts w:ascii="Century Schoolbook" w:hAnsi="Century Schoolbook" w:cs="Century Schoolbook"/>
          <w:bCs/>
          <w:color w:val="7F0055"/>
          <w:kern w:val="0"/>
          <w:sz w:val="24"/>
          <w:szCs w:val="24"/>
        </w:rPr>
        <w:t>class</w:t>
      </w:r>
      <w:r w:rsidRPr="00E06B6B">
        <w:rPr>
          <w:rFonts w:ascii="Century Schoolbook" w:hAnsi="Century Schoolbook" w:cs="Century Schoolbook"/>
          <w:color w:val="000000"/>
          <w:kern w:val="0"/>
          <w:sz w:val="24"/>
          <w:szCs w:val="24"/>
        </w:rPr>
        <w:t xml:space="preserve"> Task1001Position </w:t>
      </w:r>
      <w:r w:rsidRPr="00E06B6B">
        <w:rPr>
          <w:rFonts w:ascii="Century Schoolbook" w:hAnsi="Century Schoolbook" w:cs="Century Schoolbook"/>
          <w:bCs/>
          <w:color w:val="7F0055"/>
          <w:kern w:val="0"/>
          <w:sz w:val="24"/>
          <w:szCs w:val="24"/>
        </w:rPr>
        <w:t>implements</w:t>
      </w:r>
      <w:r w:rsidRPr="00E06B6B">
        <w:rPr>
          <w:rFonts w:ascii="Century Schoolbook" w:hAnsi="Century Schoolbook" w:cs="Century Schoolbook"/>
          <w:color w:val="000000"/>
          <w:kern w:val="0"/>
          <w:sz w:val="24"/>
          <w:szCs w:val="24"/>
        </w:rPr>
        <w:t xml:space="preserve"> Callable&lt;JSONObject&gt; {</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private</w:t>
      </w:r>
      <w:r w:rsidRPr="00E06B6B">
        <w:rPr>
          <w:rFonts w:ascii="Century Schoolbook" w:hAnsi="Century Schoolbook" w:cs="Century Schoolbook"/>
          <w:color w:val="000000"/>
          <w:kern w:val="0"/>
          <w:sz w:val="24"/>
          <w:szCs w:val="24"/>
        </w:rPr>
        <w:t xml:space="preserve"> CountDownLatch </w:t>
      </w:r>
      <w:r w:rsidRPr="00E06B6B">
        <w:rPr>
          <w:rFonts w:ascii="Century Schoolbook" w:hAnsi="Century Schoolbook" w:cs="Century Schoolbook"/>
          <w:color w:val="0000C0"/>
          <w:kern w:val="0"/>
          <w:sz w:val="24"/>
          <w:szCs w:val="24"/>
        </w:rPr>
        <w:t>countDownLatch</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private</w:t>
      </w:r>
      <w:r w:rsidRPr="00E06B6B">
        <w:rPr>
          <w:rFonts w:ascii="Century Schoolbook" w:hAnsi="Century Schoolbook" w:cs="Century Schoolbook"/>
          <w:color w:val="000000"/>
          <w:kern w:val="0"/>
          <w:sz w:val="24"/>
          <w:szCs w:val="24"/>
        </w:rPr>
        <w:t xml:space="preserve"> String </w:t>
      </w:r>
      <w:r w:rsidRPr="00E06B6B">
        <w:rPr>
          <w:rFonts w:ascii="Century Schoolbook" w:hAnsi="Century Schoolbook" w:cs="Century Schoolbook"/>
          <w:color w:val="0000C0"/>
          <w:kern w:val="0"/>
          <w:sz w:val="24"/>
          <w:szCs w:val="24"/>
        </w:rPr>
        <w:t>lat</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2A00FF"/>
          <w:kern w:val="0"/>
          <w:sz w:val="24"/>
          <w:szCs w:val="24"/>
        </w:rPr>
        <w:t>""</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private</w:t>
      </w:r>
      <w:r w:rsidRPr="00E06B6B">
        <w:rPr>
          <w:rFonts w:ascii="Century Schoolbook" w:hAnsi="Century Schoolbook" w:cs="Century Schoolbook"/>
          <w:color w:val="000000"/>
          <w:kern w:val="0"/>
          <w:sz w:val="24"/>
          <w:szCs w:val="24"/>
        </w:rPr>
        <w:t xml:space="preserve"> String </w:t>
      </w:r>
      <w:r w:rsidRPr="00E06B6B">
        <w:rPr>
          <w:rFonts w:ascii="Century Schoolbook" w:hAnsi="Century Schoolbook" w:cs="Century Schoolbook"/>
          <w:color w:val="0000C0"/>
          <w:kern w:val="0"/>
          <w:sz w:val="24"/>
          <w:szCs w:val="24"/>
        </w:rPr>
        <w:t>lng</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2A00FF"/>
          <w:kern w:val="0"/>
          <w:sz w:val="24"/>
          <w:szCs w:val="24"/>
        </w:rPr>
        <w:t>""</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public</w:t>
      </w:r>
      <w:r w:rsidRPr="00E06B6B">
        <w:rPr>
          <w:rFonts w:ascii="Century Schoolbook" w:hAnsi="Century Schoolbook" w:cs="Century Schoolbook"/>
          <w:color w:val="000000"/>
          <w:kern w:val="0"/>
          <w:sz w:val="24"/>
          <w:szCs w:val="24"/>
        </w:rPr>
        <w:t xml:space="preserve"> Task1001Position(String </w:t>
      </w:r>
      <w:r w:rsidRPr="00E06B6B">
        <w:rPr>
          <w:rFonts w:ascii="Century Schoolbook" w:hAnsi="Century Schoolbook" w:cs="Century Schoolbook"/>
          <w:color w:val="6A3E3E"/>
          <w:kern w:val="0"/>
          <w:sz w:val="24"/>
          <w:szCs w:val="24"/>
        </w:rPr>
        <w:t>lat</w:t>
      </w:r>
      <w:r w:rsidRPr="00E06B6B">
        <w:rPr>
          <w:rFonts w:ascii="Century Schoolbook" w:hAnsi="Century Schoolbook" w:cs="Century Schoolbook"/>
          <w:color w:val="000000"/>
          <w:kern w:val="0"/>
          <w:sz w:val="24"/>
          <w:szCs w:val="24"/>
        </w:rPr>
        <w:t xml:space="preserve">, String </w:t>
      </w:r>
      <w:r w:rsidRPr="00E06B6B">
        <w:rPr>
          <w:rFonts w:ascii="Century Schoolbook" w:hAnsi="Century Schoolbook" w:cs="Century Schoolbook"/>
          <w:color w:val="6A3E3E"/>
          <w:kern w:val="0"/>
          <w:sz w:val="24"/>
          <w:szCs w:val="24"/>
        </w:rPr>
        <w:t>lng</w:t>
      </w:r>
      <w:r w:rsidRPr="00E06B6B">
        <w:rPr>
          <w:rFonts w:ascii="Century Schoolbook" w:hAnsi="Century Schoolbook" w:cs="Century Schoolbook"/>
          <w:color w:val="000000"/>
          <w:kern w:val="0"/>
          <w:sz w:val="24"/>
          <w:szCs w:val="24"/>
        </w:rPr>
        <w:t xml:space="preserve"> , CountDownLatch </w:t>
      </w:r>
      <w:r w:rsidRPr="00E06B6B">
        <w:rPr>
          <w:rFonts w:ascii="Century Schoolbook" w:hAnsi="Century Schoolbook" w:cs="Century Schoolbook"/>
          <w:color w:val="6A3E3E"/>
          <w:kern w:val="0"/>
          <w:sz w:val="24"/>
          <w:szCs w:val="24"/>
        </w:rPr>
        <w:t>countDownLatch</w:t>
      </w:r>
      <w:r w:rsidRPr="00E06B6B">
        <w:rPr>
          <w:rFonts w:ascii="Century Schoolbook" w:hAnsi="Century Schoolbook" w:cs="Century Schoolbook"/>
          <w:color w:val="000000"/>
          <w:kern w:val="0"/>
          <w:sz w:val="24"/>
          <w:szCs w:val="24"/>
        </w:rPr>
        <w:t>) {</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this</w:t>
      </w:r>
      <w:r w:rsidRPr="00E06B6B">
        <w:rPr>
          <w:rFonts w:ascii="Century Schoolbook" w:hAnsi="Century Schoolbook" w:cs="Century Schoolbook"/>
          <w:color w:val="000000"/>
          <w:kern w:val="0"/>
          <w:sz w:val="24"/>
          <w:szCs w:val="24"/>
        </w:rPr>
        <w:t>.</w:t>
      </w:r>
      <w:r w:rsidRPr="00E06B6B">
        <w:rPr>
          <w:rFonts w:ascii="Century Schoolbook" w:hAnsi="Century Schoolbook" w:cs="Century Schoolbook"/>
          <w:color w:val="0000C0"/>
          <w:kern w:val="0"/>
          <w:sz w:val="24"/>
          <w:szCs w:val="24"/>
        </w:rPr>
        <w:t>countDownLatch</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6A3E3E"/>
          <w:kern w:val="0"/>
          <w:sz w:val="24"/>
          <w:szCs w:val="24"/>
        </w:rPr>
        <w:t>countDownLatch</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this</w:t>
      </w:r>
      <w:r w:rsidRPr="00E06B6B">
        <w:rPr>
          <w:rFonts w:ascii="Century Schoolbook" w:hAnsi="Century Schoolbook" w:cs="Century Schoolbook"/>
          <w:color w:val="000000"/>
          <w:kern w:val="0"/>
          <w:sz w:val="24"/>
          <w:szCs w:val="24"/>
        </w:rPr>
        <w:t>.</w:t>
      </w:r>
      <w:r w:rsidRPr="00E06B6B">
        <w:rPr>
          <w:rFonts w:ascii="Century Schoolbook" w:hAnsi="Century Schoolbook" w:cs="Century Schoolbook"/>
          <w:color w:val="0000C0"/>
          <w:kern w:val="0"/>
          <w:sz w:val="24"/>
          <w:szCs w:val="24"/>
        </w:rPr>
        <w:t>lat</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6A3E3E"/>
          <w:kern w:val="0"/>
          <w:sz w:val="24"/>
          <w:szCs w:val="24"/>
        </w:rPr>
        <w:t>lat</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this</w:t>
      </w:r>
      <w:r w:rsidRPr="00E06B6B">
        <w:rPr>
          <w:rFonts w:ascii="Century Schoolbook" w:hAnsi="Century Schoolbook" w:cs="Century Schoolbook"/>
          <w:color w:val="000000"/>
          <w:kern w:val="0"/>
          <w:sz w:val="24"/>
          <w:szCs w:val="24"/>
        </w:rPr>
        <w:t>.</w:t>
      </w:r>
      <w:r w:rsidRPr="00E06B6B">
        <w:rPr>
          <w:rFonts w:ascii="Century Schoolbook" w:hAnsi="Century Schoolbook" w:cs="Century Schoolbook"/>
          <w:color w:val="0000C0"/>
          <w:kern w:val="0"/>
          <w:sz w:val="24"/>
          <w:szCs w:val="24"/>
        </w:rPr>
        <w:t>lng</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6A3E3E"/>
          <w:kern w:val="0"/>
          <w:sz w:val="24"/>
          <w:szCs w:val="24"/>
        </w:rPr>
        <w:t>lng</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t>}</w:t>
      </w:r>
    </w:p>
    <w:p w:rsidR="00E06B6B" w:rsidRPr="00E06B6B" w:rsidRDefault="00A83DBC" w:rsidP="00E06B6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646464"/>
          <w:kern w:val="0"/>
          <w:sz w:val="24"/>
          <w:szCs w:val="24"/>
        </w:rPr>
        <w:t>@Override</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public</w:t>
      </w:r>
      <w:r w:rsidRPr="00E06B6B">
        <w:rPr>
          <w:rFonts w:ascii="Century Schoolbook" w:hAnsi="Century Schoolbook" w:cs="Century Schoolbook"/>
          <w:color w:val="000000"/>
          <w:kern w:val="0"/>
          <w:sz w:val="24"/>
          <w:szCs w:val="24"/>
        </w:rPr>
        <w:t xml:space="preserve"> JSONObject call() </w:t>
      </w:r>
      <w:r w:rsidRPr="00E06B6B">
        <w:rPr>
          <w:rFonts w:ascii="Century Schoolbook" w:hAnsi="Century Schoolbook" w:cs="Century Schoolbook"/>
          <w:bCs/>
          <w:color w:val="7F0055"/>
          <w:kern w:val="0"/>
          <w:sz w:val="24"/>
          <w:szCs w:val="24"/>
        </w:rPr>
        <w:t>throws</w:t>
      </w:r>
      <w:r w:rsidRPr="00E06B6B">
        <w:rPr>
          <w:rFonts w:ascii="Century Schoolbook" w:hAnsi="Century Schoolbook" w:cs="Century Schoolbook"/>
          <w:color w:val="000000"/>
          <w:kern w:val="0"/>
          <w:sz w:val="24"/>
          <w:szCs w:val="24"/>
        </w:rPr>
        <w:t xml:space="preserve"> Exception {</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t xml:space="preserve">JSONObject </w:t>
      </w:r>
      <w:r w:rsidRPr="00E06B6B">
        <w:rPr>
          <w:rFonts w:ascii="Century Schoolbook" w:hAnsi="Century Schoolbook" w:cs="Century Schoolbook"/>
          <w:color w:val="6A3E3E"/>
          <w:kern w:val="0"/>
          <w:sz w:val="24"/>
          <w:szCs w:val="24"/>
        </w:rPr>
        <w:t>result</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bCs/>
          <w:color w:val="7F0055"/>
          <w:kern w:val="0"/>
          <w:sz w:val="24"/>
          <w:szCs w:val="24"/>
        </w:rPr>
        <w:t>new</w:t>
      </w:r>
      <w:r w:rsidRPr="00E06B6B">
        <w:rPr>
          <w:rFonts w:ascii="Century Schoolbook" w:hAnsi="Century Schoolbook" w:cs="Century Schoolbook"/>
          <w:color w:val="000000"/>
          <w:kern w:val="0"/>
          <w:sz w:val="24"/>
          <w:szCs w:val="24"/>
        </w:rPr>
        <w:t xml:space="preserve"> JSONObject();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3F7F5F"/>
          <w:kern w:val="0"/>
          <w:sz w:val="24"/>
          <w:szCs w:val="24"/>
        </w:rPr>
        <w:t xml:space="preserve">// </w:t>
      </w:r>
      <w:r w:rsidRPr="00E06B6B">
        <w:rPr>
          <w:rFonts w:ascii="Century Schoolbook" w:hAnsi="Century Schoolbook" w:cs="Century Schoolbook"/>
          <w:bCs/>
          <w:color w:val="7F9FBF"/>
          <w:kern w:val="0"/>
          <w:sz w:val="24"/>
          <w:szCs w:val="24"/>
        </w:rPr>
        <w:t>TODO</w:t>
      </w:r>
      <w:r w:rsidRPr="00E06B6B">
        <w:rPr>
          <w:rFonts w:ascii="Century Schoolbook" w:hAnsi="Century Schoolbook" w:cs="Century Schoolbook"/>
          <w:color w:val="3F7F5F"/>
          <w:kern w:val="0"/>
          <w:sz w:val="24"/>
          <w:szCs w:val="24"/>
        </w:rPr>
        <w:t xml:space="preserve"> </w:t>
      </w:r>
      <w:r w:rsidRPr="00E06B6B">
        <w:rPr>
          <w:rFonts w:ascii="Century Schoolbook" w:hAnsi="Century Schoolbook" w:cs="Century Schoolbook"/>
          <w:color w:val="3F7F5F"/>
          <w:kern w:val="0"/>
          <w:sz w:val="24"/>
          <w:szCs w:val="24"/>
        </w:rPr>
        <w:t>调用第三方接口，获取位置信息</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this</w:t>
      </w:r>
      <w:r w:rsidRPr="00E06B6B">
        <w:rPr>
          <w:rFonts w:ascii="Century Schoolbook" w:hAnsi="Century Schoolbook" w:cs="Century Schoolbook"/>
          <w:color w:val="000000"/>
          <w:kern w:val="0"/>
          <w:sz w:val="24"/>
          <w:szCs w:val="24"/>
        </w:rPr>
        <w:t>.</w:t>
      </w:r>
      <w:r w:rsidRPr="00E06B6B">
        <w:rPr>
          <w:rFonts w:ascii="Century Schoolbook" w:hAnsi="Century Schoolbook" w:cs="Century Schoolbook"/>
          <w:color w:val="0000C0"/>
          <w:kern w:val="0"/>
          <w:sz w:val="24"/>
          <w:szCs w:val="24"/>
        </w:rPr>
        <w:t>lat</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2A00FF"/>
          <w:kern w:val="0"/>
          <w:sz w:val="24"/>
          <w:szCs w:val="24"/>
        </w:rPr>
        <w:t>"123899012.123"</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this</w:t>
      </w:r>
      <w:r w:rsidRPr="00E06B6B">
        <w:rPr>
          <w:rFonts w:ascii="Century Schoolbook" w:hAnsi="Century Schoolbook" w:cs="Century Schoolbook"/>
          <w:color w:val="000000"/>
          <w:kern w:val="0"/>
          <w:sz w:val="24"/>
          <w:szCs w:val="24"/>
        </w:rPr>
        <w:t>.</w:t>
      </w:r>
      <w:r w:rsidRPr="00E06B6B">
        <w:rPr>
          <w:rFonts w:ascii="Century Schoolbook" w:hAnsi="Century Schoolbook" w:cs="Century Schoolbook"/>
          <w:color w:val="0000C0"/>
          <w:kern w:val="0"/>
          <w:sz w:val="24"/>
          <w:szCs w:val="24"/>
        </w:rPr>
        <w:t>lng</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2A00FF"/>
          <w:kern w:val="0"/>
          <w:sz w:val="24"/>
          <w:szCs w:val="24"/>
        </w:rPr>
        <w:t>"324124.213123"</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try</w:t>
      </w:r>
      <w:r w:rsidRPr="00E06B6B">
        <w:rPr>
          <w:rFonts w:ascii="Century Schoolbook" w:hAnsi="Century Schoolbook" w:cs="Century Schoolbook"/>
          <w:color w:val="000000"/>
          <w:kern w:val="0"/>
          <w:sz w:val="24"/>
          <w:szCs w:val="24"/>
        </w:rPr>
        <w:t xml:space="preserve"> { TimeUnit.</w:t>
      </w:r>
      <w:r w:rsidRPr="00E06B6B">
        <w:rPr>
          <w:rFonts w:ascii="Century Schoolbook" w:hAnsi="Century Schoolbook" w:cs="Century Schoolbook"/>
          <w:bCs/>
          <w:iCs/>
          <w:color w:val="0000C0"/>
          <w:kern w:val="0"/>
          <w:sz w:val="24"/>
          <w:szCs w:val="24"/>
        </w:rPr>
        <w:t>SECONDS</w:t>
      </w:r>
      <w:r w:rsidRPr="00E06B6B">
        <w:rPr>
          <w:rFonts w:ascii="Century Schoolbook" w:hAnsi="Century Schoolbook" w:cs="Century Schoolbook"/>
          <w:color w:val="000000"/>
          <w:kern w:val="0"/>
          <w:sz w:val="24"/>
          <w:szCs w:val="24"/>
        </w:rPr>
        <w:t xml:space="preserve">.sleep(10); } </w:t>
      </w:r>
      <w:r w:rsidRPr="00E06B6B">
        <w:rPr>
          <w:rFonts w:ascii="Century Schoolbook" w:hAnsi="Century Schoolbook" w:cs="Century Schoolbook"/>
          <w:bCs/>
          <w:color w:val="7F0055"/>
          <w:kern w:val="0"/>
          <w:sz w:val="24"/>
          <w:szCs w:val="24"/>
        </w:rPr>
        <w:t>catch</w:t>
      </w:r>
      <w:r w:rsidRPr="00E06B6B">
        <w:rPr>
          <w:rFonts w:ascii="Century Schoolbook" w:hAnsi="Century Schoolbook" w:cs="Century Schoolbook"/>
          <w:color w:val="000000"/>
          <w:kern w:val="0"/>
          <w:sz w:val="24"/>
          <w:szCs w:val="24"/>
        </w:rPr>
        <w:t xml:space="preserve"> (InterruptedException </w:t>
      </w:r>
      <w:r w:rsidRPr="00E06B6B">
        <w:rPr>
          <w:rFonts w:ascii="Century Schoolbook" w:hAnsi="Century Schoolbook" w:cs="Century Schoolbook"/>
          <w:color w:val="6A3E3E"/>
          <w:kern w:val="0"/>
          <w:sz w:val="24"/>
          <w:szCs w:val="24"/>
        </w:rPr>
        <w:t>e</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6A3E3E"/>
          <w:kern w:val="0"/>
          <w:sz w:val="24"/>
          <w:szCs w:val="24"/>
        </w:rPr>
        <w:t>e</w:t>
      </w:r>
      <w:r w:rsidRPr="00E06B6B">
        <w:rPr>
          <w:rFonts w:ascii="Century Schoolbook" w:hAnsi="Century Schoolbook" w:cs="Century Schoolbook"/>
          <w:color w:val="000000"/>
          <w:kern w:val="0"/>
          <w:sz w:val="24"/>
          <w:szCs w:val="24"/>
        </w:rPr>
        <w:t xml:space="preserve">.printStackTrace(); }  </w:t>
      </w:r>
      <w:r w:rsidRPr="00E06B6B">
        <w:rPr>
          <w:rFonts w:ascii="Century Schoolbook" w:hAnsi="Century Schoolbook" w:cs="Century Schoolbook"/>
          <w:color w:val="3F7F5F"/>
          <w:kern w:val="0"/>
          <w:sz w:val="24"/>
          <w:szCs w:val="24"/>
        </w:rPr>
        <w:t xml:space="preserve">// </w:t>
      </w:r>
      <w:r w:rsidRPr="00E06B6B">
        <w:rPr>
          <w:rFonts w:ascii="Century Schoolbook" w:hAnsi="Century Schoolbook" w:cs="Century Schoolbook"/>
          <w:color w:val="3F7F5F"/>
          <w:kern w:val="0"/>
          <w:sz w:val="24"/>
          <w:szCs w:val="24"/>
        </w:rPr>
        <w:t>模拟查库耗时</w:t>
      </w:r>
      <w:r w:rsidRPr="00E06B6B">
        <w:rPr>
          <w:rFonts w:ascii="Century Schoolbook" w:hAnsi="Century Schoolbook" w:cs="Century Schoolbook"/>
          <w:color w:val="3F7F5F"/>
          <w:kern w:val="0"/>
          <w:sz w:val="24"/>
          <w:szCs w:val="24"/>
        </w:rPr>
        <w:t>10</w:t>
      </w:r>
      <w:r w:rsidRPr="00E06B6B">
        <w:rPr>
          <w:rFonts w:ascii="Century Schoolbook" w:hAnsi="Century Schoolbook" w:cs="Century Schoolbook"/>
          <w:color w:val="3F7F5F"/>
          <w:kern w:val="0"/>
          <w:sz w:val="24"/>
          <w:szCs w:val="24"/>
        </w:rPr>
        <w:t>秒</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6A3E3E"/>
          <w:kern w:val="0"/>
          <w:sz w:val="24"/>
          <w:szCs w:val="24"/>
        </w:rPr>
        <w:t>result</w:t>
      </w:r>
      <w:r w:rsidRPr="00E06B6B">
        <w:rPr>
          <w:rFonts w:ascii="Century Schoolbook" w:hAnsi="Century Schoolbook" w:cs="Century Schoolbook"/>
          <w:color w:val="000000"/>
          <w:kern w:val="0"/>
          <w:sz w:val="24"/>
          <w:szCs w:val="24"/>
        </w:rPr>
        <w:t>.put(</w:t>
      </w:r>
      <w:r w:rsidRPr="00E06B6B">
        <w:rPr>
          <w:rFonts w:ascii="Century Schoolbook" w:hAnsi="Century Schoolbook" w:cs="Century Schoolbook"/>
          <w:color w:val="2A00FF"/>
          <w:kern w:val="0"/>
          <w:sz w:val="24"/>
          <w:szCs w:val="24"/>
        </w:rPr>
        <w:t>"data"</w:t>
      </w:r>
      <w:r w:rsidRPr="00E06B6B">
        <w:rPr>
          <w:rFonts w:ascii="Century Schoolbook" w:hAnsi="Century Schoolbook" w:cs="Century Schoolbook"/>
          <w:color w:val="000000"/>
          <w:kern w:val="0"/>
          <w:sz w:val="24"/>
          <w:szCs w:val="24"/>
        </w:rPr>
        <w:t xml:space="preserve">, </w:t>
      </w:r>
      <w:r w:rsidRPr="00E06B6B">
        <w:rPr>
          <w:rFonts w:ascii="Century Schoolbook" w:hAnsi="Century Schoolbook" w:cs="Century Schoolbook"/>
          <w:color w:val="2A00FF"/>
          <w:kern w:val="0"/>
          <w:sz w:val="24"/>
          <w:szCs w:val="24"/>
        </w:rPr>
        <w:t>"</w:t>
      </w:r>
      <w:r w:rsidRPr="00E06B6B">
        <w:rPr>
          <w:rFonts w:ascii="Century Schoolbook" w:hAnsi="Century Schoolbook" w:cs="Century Schoolbook"/>
          <w:color w:val="2A00FF"/>
          <w:kern w:val="0"/>
          <w:sz w:val="24"/>
          <w:szCs w:val="24"/>
        </w:rPr>
        <w:t>北京市通州区梨园镇天使之城小区</w:t>
      </w:r>
      <w:r w:rsidRPr="00E06B6B">
        <w:rPr>
          <w:rFonts w:ascii="Century Schoolbook" w:hAnsi="Century Schoolbook" w:cs="Century Schoolbook"/>
          <w:color w:val="2A00FF"/>
          <w:kern w:val="0"/>
          <w:sz w:val="24"/>
          <w:szCs w:val="24"/>
        </w:rPr>
        <w:t>"</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this</w:t>
      </w:r>
      <w:r w:rsidRPr="00E06B6B">
        <w:rPr>
          <w:rFonts w:ascii="Century Schoolbook" w:hAnsi="Century Schoolbook" w:cs="Century Schoolbook"/>
          <w:color w:val="000000"/>
          <w:kern w:val="0"/>
          <w:sz w:val="24"/>
          <w:szCs w:val="24"/>
        </w:rPr>
        <w:t>.</w:t>
      </w:r>
      <w:r w:rsidRPr="00E06B6B">
        <w:rPr>
          <w:rFonts w:ascii="Century Schoolbook" w:hAnsi="Century Schoolbook" w:cs="Century Schoolbook"/>
          <w:color w:val="0000C0"/>
          <w:kern w:val="0"/>
          <w:sz w:val="24"/>
          <w:szCs w:val="24"/>
        </w:rPr>
        <w:t>countDownLatch</w:t>
      </w:r>
      <w:r w:rsidRPr="00E06B6B">
        <w:rPr>
          <w:rFonts w:ascii="Century Schoolbook" w:hAnsi="Century Schoolbook" w:cs="Century Schoolbook"/>
          <w:color w:val="000000"/>
          <w:kern w:val="0"/>
          <w:sz w:val="24"/>
          <w:szCs w:val="24"/>
        </w:rPr>
        <w:t xml:space="preserve">.countDown(); </w:t>
      </w:r>
      <w:r w:rsidRPr="00E06B6B">
        <w:rPr>
          <w:rFonts w:ascii="Century Schoolbook" w:hAnsi="Century Schoolbook" w:cs="Century Schoolbook"/>
          <w:color w:val="3F7F5F"/>
          <w:kern w:val="0"/>
          <w:sz w:val="24"/>
          <w:szCs w:val="24"/>
        </w:rPr>
        <w:t xml:space="preserve">// </w:t>
      </w:r>
      <w:r w:rsidRPr="00E06B6B">
        <w:rPr>
          <w:rFonts w:ascii="Century Schoolbook" w:hAnsi="Century Schoolbook" w:cs="Century Schoolbook"/>
          <w:color w:val="3F7F5F"/>
          <w:kern w:val="0"/>
          <w:sz w:val="24"/>
          <w:szCs w:val="24"/>
        </w:rPr>
        <w:t>计数器减一</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return</w:t>
      </w:r>
      <w:r w:rsidRPr="00E06B6B">
        <w:rPr>
          <w:rFonts w:ascii="Century Schoolbook" w:hAnsi="Century Schoolbook" w:cs="Century Schoolbook"/>
          <w:color w:val="000000"/>
          <w:kern w:val="0"/>
          <w:sz w:val="24"/>
          <w:szCs w:val="24"/>
        </w:rPr>
        <w:t xml:space="preserve"> </w:t>
      </w:r>
      <w:r w:rsidRPr="00E06B6B">
        <w:rPr>
          <w:rFonts w:ascii="Century Schoolbook" w:hAnsi="Century Schoolbook" w:cs="Century Schoolbook"/>
          <w:color w:val="6A3E3E"/>
          <w:kern w:val="0"/>
          <w:sz w:val="24"/>
          <w:szCs w:val="24"/>
        </w:rPr>
        <w:t>result</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w:t>
      </w:r>
    </w:p>
    <w:p w:rsidR="00464DEC" w:rsidRDefault="00464DEC" w:rsidP="00464DEC">
      <w:pPr>
        <w:autoSpaceDE w:val="0"/>
        <w:autoSpaceDN w:val="0"/>
        <w:adjustRightInd w:val="0"/>
        <w:jc w:val="left"/>
        <w:rPr>
          <w:rFonts w:ascii="Century Schoolbook" w:hAnsi="Century Schoolbook" w:cs="Century Schoolbook"/>
          <w:kern w:val="0"/>
          <w:sz w:val="24"/>
          <w:szCs w:val="24"/>
        </w:rPr>
      </w:pP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3F7F5F"/>
          <w:kern w:val="0"/>
          <w:sz w:val="24"/>
          <w:szCs w:val="24"/>
        </w:rPr>
        <w:t xml:space="preserve">// </w:t>
      </w:r>
      <w:r w:rsidRPr="00464DEC">
        <w:rPr>
          <w:rFonts w:ascii="Century Schoolbook" w:hAnsi="Century Schoolbook" w:cs="Century Schoolbook"/>
          <w:color w:val="3F7F5F"/>
          <w:kern w:val="0"/>
          <w:sz w:val="24"/>
          <w:szCs w:val="24"/>
        </w:rPr>
        <w:t>模拟地产信息前</w:t>
      </w:r>
      <w:r w:rsidRPr="00464DEC">
        <w:rPr>
          <w:rFonts w:ascii="Century Schoolbook" w:hAnsi="Century Schoolbook" w:cs="Century Schoolbook"/>
          <w:color w:val="3F7F5F"/>
          <w:kern w:val="0"/>
          <w:sz w:val="24"/>
          <w:szCs w:val="24"/>
        </w:rPr>
        <w:t>5</w:t>
      </w:r>
      <w:r w:rsidRPr="00464DEC">
        <w:rPr>
          <w:rFonts w:ascii="Century Schoolbook" w:hAnsi="Century Schoolbook" w:cs="Century Schoolbook"/>
          <w:color w:val="3F7F5F"/>
          <w:kern w:val="0"/>
          <w:sz w:val="24"/>
          <w:szCs w:val="24"/>
        </w:rPr>
        <w:t>名</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bCs/>
          <w:color w:val="7F0055"/>
          <w:kern w:val="0"/>
          <w:sz w:val="24"/>
          <w:szCs w:val="24"/>
        </w:rPr>
        <w:t>public</w:t>
      </w:r>
      <w:r w:rsidRPr="00464DEC">
        <w:rPr>
          <w:rFonts w:ascii="Century Schoolbook" w:hAnsi="Century Schoolbook" w:cs="Century Schoolbook"/>
          <w:color w:val="000000"/>
          <w:kern w:val="0"/>
          <w:sz w:val="24"/>
          <w:szCs w:val="24"/>
        </w:rPr>
        <w:t xml:space="preserve"> </w:t>
      </w:r>
      <w:r w:rsidRPr="00464DEC">
        <w:rPr>
          <w:rFonts w:ascii="Century Schoolbook" w:hAnsi="Century Schoolbook" w:cs="Century Schoolbook"/>
          <w:bCs/>
          <w:color w:val="7F0055"/>
          <w:kern w:val="0"/>
          <w:sz w:val="24"/>
          <w:szCs w:val="24"/>
        </w:rPr>
        <w:t>class</w:t>
      </w:r>
      <w:r w:rsidRPr="00464DEC">
        <w:rPr>
          <w:rFonts w:ascii="Century Schoolbook" w:hAnsi="Century Schoolbook" w:cs="Century Schoolbook"/>
          <w:color w:val="000000"/>
          <w:kern w:val="0"/>
          <w:sz w:val="24"/>
          <w:szCs w:val="24"/>
        </w:rPr>
        <w:t xml:space="preserve"> TaskLandedPropertyPriceTop5 </w:t>
      </w:r>
      <w:r w:rsidRPr="00464DEC">
        <w:rPr>
          <w:rFonts w:ascii="Century Schoolbook" w:hAnsi="Century Schoolbook" w:cs="Century Schoolbook"/>
          <w:bCs/>
          <w:color w:val="7F0055"/>
          <w:kern w:val="0"/>
          <w:sz w:val="24"/>
          <w:szCs w:val="24"/>
        </w:rPr>
        <w:t>implements</w:t>
      </w:r>
      <w:r w:rsidRPr="00464DEC">
        <w:rPr>
          <w:rFonts w:ascii="Century Schoolbook" w:hAnsi="Century Schoolbook" w:cs="Century Schoolbook"/>
          <w:color w:val="000000"/>
          <w:kern w:val="0"/>
          <w:sz w:val="24"/>
          <w:szCs w:val="24"/>
        </w:rPr>
        <w:t xml:space="preserve"> Callable&lt;JSONObject&gt; {</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private</w:t>
      </w:r>
      <w:r w:rsidRPr="00464DEC">
        <w:rPr>
          <w:rFonts w:ascii="Century Schoolbook" w:hAnsi="Century Schoolbook" w:cs="Century Schoolbook"/>
          <w:color w:val="000000"/>
          <w:kern w:val="0"/>
          <w:sz w:val="24"/>
          <w:szCs w:val="24"/>
        </w:rPr>
        <w:t xml:space="preserve"> CountDownLatch </w:t>
      </w:r>
      <w:r w:rsidRPr="00464DEC">
        <w:rPr>
          <w:rFonts w:ascii="Century Schoolbook" w:hAnsi="Century Schoolbook" w:cs="Century Schoolbook"/>
          <w:color w:val="0000C0"/>
          <w:kern w:val="0"/>
          <w:sz w:val="24"/>
          <w:szCs w:val="24"/>
        </w:rPr>
        <w:t>countDownLatch</w:t>
      </w:r>
      <w:r w:rsidRPr="00464DEC">
        <w:rPr>
          <w:rFonts w:ascii="Century Schoolbook" w:hAnsi="Century Schoolbook" w:cs="Century Schoolbook"/>
          <w:color w:val="000000"/>
          <w:kern w:val="0"/>
          <w:sz w:val="24"/>
          <w:szCs w:val="24"/>
        </w:rPr>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private</w:t>
      </w:r>
      <w:r w:rsidRPr="00464DEC">
        <w:rPr>
          <w:rFonts w:ascii="Century Schoolbook" w:hAnsi="Century Schoolbook" w:cs="Century Schoolbook"/>
          <w:color w:val="000000"/>
          <w:kern w:val="0"/>
          <w:sz w:val="24"/>
          <w:szCs w:val="24"/>
        </w:rPr>
        <w:t xml:space="preserve"> ITcLandedPropertyMapper </w:t>
      </w:r>
      <w:r w:rsidRPr="00464DEC">
        <w:rPr>
          <w:rFonts w:ascii="Century Schoolbook" w:hAnsi="Century Schoolbook" w:cs="Century Schoolbook"/>
          <w:color w:val="0000C0"/>
          <w:kern w:val="0"/>
          <w:sz w:val="24"/>
          <w:szCs w:val="24"/>
        </w:rPr>
        <w:t>tcLandedPropertyMapper</w:t>
      </w:r>
      <w:r w:rsidRPr="00464DEC">
        <w:rPr>
          <w:rFonts w:ascii="Century Schoolbook" w:hAnsi="Century Schoolbook" w:cs="Century Schoolbook"/>
          <w:color w:val="000000"/>
          <w:kern w:val="0"/>
          <w:sz w:val="24"/>
          <w:szCs w:val="24"/>
        </w:rPr>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public</w:t>
      </w:r>
      <w:r w:rsidRPr="00464DEC">
        <w:rPr>
          <w:rFonts w:ascii="Century Schoolbook" w:hAnsi="Century Schoolbook" w:cs="Century Schoolbook"/>
          <w:color w:val="000000"/>
          <w:kern w:val="0"/>
          <w:sz w:val="24"/>
          <w:szCs w:val="24"/>
        </w:rPr>
        <w:t xml:space="preserve"> TaskLandedPropertyPriceTop5(ITcLandedPropertyMapper </w:t>
      </w:r>
      <w:r w:rsidRPr="00464DEC">
        <w:rPr>
          <w:rFonts w:ascii="Century Schoolbook" w:hAnsi="Century Schoolbook" w:cs="Century Schoolbook"/>
          <w:color w:val="6A3E3E"/>
          <w:kern w:val="0"/>
          <w:sz w:val="24"/>
          <w:szCs w:val="24"/>
        </w:rPr>
        <w:t>tcLandedPropertyMapper</w:t>
      </w:r>
      <w:r w:rsidRPr="00464DEC">
        <w:rPr>
          <w:rFonts w:ascii="Century Schoolbook" w:hAnsi="Century Schoolbook" w:cs="Century Schoolbook"/>
          <w:color w:val="000000"/>
          <w:kern w:val="0"/>
          <w:sz w:val="24"/>
          <w:szCs w:val="24"/>
        </w:rPr>
        <w:t xml:space="preserve"> , CountDownLatch </w:t>
      </w:r>
      <w:r w:rsidRPr="00464DEC">
        <w:rPr>
          <w:rFonts w:ascii="Century Schoolbook" w:hAnsi="Century Schoolbook" w:cs="Century Schoolbook"/>
          <w:color w:val="6A3E3E"/>
          <w:kern w:val="0"/>
          <w:sz w:val="24"/>
          <w:szCs w:val="24"/>
        </w:rPr>
        <w:t>countDownLatch</w:t>
      </w:r>
      <w:r w:rsidRPr="00464DEC">
        <w:rPr>
          <w:rFonts w:ascii="Century Schoolbook" w:hAnsi="Century Schoolbook" w:cs="Century Schoolbook"/>
          <w:color w:val="000000"/>
          <w:kern w:val="0"/>
          <w:sz w:val="24"/>
          <w:szCs w:val="24"/>
        </w:rPr>
        <w:t>) {</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this</w:t>
      </w:r>
      <w:r w:rsidRPr="00464DEC">
        <w:rPr>
          <w:rFonts w:ascii="Century Schoolbook" w:hAnsi="Century Schoolbook" w:cs="Century Schoolbook"/>
          <w:color w:val="000000"/>
          <w:kern w:val="0"/>
          <w:sz w:val="24"/>
          <w:szCs w:val="24"/>
        </w:rPr>
        <w:t>.</w:t>
      </w:r>
      <w:r w:rsidRPr="00464DEC">
        <w:rPr>
          <w:rFonts w:ascii="Century Schoolbook" w:hAnsi="Century Schoolbook" w:cs="Century Schoolbook"/>
          <w:color w:val="0000C0"/>
          <w:kern w:val="0"/>
          <w:sz w:val="24"/>
          <w:szCs w:val="24"/>
        </w:rPr>
        <w:t>countDownLatch</w:t>
      </w:r>
      <w:r w:rsidRPr="00464DEC">
        <w:rPr>
          <w:rFonts w:ascii="Century Schoolbook" w:hAnsi="Century Schoolbook" w:cs="Century Schoolbook"/>
          <w:color w:val="000000"/>
          <w:kern w:val="0"/>
          <w:sz w:val="24"/>
          <w:szCs w:val="24"/>
        </w:rPr>
        <w:t xml:space="preserve"> = </w:t>
      </w:r>
      <w:r w:rsidRPr="00464DEC">
        <w:rPr>
          <w:rFonts w:ascii="Century Schoolbook" w:hAnsi="Century Schoolbook" w:cs="Century Schoolbook"/>
          <w:color w:val="6A3E3E"/>
          <w:kern w:val="0"/>
          <w:sz w:val="24"/>
          <w:szCs w:val="24"/>
        </w:rPr>
        <w:t>countDownLatch</w:t>
      </w:r>
      <w:r w:rsidRPr="00464DEC">
        <w:rPr>
          <w:rFonts w:ascii="Century Schoolbook" w:hAnsi="Century Schoolbook" w:cs="Century Schoolbook"/>
          <w:color w:val="000000"/>
          <w:kern w:val="0"/>
          <w:sz w:val="24"/>
          <w:szCs w:val="24"/>
        </w:rPr>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this</w:t>
      </w:r>
      <w:r w:rsidRPr="00464DEC">
        <w:rPr>
          <w:rFonts w:ascii="Century Schoolbook" w:hAnsi="Century Schoolbook" w:cs="Century Schoolbook"/>
          <w:color w:val="000000"/>
          <w:kern w:val="0"/>
          <w:sz w:val="24"/>
          <w:szCs w:val="24"/>
        </w:rPr>
        <w:t>.</w:t>
      </w:r>
      <w:r w:rsidRPr="00464DEC">
        <w:rPr>
          <w:rFonts w:ascii="Century Schoolbook" w:hAnsi="Century Schoolbook" w:cs="Century Schoolbook"/>
          <w:color w:val="0000C0"/>
          <w:kern w:val="0"/>
          <w:sz w:val="24"/>
          <w:szCs w:val="24"/>
        </w:rPr>
        <w:t>tcLandedPropertyMapper</w:t>
      </w:r>
      <w:r w:rsidRPr="00464DEC">
        <w:rPr>
          <w:rFonts w:ascii="Century Schoolbook" w:hAnsi="Century Schoolbook" w:cs="Century Schoolbook"/>
          <w:color w:val="000000"/>
          <w:kern w:val="0"/>
          <w:sz w:val="24"/>
          <w:szCs w:val="24"/>
        </w:rPr>
        <w:t xml:space="preserve"> = </w:t>
      </w:r>
      <w:r w:rsidRPr="00464DEC">
        <w:rPr>
          <w:rFonts w:ascii="Century Schoolbook" w:hAnsi="Century Schoolbook" w:cs="Century Schoolbook"/>
          <w:color w:val="6A3E3E"/>
          <w:kern w:val="0"/>
          <w:sz w:val="24"/>
          <w:szCs w:val="24"/>
        </w:rPr>
        <w:t>tcLandedPropertyMapper</w:t>
      </w:r>
      <w:r w:rsidRPr="00464DEC">
        <w:rPr>
          <w:rFonts w:ascii="Century Schoolbook" w:hAnsi="Century Schoolbook" w:cs="Century Schoolbook"/>
          <w:color w:val="000000"/>
          <w:kern w:val="0"/>
          <w:sz w:val="24"/>
          <w:szCs w:val="24"/>
        </w:rPr>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646464"/>
          <w:kern w:val="0"/>
          <w:sz w:val="24"/>
          <w:szCs w:val="24"/>
        </w:rPr>
        <w:t>@Override</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public</w:t>
      </w:r>
      <w:r w:rsidRPr="00464DEC">
        <w:rPr>
          <w:rFonts w:ascii="Century Schoolbook" w:hAnsi="Century Schoolbook" w:cs="Century Schoolbook"/>
          <w:color w:val="000000"/>
          <w:kern w:val="0"/>
          <w:sz w:val="24"/>
          <w:szCs w:val="24"/>
        </w:rPr>
        <w:t xml:space="preserve"> JSONObject call() </w:t>
      </w:r>
      <w:r w:rsidRPr="00464DEC">
        <w:rPr>
          <w:rFonts w:ascii="Century Schoolbook" w:hAnsi="Century Schoolbook" w:cs="Century Schoolbook"/>
          <w:bCs/>
          <w:color w:val="7F0055"/>
          <w:kern w:val="0"/>
          <w:sz w:val="24"/>
          <w:szCs w:val="24"/>
        </w:rPr>
        <w:t>throws</w:t>
      </w:r>
      <w:r w:rsidRPr="00464DEC">
        <w:rPr>
          <w:rFonts w:ascii="Century Schoolbook" w:hAnsi="Century Schoolbook" w:cs="Century Schoolbook"/>
          <w:color w:val="000000"/>
          <w:kern w:val="0"/>
          <w:sz w:val="24"/>
          <w:szCs w:val="24"/>
        </w:rPr>
        <w:t xml:space="preserve"> Exception {</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t xml:space="preserve">JSONObject </w:t>
      </w:r>
      <w:r w:rsidRPr="00464DEC">
        <w:rPr>
          <w:rFonts w:ascii="Century Schoolbook" w:hAnsi="Century Schoolbook" w:cs="Century Schoolbook"/>
          <w:color w:val="6A3E3E"/>
          <w:kern w:val="0"/>
          <w:sz w:val="24"/>
          <w:szCs w:val="24"/>
        </w:rPr>
        <w:t>result</w:t>
      </w:r>
      <w:r w:rsidRPr="00464DEC">
        <w:rPr>
          <w:rFonts w:ascii="Century Schoolbook" w:hAnsi="Century Schoolbook" w:cs="Century Schoolbook"/>
          <w:color w:val="000000"/>
          <w:kern w:val="0"/>
          <w:sz w:val="24"/>
          <w:szCs w:val="24"/>
        </w:rPr>
        <w:t xml:space="preserve"> = </w:t>
      </w:r>
      <w:r w:rsidRPr="00464DEC">
        <w:rPr>
          <w:rFonts w:ascii="Century Schoolbook" w:hAnsi="Century Schoolbook" w:cs="Century Schoolbook"/>
          <w:bCs/>
          <w:color w:val="7F0055"/>
          <w:kern w:val="0"/>
          <w:sz w:val="24"/>
          <w:szCs w:val="24"/>
        </w:rPr>
        <w:t>new</w:t>
      </w:r>
      <w:r w:rsidRPr="00464DEC">
        <w:rPr>
          <w:rFonts w:ascii="Century Schoolbook" w:hAnsi="Century Schoolbook" w:cs="Century Schoolbook"/>
          <w:color w:val="000000"/>
          <w:kern w:val="0"/>
          <w:sz w:val="24"/>
          <w:szCs w:val="24"/>
        </w:rPr>
        <w:t xml:space="preserve"> JSONObject();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try</w:t>
      </w:r>
      <w:r w:rsidRPr="00464DEC">
        <w:rPr>
          <w:rFonts w:ascii="Century Schoolbook" w:hAnsi="Century Schoolbook" w:cs="Century Schoolbook"/>
          <w:color w:val="000000"/>
          <w:kern w:val="0"/>
          <w:sz w:val="24"/>
          <w:szCs w:val="24"/>
        </w:rPr>
        <w:t xml:space="preserve"> { TimeUnit.</w:t>
      </w:r>
      <w:r w:rsidRPr="00464DEC">
        <w:rPr>
          <w:rFonts w:ascii="Century Schoolbook" w:hAnsi="Century Schoolbook" w:cs="Century Schoolbook"/>
          <w:bCs/>
          <w:iCs/>
          <w:color w:val="0000C0"/>
          <w:kern w:val="0"/>
          <w:sz w:val="24"/>
          <w:szCs w:val="24"/>
        </w:rPr>
        <w:t>SECONDS</w:t>
      </w:r>
      <w:r w:rsidRPr="00464DEC">
        <w:rPr>
          <w:rFonts w:ascii="Century Schoolbook" w:hAnsi="Century Schoolbook" w:cs="Century Schoolbook"/>
          <w:color w:val="000000"/>
          <w:kern w:val="0"/>
          <w:sz w:val="24"/>
          <w:szCs w:val="24"/>
        </w:rPr>
        <w:t xml:space="preserve">.sleep(12); } </w:t>
      </w:r>
      <w:r w:rsidRPr="00464DEC">
        <w:rPr>
          <w:rFonts w:ascii="Century Schoolbook" w:hAnsi="Century Schoolbook" w:cs="Century Schoolbook"/>
          <w:bCs/>
          <w:color w:val="7F0055"/>
          <w:kern w:val="0"/>
          <w:sz w:val="24"/>
          <w:szCs w:val="24"/>
        </w:rPr>
        <w:t>catch</w:t>
      </w:r>
      <w:r w:rsidRPr="00464DEC">
        <w:rPr>
          <w:rFonts w:ascii="Century Schoolbook" w:hAnsi="Century Schoolbook" w:cs="Century Schoolbook"/>
          <w:color w:val="000000"/>
          <w:kern w:val="0"/>
          <w:sz w:val="24"/>
          <w:szCs w:val="24"/>
        </w:rPr>
        <w:t xml:space="preserve"> (InterruptedException </w:t>
      </w:r>
      <w:r w:rsidRPr="00464DEC">
        <w:rPr>
          <w:rFonts w:ascii="Century Schoolbook" w:hAnsi="Century Schoolbook" w:cs="Century Schoolbook"/>
          <w:color w:val="6A3E3E"/>
          <w:kern w:val="0"/>
          <w:sz w:val="24"/>
          <w:szCs w:val="24"/>
        </w:rPr>
        <w:t>e</w:t>
      </w:r>
      <w:r w:rsidRPr="00464DEC">
        <w:rPr>
          <w:rFonts w:ascii="Century Schoolbook" w:hAnsi="Century Schoolbook" w:cs="Century Schoolbook"/>
          <w:color w:val="000000"/>
          <w:kern w:val="0"/>
          <w:sz w:val="24"/>
          <w:szCs w:val="24"/>
        </w:rPr>
        <w:t xml:space="preserve">) { </w:t>
      </w:r>
      <w:r w:rsidRPr="00464DEC">
        <w:rPr>
          <w:rFonts w:ascii="Century Schoolbook" w:hAnsi="Century Schoolbook" w:cs="Century Schoolbook"/>
          <w:color w:val="6A3E3E"/>
          <w:kern w:val="0"/>
          <w:sz w:val="24"/>
          <w:szCs w:val="24"/>
        </w:rPr>
        <w:t>e</w:t>
      </w:r>
      <w:r w:rsidRPr="00464DEC">
        <w:rPr>
          <w:rFonts w:ascii="Century Schoolbook" w:hAnsi="Century Schoolbook" w:cs="Century Schoolbook"/>
          <w:color w:val="000000"/>
          <w:kern w:val="0"/>
          <w:sz w:val="24"/>
          <w:szCs w:val="24"/>
        </w:rPr>
        <w:t xml:space="preserve">.printStackTrace(); }  </w:t>
      </w:r>
      <w:r w:rsidRPr="00464DEC">
        <w:rPr>
          <w:rFonts w:ascii="Century Schoolbook" w:hAnsi="Century Schoolbook" w:cs="Century Schoolbook"/>
          <w:color w:val="3F7F5F"/>
          <w:kern w:val="0"/>
          <w:sz w:val="24"/>
          <w:szCs w:val="24"/>
        </w:rPr>
        <w:t xml:space="preserve">// </w:t>
      </w:r>
      <w:r w:rsidRPr="00464DEC">
        <w:rPr>
          <w:rFonts w:ascii="Century Schoolbook" w:hAnsi="Century Schoolbook" w:cs="Century Schoolbook"/>
          <w:color w:val="3F7F5F"/>
          <w:kern w:val="0"/>
          <w:sz w:val="24"/>
          <w:szCs w:val="24"/>
        </w:rPr>
        <w:t>模拟查库耗时</w:t>
      </w:r>
      <w:r w:rsidRPr="00464DEC">
        <w:rPr>
          <w:rFonts w:ascii="Century Schoolbook" w:hAnsi="Century Schoolbook" w:cs="Century Schoolbook"/>
          <w:color w:val="3F7F5F"/>
          <w:kern w:val="0"/>
          <w:sz w:val="24"/>
          <w:szCs w:val="24"/>
        </w:rPr>
        <w:t>12</w:t>
      </w:r>
      <w:r w:rsidRPr="00464DEC">
        <w:rPr>
          <w:rFonts w:ascii="Century Schoolbook" w:hAnsi="Century Schoolbook" w:cs="Century Schoolbook"/>
          <w:color w:val="3F7F5F"/>
          <w:kern w:val="0"/>
          <w:sz w:val="24"/>
          <w:szCs w:val="24"/>
        </w:rPr>
        <w:t>秒</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6A3E3E"/>
          <w:kern w:val="0"/>
          <w:sz w:val="24"/>
          <w:szCs w:val="24"/>
        </w:rPr>
        <w:t>result</w:t>
      </w:r>
      <w:r w:rsidRPr="00464DEC">
        <w:rPr>
          <w:rFonts w:ascii="Century Schoolbook" w:hAnsi="Century Schoolbook" w:cs="Century Schoolbook"/>
          <w:color w:val="000000"/>
          <w:kern w:val="0"/>
          <w:sz w:val="24"/>
          <w:szCs w:val="24"/>
        </w:rPr>
        <w:t>.put(</w:t>
      </w:r>
      <w:r w:rsidRPr="00464DEC">
        <w:rPr>
          <w:rFonts w:ascii="Century Schoolbook" w:hAnsi="Century Schoolbook" w:cs="Century Schoolbook"/>
          <w:color w:val="2A00FF"/>
          <w:kern w:val="0"/>
          <w:sz w:val="24"/>
          <w:szCs w:val="24"/>
        </w:rPr>
        <w:t>"data"</w:t>
      </w:r>
      <w:r w:rsidRPr="00464DEC">
        <w:rPr>
          <w:rFonts w:ascii="Century Schoolbook" w:hAnsi="Century Schoolbook" w:cs="Century Schoolbook"/>
          <w:color w:val="000000"/>
          <w:kern w:val="0"/>
          <w:sz w:val="24"/>
          <w:szCs w:val="24"/>
        </w:rPr>
        <w:t xml:space="preserve">, </w:t>
      </w:r>
      <w:r w:rsidRPr="00464DEC">
        <w:rPr>
          <w:rFonts w:ascii="Century Schoolbook" w:hAnsi="Century Schoolbook" w:cs="Century Schoolbook"/>
          <w:color w:val="2A00FF"/>
          <w:kern w:val="0"/>
          <w:sz w:val="24"/>
          <w:szCs w:val="24"/>
        </w:rPr>
        <w:t>"</w:t>
      </w:r>
      <w:r w:rsidRPr="00464DEC">
        <w:rPr>
          <w:rFonts w:ascii="Century Schoolbook" w:hAnsi="Century Schoolbook" w:cs="Century Schoolbook"/>
          <w:color w:val="2A00FF"/>
          <w:kern w:val="0"/>
          <w:sz w:val="24"/>
          <w:szCs w:val="24"/>
        </w:rPr>
        <w:t>地产信息前</w:t>
      </w:r>
      <w:r w:rsidRPr="00464DEC">
        <w:rPr>
          <w:rFonts w:ascii="Century Schoolbook" w:hAnsi="Century Schoolbook" w:cs="Century Schoolbook"/>
          <w:color w:val="2A00FF"/>
          <w:kern w:val="0"/>
          <w:sz w:val="24"/>
          <w:szCs w:val="24"/>
        </w:rPr>
        <w:t>5</w:t>
      </w:r>
      <w:r w:rsidRPr="00464DEC">
        <w:rPr>
          <w:rFonts w:ascii="Century Schoolbook" w:hAnsi="Century Schoolbook" w:cs="Century Schoolbook"/>
          <w:color w:val="2A00FF"/>
          <w:kern w:val="0"/>
          <w:sz w:val="24"/>
          <w:szCs w:val="24"/>
        </w:rPr>
        <w:t>名接口查库耗时</w:t>
      </w:r>
      <w:r w:rsidRPr="00464DEC">
        <w:rPr>
          <w:rFonts w:ascii="Century Schoolbook" w:hAnsi="Century Schoolbook" w:cs="Century Schoolbook"/>
          <w:color w:val="2A00FF"/>
          <w:kern w:val="0"/>
          <w:sz w:val="24"/>
          <w:szCs w:val="24"/>
        </w:rPr>
        <w:t>2</w:t>
      </w:r>
      <w:r w:rsidRPr="00464DEC">
        <w:rPr>
          <w:rFonts w:ascii="Century Schoolbook" w:hAnsi="Century Schoolbook" w:cs="Century Schoolbook"/>
          <w:color w:val="2A00FF"/>
          <w:kern w:val="0"/>
          <w:sz w:val="24"/>
          <w:szCs w:val="24"/>
        </w:rPr>
        <w:t>秒</w:t>
      </w:r>
      <w:r w:rsidRPr="00464DEC">
        <w:rPr>
          <w:rFonts w:ascii="Century Schoolbook" w:hAnsi="Century Schoolbook" w:cs="Century Schoolbook"/>
          <w:color w:val="2A00FF"/>
          <w:kern w:val="0"/>
          <w:sz w:val="24"/>
          <w:szCs w:val="24"/>
        </w:rPr>
        <w:t>"</w:t>
      </w:r>
      <w:r w:rsidRPr="00464DEC">
        <w:rPr>
          <w:rFonts w:ascii="Century Schoolbook" w:hAnsi="Century Schoolbook" w:cs="Century Schoolbook"/>
          <w:color w:val="000000"/>
          <w:kern w:val="0"/>
          <w:sz w:val="24"/>
          <w:szCs w:val="24"/>
        </w:rPr>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this</w:t>
      </w:r>
      <w:r w:rsidRPr="00464DEC">
        <w:rPr>
          <w:rFonts w:ascii="Century Schoolbook" w:hAnsi="Century Schoolbook" w:cs="Century Schoolbook"/>
          <w:color w:val="000000"/>
          <w:kern w:val="0"/>
          <w:sz w:val="24"/>
          <w:szCs w:val="24"/>
        </w:rPr>
        <w:t>.</w:t>
      </w:r>
      <w:r w:rsidRPr="00464DEC">
        <w:rPr>
          <w:rFonts w:ascii="Century Schoolbook" w:hAnsi="Century Schoolbook" w:cs="Century Schoolbook"/>
          <w:color w:val="0000C0"/>
          <w:kern w:val="0"/>
          <w:sz w:val="24"/>
          <w:szCs w:val="24"/>
        </w:rPr>
        <w:t>countDownLatch</w:t>
      </w:r>
      <w:r w:rsidRPr="00464DEC">
        <w:rPr>
          <w:rFonts w:ascii="Century Schoolbook" w:hAnsi="Century Schoolbook" w:cs="Century Schoolbook"/>
          <w:color w:val="000000"/>
          <w:kern w:val="0"/>
          <w:sz w:val="24"/>
          <w:szCs w:val="24"/>
        </w:rPr>
        <w:t xml:space="preserve">.countDown(); </w:t>
      </w:r>
      <w:r w:rsidRPr="00464DEC">
        <w:rPr>
          <w:rFonts w:ascii="Century Schoolbook" w:hAnsi="Century Schoolbook" w:cs="Century Schoolbook"/>
          <w:color w:val="3F7F5F"/>
          <w:kern w:val="0"/>
          <w:sz w:val="24"/>
          <w:szCs w:val="24"/>
        </w:rPr>
        <w:t xml:space="preserve">// </w:t>
      </w:r>
      <w:r w:rsidRPr="00464DEC">
        <w:rPr>
          <w:rFonts w:ascii="Century Schoolbook" w:hAnsi="Century Schoolbook" w:cs="Century Schoolbook"/>
          <w:color w:val="3F7F5F"/>
          <w:kern w:val="0"/>
          <w:sz w:val="24"/>
          <w:szCs w:val="24"/>
        </w:rPr>
        <w:t>计数器减一</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return</w:t>
      </w:r>
      <w:r w:rsidRPr="00464DEC">
        <w:rPr>
          <w:rFonts w:ascii="Century Schoolbook" w:hAnsi="Century Schoolbook" w:cs="Century Schoolbook"/>
          <w:color w:val="000000"/>
          <w:kern w:val="0"/>
          <w:sz w:val="24"/>
          <w:szCs w:val="24"/>
        </w:rPr>
        <w:t xml:space="preserve"> </w:t>
      </w:r>
      <w:r w:rsidRPr="00464DEC">
        <w:rPr>
          <w:rFonts w:ascii="Century Schoolbook" w:hAnsi="Century Schoolbook" w:cs="Century Schoolbook"/>
          <w:color w:val="6A3E3E"/>
          <w:kern w:val="0"/>
          <w:sz w:val="24"/>
          <w:szCs w:val="24"/>
        </w:rPr>
        <w:t>result</w:t>
      </w:r>
      <w:r w:rsidRPr="00464DEC">
        <w:rPr>
          <w:rFonts w:ascii="Century Schoolbook" w:hAnsi="Century Schoolbook" w:cs="Century Schoolbook"/>
          <w:color w:val="000000"/>
          <w:kern w:val="0"/>
          <w:sz w:val="24"/>
          <w:szCs w:val="24"/>
        </w:rPr>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w:t>
      </w:r>
    </w:p>
    <w:p w:rsidR="005B5244" w:rsidRDefault="005B5244" w:rsidP="005B5244">
      <w:pPr>
        <w:rPr>
          <w:rFonts w:ascii="Century Schoolbook" w:hAnsi="Century Schoolbook"/>
        </w:rPr>
      </w:pPr>
    </w:p>
    <w:p w:rsidR="00E8038E" w:rsidRDefault="00E8038E" w:rsidP="005B5244">
      <w:pPr>
        <w:rPr>
          <w:rFonts w:ascii="Century Schoolbook" w:hAnsi="Century Schoolbook"/>
        </w:rPr>
      </w:pPr>
    </w:p>
    <w:p w:rsidR="00ED686E" w:rsidRDefault="00ED686E" w:rsidP="005B5244">
      <w:pPr>
        <w:rPr>
          <w:rFonts w:ascii="Century Schoolbook" w:hAnsi="Century Schoolbook"/>
        </w:rPr>
      </w:pPr>
    </w:p>
    <w:p w:rsidR="00117F39" w:rsidRDefault="00117F39" w:rsidP="00117F3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lastRenderedPageBreak/>
        <w:t xml:space="preserve">// </w:t>
      </w:r>
      <w:r>
        <w:rPr>
          <w:rFonts w:ascii="Century Schoolbook" w:hAnsi="Century Schoolbook" w:cs="Century Schoolbook"/>
          <w:color w:val="3F7F5F"/>
          <w:kern w:val="0"/>
          <w:sz w:val="24"/>
          <w:szCs w:val="24"/>
        </w:rPr>
        <w:t>模拟活跃用户前</w:t>
      </w:r>
      <w:r>
        <w:rPr>
          <w:rFonts w:ascii="Century Schoolbook" w:hAnsi="Century Schoolbook" w:cs="Century Schoolbook"/>
          <w:color w:val="3F7F5F"/>
          <w:kern w:val="0"/>
          <w:sz w:val="24"/>
          <w:szCs w:val="24"/>
        </w:rPr>
        <w:t>5</w:t>
      </w:r>
      <w:r>
        <w:rPr>
          <w:rFonts w:ascii="Century Schoolbook" w:hAnsi="Century Schoolbook" w:cs="Century Schoolbook"/>
          <w:color w:val="3F7F5F"/>
          <w:kern w:val="0"/>
          <w:sz w:val="24"/>
          <w:szCs w:val="24"/>
        </w:rPr>
        <w:t>名</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bCs/>
          <w:color w:val="7F0055"/>
          <w:kern w:val="0"/>
          <w:sz w:val="24"/>
          <w:szCs w:val="24"/>
        </w:rPr>
        <w:t>public</w:t>
      </w:r>
      <w:r w:rsidRPr="00117F39">
        <w:rPr>
          <w:rFonts w:ascii="Century Schoolbook" w:hAnsi="Century Schoolbook" w:cs="Century Schoolbook"/>
          <w:color w:val="000000"/>
          <w:kern w:val="0"/>
          <w:sz w:val="24"/>
          <w:szCs w:val="24"/>
        </w:rPr>
        <w:t xml:space="preserve"> </w:t>
      </w:r>
      <w:r w:rsidRPr="00117F39">
        <w:rPr>
          <w:rFonts w:ascii="Century Schoolbook" w:hAnsi="Century Schoolbook" w:cs="Century Schoolbook"/>
          <w:bCs/>
          <w:color w:val="7F0055"/>
          <w:kern w:val="0"/>
          <w:sz w:val="24"/>
          <w:szCs w:val="24"/>
        </w:rPr>
        <w:t>class</w:t>
      </w:r>
      <w:r w:rsidRPr="00117F39">
        <w:rPr>
          <w:rFonts w:ascii="Century Schoolbook" w:hAnsi="Century Schoolbook" w:cs="Century Schoolbook"/>
          <w:color w:val="000000"/>
          <w:kern w:val="0"/>
          <w:sz w:val="24"/>
          <w:szCs w:val="24"/>
        </w:rPr>
        <w:t xml:space="preserve"> TaskUserDemoTop5 </w:t>
      </w:r>
      <w:r w:rsidRPr="00117F39">
        <w:rPr>
          <w:rFonts w:ascii="Century Schoolbook" w:hAnsi="Century Schoolbook" w:cs="Century Schoolbook"/>
          <w:bCs/>
          <w:color w:val="7F0055"/>
          <w:kern w:val="0"/>
          <w:sz w:val="24"/>
          <w:szCs w:val="24"/>
        </w:rPr>
        <w:t>implements</w:t>
      </w:r>
      <w:r w:rsidRPr="00117F39">
        <w:rPr>
          <w:rFonts w:ascii="Century Schoolbook" w:hAnsi="Century Schoolbook" w:cs="Century Schoolbook"/>
          <w:color w:val="000000"/>
          <w:kern w:val="0"/>
          <w:sz w:val="24"/>
          <w:szCs w:val="24"/>
        </w:rPr>
        <w:t xml:space="preserve"> Callable&lt;JSONObject&gt; {</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private</w:t>
      </w:r>
      <w:r w:rsidRPr="00117F39">
        <w:rPr>
          <w:rFonts w:ascii="Century Schoolbook" w:hAnsi="Century Schoolbook" w:cs="Century Schoolbook"/>
          <w:color w:val="000000"/>
          <w:kern w:val="0"/>
          <w:sz w:val="24"/>
          <w:szCs w:val="24"/>
        </w:rPr>
        <w:t xml:space="preserve"> CountDownLatch </w:t>
      </w:r>
      <w:r w:rsidRPr="00117F39">
        <w:rPr>
          <w:rFonts w:ascii="Century Schoolbook" w:hAnsi="Century Schoolbook" w:cs="Century Schoolbook"/>
          <w:color w:val="0000C0"/>
          <w:kern w:val="0"/>
          <w:sz w:val="24"/>
          <w:szCs w:val="24"/>
        </w:rPr>
        <w:t>countDownLatch</w:t>
      </w:r>
      <w:r w:rsidRPr="00117F39">
        <w:rPr>
          <w:rFonts w:ascii="Century Schoolbook" w:hAnsi="Century Schoolbook" w:cs="Century Schoolbook"/>
          <w:color w:val="000000"/>
          <w:kern w:val="0"/>
          <w:sz w:val="24"/>
          <w:szCs w:val="24"/>
        </w:rPr>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private</w:t>
      </w:r>
      <w:r w:rsidRPr="00117F39">
        <w:rPr>
          <w:rFonts w:ascii="Century Schoolbook" w:hAnsi="Century Schoolbook" w:cs="Century Schoolbook"/>
          <w:color w:val="000000"/>
          <w:kern w:val="0"/>
          <w:sz w:val="24"/>
          <w:szCs w:val="24"/>
        </w:rPr>
        <w:t xml:space="preserve"> IUserDemoMapper </w:t>
      </w:r>
      <w:r w:rsidRPr="00117F39">
        <w:rPr>
          <w:rFonts w:ascii="Century Schoolbook" w:hAnsi="Century Schoolbook" w:cs="Century Schoolbook"/>
          <w:color w:val="0000C0"/>
          <w:kern w:val="0"/>
          <w:sz w:val="24"/>
          <w:szCs w:val="24"/>
        </w:rPr>
        <w:t>userDemoMapper</w:t>
      </w:r>
      <w:r w:rsidRPr="00117F39">
        <w:rPr>
          <w:rFonts w:ascii="Century Schoolbook" w:hAnsi="Century Schoolbook" w:cs="Century Schoolbook"/>
          <w:color w:val="000000"/>
          <w:kern w:val="0"/>
          <w:sz w:val="24"/>
          <w:szCs w:val="24"/>
        </w:rPr>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public</w:t>
      </w:r>
      <w:r w:rsidRPr="00117F39">
        <w:rPr>
          <w:rFonts w:ascii="Century Schoolbook" w:hAnsi="Century Schoolbook" w:cs="Century Schoolbook"/>
          <w:color w:val="000000"/>
          <w:kern w:val="0"/>
          <w:sz w:val="24"/>
          <w:szCs w:val="24"/>
        </w:rPr>
        <w:t xml:space="preserve"> TaskUserDemoTop5(IUserDemoMapper </w:t>
      </w:r>
      <w:r w:rsidRPr="00117F39">
        <w:rPr>
          <w:rFonts w:ascii="Century Schoolbook" w:hAnsi="Century Schoolbook" w:cs="Century Schoolbook"/>
          <w:color w:val="6A3E3E"/>
          <w:kern w:val="0"/>
          <w:sz w:val="24"/>
          <w:szCs w:val="24"/>
        </w:rPr>
        <w:t>userDemoMapper</w:t>
      </w:r>
      <w:r w:rsidRPr="00117F39">
        <w:rPr>
          <w:rFonts w:ascii="Century Schoolbook" w:hAnsi="Century Schoolbook" w:cs="Century Schoolbook"/>
          <w:color w:val="000000"/>
          <w:kern w:val="0"/>
          <w:sz w:val="24"/>
          <w:szCs w:val="24"/>
        </w:rPr>
        <w:t xml:space="preserve"> , CountDownLatch </w:t>
      </w:r>
      <w:r w:rsidRPr="00117F39">
        <w:rPr>
          <w:rFonts w:ascii="Century Schoolbook" w:hAnsi="Century Schoolbook" w:cs="Century Schoolbook"/>
          <w:color w:val="6A3E3E"/>
          <w:kern w:val="0"/>
          <w:sz w:val="24"/>
          <w:szCs w:val="24"/>
        </w:rPr>
        <w:t>countDownLatch</w:t>
      </w:r>
      <w:r w:rsidRPr="00117F39">
        <w:rPr>
          <w:rFonts w:ascii="Century Schoolbook" w:hAnsi="Century Schoolbook" w:cs="Century Schoolbook"/>
          <w:color w:val="000000"/>
          <w:kern w:val="0"/>
          <w:sz w:val="24"/>
          <w:szCs w:val="24"/>
        </w:rPr>
        <w:t>) {</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this</w:t>
      </w:r>
      <w:r w:rsidRPr="00117F39">
        <w:rPr>
          <w:rFonts w:ascii="Century Schoolbook" w:hAnsi="Century Schoolbook" w:cs="Century Schoolbook"/>
          <w:color w:val="000000"/>
          <w:kern w:val="0"/>
          <w:sz w:val="24"/>
          <w:szCs w:val="24"/>
        </w:rPr>
        <w:t>.</w:t>
      </w:r>
      <w:r w:rsidRPr="00117F39">
        <w:rPr>
          <w:rFonts w:ascii="Century Schoolbook" w:hAnsi="Century Schoolbook" w:cs="Century Schoolbook"/>
          <w:color w:val="0000C0"/>
          <w:kern w:val="0"/>
          <w:sz w:val="24"/>
          <w:szCs w:val="24"/>
        </w:rPr>
        <w:t>countDownLatch</w:t>
      </w:r>
      <w:r w:rsidRPr="00117F39">
        <w:rPr>
          <w:rFonts w:ascii="Century Schoolbook" w:hAnsi="Century Schoolbook" w:cs="Century Schoolbook"/>
          <w:color w:val="000000"/>
          <w:kern w:val="0"/>
          <w:sz w:val="24"/>
          <w:szCs w:val="24"/>
        </w:rPr>
        <w:t xml:space="preserve"> = </w:t>
      </w:r>
      <w:r w:rsidRPr="00117F39">
        <w:rPr>
          <w:rFonts w:ascii="Century Schoolbook" w:hAnsi="Century Schoolbook" w:cs="Century Schoolbook"/>
          <w:color w:val="6A3E3E"/>
          <w:kern w:val="0"/>
          <w:sz w:val="24"/>
          <w:szCs w:val="24"/>
        </w:rPr>
        <w:t>countDownLatch</w:t>
      </w:r>
      <w:r w:rsidRPr="00117F39">
        <w:rPr>
          <w:rFonts w:ascii="Century Schoolbook" w:hAnsi="Century Schoolbook" w:cs="Century Schoolbook"/>
          <w:color w:val="000000"/>
          <w:kern w:val="0"/>
          <w:sz w:val="24"/>
          <w:szCs w:val="24"/>
        </w:rPr>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this</w:t>
      </w:r>
      <w:r w:rsidRPr="00117F39">
        <w:rPr>
          <w:rFonts w:ascii="Century Schoolbook" w:hAnsi="Century Schoolbook" w:cs="Century Schoolbook"/>
          <w:color w:val="000000"/>
          <w:kern w:val="0"/>
          <w:sz w:val="24"/>
          <w:szCs w:val="24"/>
        </w:rPr>
        <w:t>.</w:t>
      </w:r>
      <w:r w:rsidRPr="00117F39">
        <w:rPr>
          <w:rFonts w:ascii="Century Schoolbook" w:hAnsi="Century Schoolbook" w:cs="Century Schoolbook"/>
          <w:color w:val="0000C0"/>
          <w:kern w:val="0"/>
          <w:sz w:val="24"/>
          <w:szCs w:val="24"/>
        </w:rPr>
        <w:t>userDemoMapper</w:t>
      </w:r>
      <w:r w:rsidRPr="00117F39">
        <w:rPr>
          <w:rFonts w:ascii="Century Schoolbook" w:hAnsi="Century Schoolbook" w:cs="Century Schoolbook"/>
          <w:color w:val="000000"/>
          <w:kern w:val="0"/>
          <w:sz w:val="24"/>
          <w:szCs w:val="24"/>
        </w:rPr>
        <w:t xml:space="preserve"> = </w:t>
      </w:r>
      <w:r w:rsidRPr="00117F39">
        <w:rPr>
          <w:rFonts w:ascii="Century Schoolbook" w:hAnsi="Century Schoolbook" w:cs="Century Schoolbook"/>
          <w:color w:val="6A3E3E"/>
          <w:kern w:val="0"/>
          <w:sz w:val="24"/>
          <w:szCs w:val="24"/>
        </w:rPr>
        <w:t>userDemoMapper</w:t>
      </w:r>
      <w:r w:rsidRPr="00117F39">
        <w:rPr>
          <w:rFonts w:ascii="Century Schoolbook" w:hAnsi="Century Schoolbook" w:cs="Century Schoolbook"/>
          <w:color w:val="000000"/>
          <w:kern w:val="0"/>
          <w:sz w:val="24"/>
          <w:szCs w:val="24"/>
        </w:rPr>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646464"/>
          <w:kern w:val="0"/>
          <w:sz w:val="24"/>
          <w:szCs w:val="24"/>
        </w:rPr>
        <w:t>@Override</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public</w:t>
      </w:r>
      <w:r w:rsidRPr="00117F39">
        <w:rPr>
          <w:rFonts w:ascii="Century Schoolbook" w:hAnsi="Century Schoolbook" w:cs="Century Schoolbook"/>
          <w:color w:val="000000"/>
          <w:kern w:val="0"/>
          <w:sz w:val="24"/>
          <w:szCs w:val="24"/>
        </w:rPr>
        <w:t xml:space="preserve"> JSONObject call() </w:t>
      </w:r>
      <w:r w:rsidRPr="00117F39">
        <w:rPr>
          <w:rFonts w:ascii="Century Schoolbook" w:hAnsi="Century Schoolbook" w:cs="Century Schoolbook"/>
          <w:bCs/>
          <w:color w:val="7F0055"/>
          <w:kern w:val="0"/>
          <w:sz w:val="24"/>
          <w:szCs w:val="24"/>
        </w:rPr>
        <w:t>throws</w:t>
      </w:r>
      <w:r w:rsidRPr="00117F39">
        <w:rPr>
          <w:rFonts w:ascii="Century Schoolbook" w:hAnsi="Century Schoolbook" w:cs="Century Schoolbook"/>
          <w:color w:val="000000"/>
          <w:kern w:val="0"/>
          <w:sz w:val="24"/>
          <w:szCs w:val="24"/>
        </w:rPr>
        <w:t xml:space="preserve"> Exception {</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t xml:space="preserve">JSONObject </w:t>
      </w:r>
      <w:r w:rsidRPr="00117F39">
        <w:rPr>
          <w:rFonts w:ascii="Century Schoolbook" w:hAnsi="Century Schoolbook" w:cs="Century Schoolbook"/>
          <w:color w:val="6A3E3E"/>
          <w:kern w:val="0"/>
          <w:sz w:val="24"/>
          <w:szCs w:val="24"/>
        </w:rPr>
        <w:t>result</w:t>
      </w:r>
      <w:r w:rsidRPr="00117F39">
        <w:rPr>
          <w:rFonts w:ascii="Century Schoolbook" w:hAnsi="Century Schoolbook" w:cs="Century Schoolbook"/>
          <w:color w:val="000000"/>
          <w:kern w:val="0"/>
          <w:sz w:val="24"/>
          <w:szCs w:val="24"/>
        </w:rPr>
        <w:t xml:space="preserve"> = </w:t>
      </w:r>
      <w:r w:rsidRPr="00117F39">
        <w:rPr>
          <w:rFonts w:ascii="Century Schoolbook" w:hAnsi="Century Schoolbook" w:cs="Century Schoolbook"/>
          <w:bCs/>
          <w:color w:val="7F0055"/>
          <w:kern w:val="0"/>
          <w:sz w:val="24"/>
          <w:szCs w:val="24"/>
        </w:rPr>
        <w:t>new</w:t>
      </w:r>
      <w:r w:rsidRPr="00117F39">
        <w:rPr>
          <w:rFonts w:ascii="Century Schoolbook" w:hAnsi="Century Schoolbook" w:cs="Century Schoolbook"/>
          <w:color w:val="000000"/>
          <w:kern w:val="0"/>
          <w:sz w:val="24"/>
          <w:szCs w:val="24"/>
        </w:rPr>
        <w:t xml:space="preserve"> JSONObject();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try</w:t>
      </w:r>
      <w:r w:rsidRPr="00117F39">
        <w:rPr>
          <w:rFonts w:ascii="Century Schoolbook" w:hAnsi="Century Schoolbook" w:cs="Century Schoolbook"/>
          <w:color w:val="000000"/>
          <w:kern w:val="0"/>
          <w:sz w:val="24"/>
          <w:szCs w:val="24"/>
        </w:rPr>
        <w:t xml:space="preserve"> { TimeUnit.</w:t>
      </w:r>
      <w:r w:rsidRPr="00117F39">
        <w:rPr>
          <w:rFonts w:ascii="Century Schoolbook" w:hAnsi="Century Schoolbook" w:cs="Century Schoolbook"/>
          <w:bCs/>
          <w:iCs/>
          <w:color w:val="0000C0"/>
          <w:kern w:val="0"/>
          <w:sz w:val="24"/>
          <w:szCs w:val="24"/>
        </w:rPr>
        <w:t>SECONDS</w:t>
      </w:r>
      <w:r w:rsidRPr="00117F39">
        <w:rPr>
          <w:rFonts w:ascii="Century Schoolbook" w:hAnsi="Century Schoolbook" w:cs="Century Schoolbook"/>
          <w:color w:val="000000"/>
          <w:kern w:val="0"/>
          <w:sz w:val="24"/>
          <w:szCs w:val="24"/>
        </w:rPr>
        <w:t xml:space="preserve">.sleep(15); } </w:t>
      </w:r>
      <w:r w:rsidRPr="00117F39">
        <w:rPr>
          <w:rFonts w:ascii="Century Schoolbook" w:hAnsi="Century Schoolbook" w:cs="Century Schoolbook"/>
          <w:bCs/>
          <w:color w:val="7F0055"/>
          <w:kern w:val="0"/>
          <w:sz w:val="24"/>
          <w:szCs w:val="24"/>
        </w:rPr>
        <w:t>catch</w:t>
      </w:r>
      <w:r w:rsidRPr="00117F39">
        <w:rPr>
          <w:rFonts w:ascii="Century Schoolbook" w:hAnsi="Century Schoolbook" w:cs="Century Schoolbook"/>
          <w:color w:val="000000"/>
          <w:kern w:val="0"/>
          <w:sz w:val="24"/>
          <w:szCs w:val="24"/>
        </w:rPr>
        <w:t xml:space="preserve"> (InterruptedException </w:t>
      </w:r>
      <w:r w:rsidRPr="00117F39">
        <w:rPr>
          <w:rFonts w:ascii="Century Schoolbook" w:hAnsi="Century Schoolbook" w:cs="Century Schoolbook"/>
          <w:color w:val="6A3E3E"/>
          <w:kern w:val="0"/>
          <w:sz w:val="24"/>
          <w:szCs w:val="24"/>
        </w:rPr>
        <w:t>e</w:t>
      </w:r>
      <w:r w:rsidRPr="00117F39">
        <w:rPr>
          <w:rFonts w:ascii="Century Schoolbook" w:hAnsi="Century Schoolbook" w:cs="Century Schoolbook"/>
          <w:color w:val="000000"/>
          <w:kern w:val="0"/>
          <w:sz w:val="24"/>
          <w:szCs w:val="24"/>
        </w:rPr>
        <w:t xml:space="preserve">) { </w:t>
      </w:r>
      <w:r w:rsidRPr="00117F39">
        <w:rPr>
          <w:rFonts w:ascii="Century Schoolbook" w:hAnsi="Century Schoolbook" w:cs="Century Schoolbook"/>
          <w:color w:val="6A3E3E"/>
          <w:kern w:val="0"/>
          <w:sz w:val="24"/>
          <w:szCs w:val="24"/>
        </w:rPr>
        <w:t>e</w:t>
      </w:r>
      <w:r w:rsidRPr="00117F39">
        <w:rPr>
          <w:rFonts w:ascii="Century Schoolbook" w:hAnsi="Century Schoolbook" w:cs="Century Schoolbook"/>
          <w:color w:val="000000"/>
          <w:kern w:val="0"/>
          <w:sz w:val="24"/>
          <w:szCs w:val="24"/>
        </w:rPr>
        <w:t xml:space="preserve">.printStackTrace(); }  </w:t>
      </w:r>
      <w:r w:rsidRPr="00117F39">
        <w:rPr>
          <w:rFonts w:ascii="Century Schoolbook" w:hAnsi="Century Schoolbook" w:cs="Century Schoolbook"/>
          <w:color w:val="3F7F5F"/>
          <w:kern w:val="0"/>
          <w:sz w:val="24"/>
          <w:szCs w:val="24"/>
        </w:rPr>
        <w:t xml:space="preserve">// </w:t>
      </w:r>
      <w:r w:rsidRPr="00117F39">
        <w:rPr>
          <w:rFonts w:ascii="Century Schoolbook" w:hAnsi="Century Schoolbook" w:cs="Century Schoolbook"/>
          <w:color w:val="3F7F5F"/>
          <w:kern w:val="0"/>
          <w:sz w:val="24"/>
          <w:szCs w:val="24"/>
        </w:rPr>
        <w:t>模拟查库耗时</w:t>
      </w:r>
      <w:r w:rsidRPr="00117F39">
        <w:rPr>
          <w:rFonts w:ascii="Century Schoolbook" w:hAnsi="Century Schoolbook" w:cs="Century Schoolbook"/>
          <w:color w:val="3F7F5F"/>
          <w:kern w:val="0"/>
          <w:sz w:val="24"/>
          <w:szCs w:val="24"/>
        </w:rPr>
        <w:t>15</w:t>
      </w:r>
      <w:r w:rsidRPr="00117F39">
        <w:rPr>
          <w:rFonts w:ascii="Century Schoolbook" w:hAnsi="Century Schoolbook" w:cs="Century Schoolbook"/>
          <w:color w:val="3F7F5F"/>
          <w:kern w:val="0"/>
          <w:sz w:val="24"/>
          <w:szCs w:val="24"/>
        </w:rPr>
        <w:t>秒</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6A3E3E"/>
          <w:kern w:val="0"/>
          <w:sz w:val="24"/>
          <w:szCs w:val="24"/>
        </w:rPr>
        <w:t>result</w:t>
      </w:r>
      <w:r w:rsidRPr="00117F39">
        <w:rPr>
          <w:rFonts w:ascii="Century Schoolbook" w:hAnsi="Century Schoolbook" w:cs="Century Schoolbook"/>
          <w:color w:val="000000"/>
          <w:kern w:val="0"/>
          <w:sz w:val="24"/>
          <w:szCs w:val="24"/>
        </w:rPr>
        <w:t>.put(</w:t>
      </w:r>
      <w:r w:rsidRPr="00117F39">
        <w:rPr>
          <w:rFonts w:ascii="Century Schoolbook" w:hAnsi="Century Schoolbook" w:cs="Century Schoolbook"/>
          <w:color w:val="2A00FF"/>
          <w:kern w:val="0"/>
          <w:sz w:val="24"/>
          <w:szCs w:val="24"/>
        </w:rPr>
        <w:t>"data"</w:t>
      </w:r>
      <w:r w:rsidRPr="00117F39">
        <w:rPr>
          <w:rFonts w:ascii="Century Schoolbook" w:hAnsi="Century Schoolbook" w:cs="Century Schoolbook"/>
          <w:color w:val="000000"/>
          <w:kern w:val="0"/>
          <w:sz w:val="24"/>
          <w:szCs w:val="24"/>
        </w:rPr>
        <w:t xml:space="preserve">, </w:t>
      </w:r>
      <w:r w:rsidRPr="00117F39">
        <w:rPr>
          <w:rFonts w:ascii="Century Schoolbook" w:hAnsi="Century Schoolbook" w:cs="Century Schoolbook"/>
          <w:color w:val="2A00FF"/>
          <w:kern w:val="0"/>
          <w:sz w:val="24"/>
          <w:szCs w:val="24"/>
        </w:rPr>
        <w:t>"</w:t>
      </w:r>
      <w:r w:rsidRPr="00117F39">
        <w:rPr>
          <w:rFonts w:ascii="Century Schoolbook" w:hAnsi="Century Schoolbook" w:cs="Century Schoolbook"/>
          <w:color w:val="2A00FF"/>
          <w:kern w:val="0"/>
          <w:sz w:val="24"/>
          <w:szCs w:val="24"/>
        </w:rPr>
        <w:t>活跃用户前</w:t>
      </w:r>
      <w:r w:rsidRPr="00117F39">
        <w:rPr>
          <w:rFonts w:ascii="Century Schoolbook" w:hAnsi="Century Schoolbook" w:cs="Century Schoolbook"/>
          <w:color w:val="2A00FF"/>
          <w:kern w:val="0"/>
          <w:sz w:val="24"/>
          <w:szCs w:val="24"/>
        </w:rPr>
        <w:t>5</w:t>
      </w:r>
      <w:r w:rsidRPr="00117F39">
        <w:rPr>
          <w:rFonts w:ascii="Century Schoolbook" w:hAnsi="Century Schoolbook" w:cs="Century Schoolbook"/>
          <w:color w:val="2A00FF"/>
          <w:kern w:val="0"/>
          <w:sz w:val="24"/>
          <w:szCs w:val="24"/>
        </w:rPr>
        <w:t>名接口查库耗时</w:t>
      </w:r>
      <w:r w:rsidRPr="00117F39">
        <w:rPr>
          <w:rFonts w:ascii="Century Schoolbook" w:hAnsi="Century Schoolbook" w:cs="Century Schoolbook"/>
          <w:color w:val="2A00FF"/>
          <w:kern w:val="0"/>
          <w:sz w:val="24"/>
          <w:szCs w:val="24"/>
        </w:rPr>
        <w:t>3</w:t>
      </w:r>
      <w:r w:rsidRPr="00117F39">
        <w:rPr>
          <w:rFonts w:ascii="Century Schoolbook" w:hAnsi="Century Schoolbook" w:cs="Century Schoolbook"/>
          <w:color w:val="2A00FF"/>
          <w:kern w:val="0"/>
          <w:sz w:val="24"/>
          <w:szCs w:val="24"/>
        </w:rPr>
        <w:t>秒</w:t>
      </w:r>
      <w:r w:rsidRPr="00117F39">
        <w:rPr>
          <w:rFonts w:ascii="Century Schoolbook" w:hAnsi="Century Schoolbook" w:cs="Century Schoolbook"/>
          <w:color w:val="2A00FF"/>
          <w:kern w:val="0"/>
          <w:sz w:val="24"/>
          <w:szCs w:val="24"/>
        </w:rPr>
        <w:t>"</w:t>
      </w:r>
      <w:r w:rsidRPr="00117F39">
        <w:rPr>
          <w:rFonts w:ascii="Century Schoolbook" w:hAnsi="Century Schoolbook" w:cs="Century Schoolbook"/>
          <w:color w:val="000000"/>
          <w:kern w:val="0"/>
          <w:sz w:val="24"/>
          <w:szCs w:val="24"/>
        </w:rPr>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this</w:t>
      </w:r>
      <w:r w:rsidRPr="00117F39">
        <w:rPr>
          <w:rFonts w:ascii="Century Schoolbook" w:hAnsi="Century Schoolbook" w:cs="Century Schoolbook"/>
          <w:color w:val="000000"/>
          <w:kern w:val="0"/>
          <w:sz w:val="24"/>
          <w:szCs w:val="24"/>
        </w:rPr>
        <w:t>.</w:t>
      </w:r>
      <w:r w:rsidRPr="00117F39">
        <w:rPr>
          <w:rFonts w:ascii="Century Schoolbook" w:hAnsi="Century Schoolbook" w:cs="Century Schoolbook"/>
          <w:color w:val="0000C0"/>
          <w:kern w:val="0"/>
          <w:sz w:val="24"/>
          <w:szCs w:val="24"/>
        </w:rPr>
        <w:t>countDownLatch</w:t>
      </w:r>
      <w:r w:rsidRPr="00117F39">
        <w:rPr>
          <w:rFonts w:ascii="Century Schoolbook" w:hAnsi="Century Schoolbook" w:cs="Century Schoolbook"/>
          <w:color w:val="000000"/>
          <w:kern w:val="0"/>
          <w:sz w:val="24"/>
          <w:szCs w:val="24"/>
        </w:rPr>
        <w:t xml:space="preserve">.countDown(); </w:t>
      </w:r>
      <w:r w:rsidRPr="00117F39">
        <w:rPr>
          <w:rFonts w:ascii="Century Schoolbook" w:hAnsi="Century Schoolbook" w:cs="Century Schoolbook"/>
          <w:color w:val="3F7F5F"/>
          <w:kern w:val="0"/>
          <w:sz w:val="24"/>
          <w:szCs w:val="24"/>
        </w:rPr>
        <w:t xml:space="preserve">// </w:t>
      </w:r>
      <w:r w:rsidRPr="00117F39">
        <w:rPr>
          <w:rFonts w:ascii="Century Schoolbook" w:hAnsi="Century Schoolbook" w:cs="Century Schoolbook"/>
          <w:color w:val="3F7F5F"/>
          <w:kern w:val="0"/>
          <w:sz w:val="24"/>
          <w:szCs w:val="24"/>
        </w:rPr>
        <w:t>计数器减一</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return</w:t>
      </w:r>
      <w:r w:rsidRPr="00117F39">
        <w:rPr>
          <w:rFonts w:ascii="Century Schoolbook" w:hAnsi="Century Schoolbook" w:cs="Century Schoolbook"/>
          <w:color w:val="000000"/>
          <w:kern w:val="0"/>
          <w:sz w:val="24"/>
          <w:szCs w:val="24"/>
        </w:rPr>
        <w:t xml:space="preserve"> </w:t>
      </w:r>
      <w:r w:rsidRPr="00117F39">
        <w:rPr>
          <w:rFonts w:ascii="Century Schoolbook" w:hAnsi="Century Schoolbook" w:cs="Century Schoolbook"/>
          <w:color w:val="6A3E3E"/>
          <w:kern w:val="0"/>
          <w:sz w:val="24"/>
          <w:szCs w:val="24"/>
        </w:rPr>
        <w:t>result</w:t>
      </w:r>
      <w:r w:rsidRPr="00117F39">
        <w:rPr>
          <w:rFonts w:ascii="Century Schoolbook" w:hAnsi="Century Schoolbook" w:cs="Century Schoolbook"/>
          <w:color w:val="000000"/>
          <w:kern w:val="0"/>
          <w:sz w:val="24"/>
          <w:szCs w:val="24"/>
        </w:rPr>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w:t>
      </w:r>
    </w:p>
    <w:p w:rsidR="005B5244" w:rsidRPr="00626BE2" w:rsidRDefault="00626BE2" w:rsidP="005B5244">
      <w:pPr>
        <w:rPr>
          <w:rFonts w:ascii="Century Schoolbook" w:hAnsi="Century Schoolbook"/>
        </w:rPr>
      </w:pPr>
      <w:r w:rsidRPr="00626BE2">
        <w:rPr>
          <w:rFonts w:ascii="Century Schoolbook" w:hAnsi="Century Schoolbook"/>
        </w:rPr>
        <w:t>运行结果如下</w:t>
      </w:r>
      <w:r w:rsidRPr="00626BE2">
        <w:rPr>
          <w:rFonts w:ascii="Century Schoolbook" w:hAnsi="Century Schoolbook" w:hint="eastAsia"/>
        </w:rPr>
        <w:t>：</w:t>
      </w:r>
    </w:p>
    <w:p w:rsidR="005B5244" w:rsidRPr="009E477B" w:rsidRDefault="005D73FC" w:rsidP="005B5244">
      <w:pPr>
        <w:rPr>
          <w:rFonts w:ascii="Century Schoolbook" w:hAnsi="Century Schoolbook"/>
          <w:b/>
        </w:rPr>
      </w:pPr>
      <w:r>
        <w:rPr>
          <w:noProof/>
        </w:rPr>
        <w:drawing>
          <wp:inline distT="0" distB="0" distL="0" distR="0" wp14:anchorId="56CDC9E5" wp14:editId="406C37FB">
            <wp:extent cx="12925425" cy="1200150"/>
            <wp:effectExtent l="0" t="0" r="9525"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2925425" cy="1200150"/>
                    </a:xfrm>
                    <a:prstGeom prst="rect">
                      <a:avLst/>
                    </a:prstGeom>
                  </pic:spPr>
                </pic:pic>
              </a:graphicData>
            </a:graphic>
          </wp:inline>
        </w:drawing>
      </w: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321B24" w:rsidRPr="005D08AA" w:rsidRDefault="00321B24" w:rsidP="00DB571D">
      <w:pPr>
        <w:rPr>
          <w:rFonts w:ascii="Century Schoolbook" w:hAnsi="Century Schoolbook"/>
        </w:rPr>
      </w:pPr>
    </w:p>
    <w:p w:rsidR="00D831DB" w:rsidRPr="005D08AA" w:rsidRDefault="00D831DB" w:rsidP="00DB571D">
      <w:pPr>
        <w:rPr>
          <w:rFonts w:ascii="Century Schoolbook" w:hAnsi="Century Schoolbook"/>
        </w:rPr>
      </w:pPr>
    </w:p>
    <w:p w:rsidR="00D831DB" w:rsidRPr="005D08AA" w:rsidRDefault="00D831DB" w:rsidP="00DB571D">
      <w:pPr>
        <w:rPr>
          <w:rFonts w:ascii="Century Schoolbook" w:hAnsi="Century Schoolbook"/>
        </w:rPr>
      </w:pPr>
    </w:p>
    <w:p w:rsidR="00002FE4" w:rsidRDefault="00002FE4" w:rsidP="00002FE4">
      <w:pPr>
        <w:pageBreakBefore/>
      </w:pPr>
    </w:p>
    <w:p w:rsidR="007D35CF" w:rsidRDefault="00DB571D" w:rsidP="00B64AC8">
      <w:pPr>
        <w:pStyle w:val="Tip2"/>
      </w:pPr>
      <w:r w:rsidRPr="00A66760">
        <w:t>synchronized</w:t>
      </w:r>
      <w:r>
        <w:t>-</w:t>
      </w:r>
      <w:r>
        <w:t>线程锁</w:t>
      </w:r>
      <w:r>
        <w:rPr>
          <w:rFonts w:hint="eastAsia"/>
        </w:rPr>
        <w:t xml:space="preserve"> </w:t>
      </w:r>
    </w:p>
    <w:p w:rsidR="004048FA" w:rsidRDefault="00ED6F8F" w:rsidP="00ED6F8F">
      <w:pPr>
        <w:pStyle w:val="Tip3"/>
      </w:pPr>
      <w:r w:rsidRPr="00ED6F8F">
        <w:t>synchronized</w:t>
      </w:r>
      <w:r>
        <w:t>和</w:t>
      </w:r>
      <w:r>
        <w:t>Lock</w:t>
      </w:r>
      <w:r>
        <w:t>的区别</w:t>
      </w:r>
      <w:r>
        <w:rPr>
          <w:rFonts w:hint="eastAsia"/>
        </w:rPr>
        <w:t xml:space="preserve"> </w:t>
      </w:r>
    </w:p>
    <w:p w:rsidR="00ED6F8F" w:rsidRDefault="00FB42FE" w:rsidP="00FB42FE">
      <w:pPr>
        <w:pStyle w:val="Tip4"/>
      </w:pPr>
      <w:r>
        <w:rPr>
          <w:rFonts w:hint="eastAsia"/>
        </w:rPr>
        <w:t xml:space="preserve">1 </w:t>
      </w:r>
      <w:r>
        <w:rPr>
          <w:rFonts w:ascii="宋体" w:eastAsia="宋体" w:hAnsi="宋体" w:cs="宋体" w:hint="eastAsia"/>
        </w:rPr>
        <w:t>原始构成不同</w:t>
      </w:r>
      <w:r w:rsidR="000677D8">
        <w:rPr>
          <w:rFonts w:ascii="宋体" w:eastAsia="宋体" w:hAnsi="宋体" w:cs="宋体" w:hint="eastAsia"/>
        </w:rPr>
        <w:t xml:space="preserve"> </w:t>
      </w:r>
    </w:p>
    <w:p w:rsidR="00FB42FE" w:rsidRDefault="00FB42FE" w:rsidP="007D35CF">
      <w:pPr>
        <w:rPr>
          <w:rFonts w:ascii="Century Schoolbook" w:hAnsi="Century Schoolbook"/>
        </w:rPr>
      </w:pPr>
      <w:r>
        <w:rPr>
          <w:rFonts w:ascii="Century Schoolbook" w:hAnsi="Century Schoolbook"/>
        </w:rPr>
        <w:tab/>
        <w:t>synchronized</w:t>
      </w:r>
      <w:r>
        <w:rPr>
          <w:rFonts w:ascii="Century Schoolbook" w:hAnsi="Century Schoolbook"/>
        </w:rPr>
        <w:t>是关键字</w:t>
      </w:r>
      <w:r>
        <w:rPr>
          <w:rFonts w:ascii="Century Schoolbook" w:hAnsi="Century Schoolbook" w:hint="eastAsia"/>
        </w:rPr>
        <w:t>，</w:t>
      </w:r>
      <w:r>
        <w:rPr>
          <w:rFonts w:ascii="Century Schoolbook" w:hAnsi="Century Schoolbook"/>
        </w:rPr>
        <w:t>属于</w:t>
      </w:r>
      <w:r>
        <w:rPr>
          <w:rFonts w:ascii="Century Schoolbook" w:hAnsi="Century Schoolbook"/>
        </w:rPr>
        <w:t>JVM</w:t>
      </w:r>
      <w:r>
        <w:rPr>
          <w:rFonts w:ascii="Century Schoolbook" w:hAnsi="Century Schoolbook"/>
        </w:rPr>
        <w:t>层面</w:t>
      </w:r>
      <w:r>
        <w:rPr>
          <w:rFonts w:ascii="Century Schoolbook" w:hAnsi="Century Schoolbook" w:hint="eastAsia"/>
        </w:rPr>
        <w:t>。</w:t>
      </w:r>
      <w:r>
        <w:rPr>
          <w:rFonts w:ascii="Century Schoolbook" w:hAnsi="Century Schoolbook"/>
        </w:rPr>
        <w:t>利用</w:t>
      </w:r>
      <w:r>
        <w:rPr>
          <w:rFonts w:ascii="Century Schoolbook" w:hAnsi="Century Schoolbook" w:hint="eastAsia"/>
        </w:rPr>
        <w:t>m</w:t>
      </w:r>
      <w:r>
        <w:rPr>
          <w:rFonts w:ascii="Century Schoolbook" w:hAnsi="Century Schoolbook"/>
        </w:rPr>
        <w:t>onitorenter</w:t>
      </w:r>
      <w:r>
        <w:rPr>
          <w:rFonts w:ascii="Century Schoolbook" w:hAnsi="Century Schoolbook"/>
        </w:rPr>
        <w:t>和</w:t>
      </w:r>
      <w:r>
        <w:rPr>
          <w:rFonts w:ascii="Century Schoolbook" w:hAnsi="Century Schoolbook"/>
        </w:rPr>
        <w:t>monitorexit</w:t>
      </w:r>
      <w:r>
        <w:rPr>
          <w:rFonts w:ascii="Century Schoolbook" w:hAnsi="Century Schoolbook"/>
        </w:rPr>
        <w:t>来控制锁的操作</w:t>
      </w:r>
      <w:r>
        <w:rPr>
          <w:rFonts w:ascii="Century Schoolbook" w:hAnsi="Century Schoolbook" w:hint="eastAsia"/>
        </w:rPr>
        <w:t>，</w:t>
      </w:r>
      <w:r>
        <w:rPr>
          <w:rFonts w:ascii="Century Schoolbook" w:hAnsi="Century Schoolbook" w:hint="eastAsia"/>
        </w:rPr>
        <w:t>m</w:t>
      </w:r>
      <w:r>
        <w:rPr>
          <w:rFonts w:ascii="Century Schoolbook" w:hAnsi="Century Schoolbook"/>
        </w:rPr>
        <w:t>onitorenter</w:t>
      </w:r>
      <w:r>
        <w:rPr>
          <w:rFonts w:ascii="Century Schoolbook" w:hAnsi="Century Schoolbook"/>
        </w:rPr>
        <w:t>底层通过</w:t>
      </w:r>
      <w:r>
        <w:rPr>
          <w:rFonts w:ascii="Century Schoolbook" w:hAnsi="Century Schoolbook" w:hint="eastAsia"/>
        </w:rPr>
        <w:t>m</w:t>
      </w:r>
      <w:r>
        <w:rPr>
          <w:rFonts w:ascii="Century Schoolbook" w:hAnsi="Century Schoolbook"/>
        </w:rPr>
        <w:t>onitor</w:t>
      </w:r>
      <w:r>
        <w:rPr>
          <w:rFonts w:ascii="Century Schoolbook" w:hAnsi="Century Schoolbook"/>
        </w:rPr>
        <w:t>对象来完成</w:t>
      </w:r>
      <w:r>
        <w:rPr>
          <w:rFonts w:ascii="Century Schoolbook" w:hAnsi="Century Schoolbook" w:hint="eastAsia"/>
        </w:rPr>
        <w:t>，</w:t>
      </w:r>
      <w:r>
        <w:rPr>
          <w:rFonts w:ascii="Century Schoolbook" w:hAnsi="Century Schoolbook"/>
        </w:rPr>
        <w:t>其实</w:t>
      </w:r>
      <w:r>
        <w:rPr>
          <w:rFonts w:ascii="Century Schoolbook" w:hAnsi="Century Schoolbook" w:hint="eastAsia"/>
        </w:rPr>
        <w:t>w</w:t>
      </w:r>
      <w:r>
        <w:rPr>
          <w:rFonts w:ascii="Century Schoolbook" w:hAnsi="Century Schoolbook"/>
        </w:rPr>
        <w:t>ait/notify</w:t>
      </w:r>
      <w:r>
        <w:rPr>
          <w:rFonts w:ascii="Century Schoolbook" w:hAnsi="Century Schoolbook"/>
        </w:rPr>
        <w:t>等方法也依赖</w:t>
      </w:r>
      <w:r>
        <w:rPr>
          <w:rFonts w:ascii="Century Schoolbook" w:hAnsi="Century Schoolbook" w:hint="eastAsia"/>
        </w:rPr>
        <w:t>m</w:t>
      </w:r>
      <w:r>
        <w:rPr>
          <w:rFonts w:ascii="Century Schoolbook" w:hAnsi="Century Schoolbook"/>
        </w:rPr>
        <w:t>onitor</w:t>
      </w:r>
      <w:r>
        <w:rPr>
          <w:rFonts w:ascii="Century Schoolbook" w:hAnsi="Century Schoolbook"/>
        </w:rPr>
        <w:t>对象</w:t>
      </w:r>
      <w:r>
        <w:rPr>
          <w:rFonts w:ascii="Century Schoolbook" w:hAnsi="Century Schoolbook" w:hint="eastAsia"/>
        </w:rPr>
        <w:t>，</w:t>
      </w:r>
      <w:r>
        <w:rPr>
          <w:rFonts w:ascii="Century Schoolbook" w:hAnsi="Century Schoolbook"/>
        </w:rPr>
        <w:t>只有在同步块或方法中才能调用</w:t>
      </w:r>
      <w:r>
        <w:rPr>
          <w:rFonts w:ascii="Century Schoolbook" w:hAnsi="Century Schoolbook" w:hint="eastAsia"/>
        </w:rPr>
        <w:t>w</w:t>
      </w:r>
      <w:r>
        <w:rPr>
          <w:rFonts w:ascii="Century Schoolbook" w:hAnsi="Century Schoolbook"/>
        </w:rPr>
        <w:t>ait/notify</w:t>
      </w:r>
      <w:r>
        <w:rPr>
          <w:rFonts w:ascii="Century Schoolbook" w:hAnsi="Century Schoolbook" w:hint="eastAsia"/>
        </w:rPr>
        <w:t>。</w:t>
      </w:r>
      <w:r>
        <w:rPr>
          <w:rFonts w:ascii="Century Schoolbook" w:hAnsi="Century Schoolbook"/>
        </w:rPr>
        <w:t>Lock</w:t>
      </w:r>
      <w:r>
        <w:rPr>
          <w:rFonts w:ascii="Century Schoolbook" w:hAnsi="Century Schoolbook"/>
        </w:rPr>
        <w:t>则是具体的一个类</w:t>
      </w:r>
      <w:r>
        <w:rPr>
          <w:rFonts w:ascii="Century Schoolbook" w:hAnsi="Century Schoolbook" w:hint="eastAsia"/>
        </w:rPr>
        <w:t>（</w:t>
      </w:r>
      <w:r>
        <w:rPr>
          <w:rFonts w:ascii="Century Schoolbook" w:hAnsi="Century Schoolbook" w:hint="eastAsia"/>
        </w:rPr>
        <w:t>j</w:t>
      </w:r>
      <w:r>
        <w:rPr>
          <w:rFonts w:ascii="Century Schoolbook" w:hAnsi="Century Schoolbook"/>
        </w:rPr>
        <w:t>ava.util.concurrent.Locks.Lock</w:t>
      </w:r>
      <w:r>
        <w:rPr>
          <w:rFonts w:ascii="Century Schoolbook" w:hAnsi="Century Schoolbook" w:hint="eastAsia"/>
        </w:rPr>
        <w:t>）是</w:t>
      </w:r>
      <w:r>
        <w:rPr>
          <w:rFonts w:ascii="Century Schoolbook" w:hAnsi="Century Schoolbook" w:hint="eastAsia"/>
        </w:rPr>
        <w:t>api</w:t>
      </w:r>
      <w:r>
        <w:rPr>
          <w:rFonts w:ascii="Century Schoolbook" w:hAnsi="Century Schoolbook" w:hint="eastAsia"/>
        </w:rPr>
        <w:t>层面的锁。</w:t>
      </w:r>
    </w:p>
    <w:p w:rsidR="00FB42FE" w:rsidRDefault="000677D8" w:rsidP="000677D8">
      <w:pPr>
        <w:pStyle w:val="Tip4"/>
      </w:pPr>
      <w:r>
        <w:rPr>
          <w:rFonts w:hint="eastAsia"/>
        </w:rPr>
        <w:t>2</w:t>
      </w:r>
      <w:r>
        <w:t xml:space="preserve"> </w:t>
      </w:r>
      <w:r>
        <w:rPr>
          <w:rFonts w:ascii="宋体" w:eastAsia="宋体" w:hAnsi="宋体" w:cs="宋体" w:hint="eastAsia"/>
        </w:rPr>
        <w:t>使用方法不同</w:t>
      </w:r>
      <w:r>
        <w:rPr>
          <w:rFonts w:hint="eastAsia"/>
        </w:rPr>
        <w:t xml:space="preserve"> </w:t>
      </w:r>
    </w:p>
    <w:p w:rsidR="00FB42FE" w:rsidRDefault="000677D8" w:rsidP="007D35CF">
      <w:pPr>
        <w:rPr>
          <w:rFonts w:ascii="Century Schoolbook" w:hAnsi="Century Schoolbook"/>
        </w:rPr>
      </w:pPr>
      <w:r>
        <w:rPr>
          <w:rFonts w:ascii="Century Schoolbook" w:hAnsi="Century Schoolbook"/>
        </w:rPr>
        <w:tab/>
        <w:t>synchronized</w:t>
      </w:r>
      <w:r>
        <w:rPr>
          <w:rFonts w:ascii="Century Schoolbook" w:hAnsi="Century Schoolbook"/>
        </w:rPr>
        <w:t>不需要用户去手动释放锁</w:t>
      </w:r>
      <w:r>
        <w:rPr>
          <w:rFonts w:ascii="Century Schoolbook" w:hAnsi="Century Schoolbook" w:hint="eastAsia"/>
        </w:rPr>
        <w:t>，</w:t>
      </w:r>
      <w:r>
        <w:rPr>
          <w:rFonts w:ascii="Century Schoolbook" w:hAnsi="Century Schoolbook"/>
        </w:rPr>
        <w:t>当</w:t>
      </w:r>
      <w:r>
        <w:rPr>
          <w:rFonts w:ascii="Century Schoolbook" w:hAnsi="Century Schoolbook"/>
        </w:rPr>
        <w:t>synchronized</w:t>
      </w:r>
      <w:r>
        <w:rPr>
          <w:rFonts w:ascii="Century Schoolbook" w:hAnsi="Century Schoolbook"/>
        </w:rPr>
        <w:t>代码块执行完成后</w:t>
      </w:r>
      <w:r>
        <w:rPr>
          <w:rFonts w:ascii="Century Schoolbook" w:hAnsi="Century Schoolbook" w:hint="eastAsia"/>
        </w:rPr>
        <w:t>，</w:t>
      </w:r>
      <w:r>
        <w:rPr>
          <w:rFonts w:ascii="Century Schoolbook" w:hAnsi="Century Schoolbook"/>
        </w:rPr>
        <w:t>系统会自动让线程释放对锁的占用</w:t>
      </w:r>
      <w:r>
        <w:rPr>
          <w:rFonts w:ascii="Century Schoolbook" w:hAnsi="Century Schoolbook" w:hint="eastAsia"/>
        </w:rPr>
        <w:t>。</w:t>
      </w:r>
    </w:p>
    <w:p w:rsidR="000677D8" w:rsidRDefault="000677D8" w:rsidP="007D35CF">
      <w:pPr>
        <w:rPr>
          <w:rFonts w:ascii="Century Schoolbook" w:hAnsi="Century Schoolbook"/>
        </w:rPr>
      </w:pPr>
      <w:r>
        <w:rPr>
          <w:rFonts w:ascii="Century Schoolbook" w:hAnsi="Century Schoolbook"/>
        </w:rPr>
        <w:tab/>
        <w:t>Reentrant</w:t>
      </w:r>
      <w:r w:rsidR="00C86357">
        <w:rPr>
          <w:rFonts w:ascii="Century Schoolbook" w:hAnsi="Century Schoolbook"/>
        </w:rPr>
        <w:t>L</w:t>
      </w:r>
      <w:r>
        <w:rPr>
          <w:rFonts w:ascii="Century Schoolbook" w:hAnsi="Century Schoolbook"/>
        </w:rPr>
        <w:t>ock</w:t>
      </w:r>
      <w:r>
        <w:rPr>
          <w:rFonts w:ascii="Century Schoolbook" w:hAnsi="Century Schoolbook"/>
        </w:rPr>
        <w:t>则需要用户去手动释放锁</w:t>
      </w:r>
      <w:r>
        <w:rPr>
          <w:rFonts w:ascii="Century Schoolbook" w:hAnsi="Century Schoolbook" w:hint="eastAsia"/>
        </w:rPr>
        <w:t>，</w:t>
      </w:r>
      <w:r>
        <w:rPr>
          <w:rFonts w:ascii="Century Schoolbook" w:hAnsi="Century Schoolbook"/>
        </w:rPr>
        <w:t>若没有主动释放锁</w:t>
      </w:r>
      <w:r>
        <w:rPr>
          <w:rFonts w:ascii="Century Schoolbook" w:hAnsi="Century Schoolbook" w:hint="eastAsia"/>
        </w:rPr>
        <w:t>，</w:t>
      </w:r>
      <w:r>
        <w:rPr>
          <w:rFonts w:ascii="Century Schoolbook" w:hAnsi="Century Schoolbook"/>
        </w:rPr>
        <w:t>就有可能导致出现死锁现象</w:t>
      </w:r>
      <w:r>
        <w:rPr>
          <w:rFonts w:ascii="Century Schoolbook" w:hAnsi="Century Schoolbook" w:hint="eastAsia"/>
        </w:rPr>
        <w:t>。</w:t>
      </w:r>
      <w:r w:rsidR="00296FF1">
        <w:rPr>
          <w:rFonts w:ascii="Century Schoolbook" w:hAnsi="Century Schoolbook" w:hint="eastAsia"/>
        </w:rPr>
        <w:t>需要</w:t>
      </w:r>
      <w:r w:rsidR="00296FF1">
        <w:rPr>
          <w:rFonts w:ascii="Century Schoolbook" w:hAnsi="Century Schoolbook" w:hint="eastAsia"/>
        </w:rPr>
        <w:t>l</w:t>
      </w:r>
      <w:r w:rsidR="00296FF1">
        <w:rPr>
          <w:rFonts w:ascii="Century Schoolbook" w:hAnsi="Century Schoolbook"/>
        </w:rPr>
        <w:t>ock</w:t>
      </w:r>
      <w:r w:rsidR="00296FF1">
        <w:rPr>
          <w:rFonts w:ascii="Century Schoolbook" w:hAnsi="Century Schoolbook"/>
        </w:rPr>
        <w:t>和</w:t>
      </w:r>
      <w:r w:rsidR="00296FF1">
        <w:rPr>
          <w:rFonts w:ascii="Century Schoolbook" w:hAnsi="Century Schoolbook" w:hint="eastAsia"/>
        </w:rPr>
        <w:t>u</w:t>
      </w:r>
      <w:r w:rsidR="00296FF1">
        <w:rPr>
          <w:rFonts w:ascii="Century Schoolbook" w:hAnsi="Century Schoolbook"/>
        </w:rPr>
        <w:t>nlock</w:t>
      </w:r>
      <w:r w:rsidR="00296FF1">
        <w:rPr>
          <w:rFonts w:ascii="Century Schoolbook" w:hAnsi="Century Schoolbook"/>
        </w:rPr>
        <w:t>方法配合</w:t>
      </w:r>
      <w:r w:rsidR="00296FF1">
        <w:rPr>
          <w:rFonts w:ascii="Century Schoolbook" w:hAnsi="Century Schoolbook" w:hint="eastAsia"/>
        </w:rPr>
        <w:t>t</w:t>
      </w:r>
      <w:r w:rsidR="00296FF1">
        <w:rPr>
          <w:rFonts w:ascii="Century Schoolbook" w:hAnsi="Century Schoolbook"/>
        </w:rPr>
        <w:t>ry/cache/finally</w:t>
      </w:r>
      <w:r w:rsidR="00296FF1">
        <w:rPr>
          <w:rFonts w:ascii="Century Schoolbook" w:hAnsi="Century Schoolbook"/>
        </w:rPr>
        <w:t>语句块来完成</w:t>
      </w:r>
      <w:r w:rsidR="00296FF1">
        <w:rPr>
          <w:rFonts w:ascii="Century Schoolbook" w:hAnsi="Century Schoolbook" w:hint="eastAsia"/>
        </w:rPr>
        <w:t>。</w:t>
      </w:r>
    </w:p>
    <w:p w:rsidR="00FB42FE" w:rsidRPr="00A8394B" w:rsidRDefault="006F175B" w:rsidP="006F175B">
      <w:pPr>
        <w:pStyle w:val="Tip4"/>
        <w:rPr>
          <w:rFonts w:eastAsiaTheme="minorEastAsia"/>
        </w:rPr>
      </w:pPr>
      <w:r>
        <w:rPr>
          <w:rFonts w:hint="eastAsia"/>
        </w:rPr>
        <w:t>3</w:t>
      </w:r>
      <w:r>
        <w:t xml:space="preserve"> </w:t>
      </w:r>
      <w:r>
        <w:rPr>
          <w:rFonts w:ascii="宋体" w:eastAsia="宋体" w:hAnsi="宋体" w:cs="宋体" w:hint="eastAsia"/>
        </w:rPr>
        <w:t>等待是否可中断</w:t>
      </w:r>
      <w:r>
        <w:rPr>
          <w:rFonts w:hint="eastAsia"/>
        </w:rPr>
        <w:t xml:space="preserve"> </w:t>
      </w:r>
      <w:r w:rsidR="00DD4F46">
        <w:rPr>
          <w:rFonts w:hint="eastAsia"/>
        </w:rPr>
        <w:t>Lock独有</w:t>
      </w:r>
      <w:r w:rsidR="00A8394B">
        <w:rPr>
          <w:rFonts w:eastAsiaTheme="minorEastAsia" w:hint="eastAsia"/>
        </w:rPr>
        <w:t xml:space="preserve"> </w:t>
      </w:r>
    </w:p>
    <w:p w:rsidR="00FB42FE" w:rsidRDefault="006F175B" w:rsidP="007D35CF">
      <w:pPr>
        <w:rPr>
          <w:rFonts w:ascii="Century Schoolbook" w:hAnsi="Century Schoolbook"/>
        </w:rPr>
      </w:pPr>
      <w:r>
        <w:rPr>
          <w:rFonts w:ascii="Century Schoolbook" w:hAnsi="Century Schoolbook"/>
        </w:rPr>
        <w:tab/>
        <w:t>synchronized</w:t>
      </w:r>
      <w:r>
        <w:rPr>
          <w:rFonts w:ascii="Century Schoolbook" w:hAnsi="Century Schoolbook"/>
        </w:rPr>
        <w:t>不可中断</w:t>
      </w:r>
      <w:r>
        <w:rPr>
          <w:rFonts w:ascii="Century Schoolbook" w:hAnsi="Century Schoolbook" w:hint="eastAsia"/>
        </w:rPr>
        <w:t>，</w:t>
      </w:r>
      <w:r>
        <w:rPr>
          <w:rFonts w:ascii="Century Schoolbook" w:hAnsi="Century Schoolbook"/>
        </w:rPr>
        <w:t>除非抛出异常或程序本身执行完成</w:t>
      </w:r>
      <w:r>
        <w:rPr>
          <w:rFonts w:ascii="Century Schoolbook" w:hAnsi="Century Schoolbook" w:hint="eastAsia"/>
        </w:rPr>
        <w:t>。</w:t>
      </w:r>
    </w:p>
    <w:p w:rsidR="006F175B" w:rsidRDefault="006F175B" w:rsidP="007D35CF">
      <w:pPr>
        <w:rPr>
          <w:rFonts w:ascii="Century Schoolbook" w:hAnsi="Century Schoolbook"/>
        </w:rPr>
      </w:pPr>
      <w:r>
        <w:rPr>
          <w:rFonts w:ascii="Century Schoolbook" w:hAnsi="Century Schoolbook"/>
        </w:rPr>
        <w:tab/>
        <w:t>ReentrantLock</w:t>
      </w:r>
      <w:r w:rsidR="00C86357">
        <w:rPr>
          <w:rFonts w:ascii="Century Schoolbook" w:hAnsi="Century Schoolbook"/>
        </w:rPr>
        <w:t>可中断</w:t>
      </w:r>
      <w:r w:rsidR="00C86357">
        <w:rPr>
          <w:rFonts w:ascii="Century Schoolbook" w:hAnsi="Century Schoolbook" w:hint="eastAsia"/>
        </w:rPr>
        <w:t>，</w:t>
      </w:r>
      <w:r w:rsidR="00C86357">
        <w:rPr>
          <w:rFonts w:ascii="Century Schoolbook" w:hAnsi="Century Schoolbook" w:hint="eastAsia"/>
        </w:rPr>
        <w:t>A</w:t>
      </w:r>
      <w:r w:rsidR="00C86357">
        <w:rPr>
          <w:rFonts w:ascii="Century Schoolbook" w:hAnsi="Century Schoolbook" w:hint="eastAsia"/>
        </w:rPr>
        <w:t>：设置超时方法</w:t>
      </w:r>
      <w:r w:rsidR="00C86357">
        <w:rPr>
          <w:rFonts w:ascii="Century Schoolbook" w:hAnsi="Century Schoolbook" w:hint="eastAsia"/>
        </w:rPr>
        <w:t>t</w:t>
      </w:r>
      <w:r w:rsidR="00C86357">
        <w:rPr>
          <w:rFonts w:ascii="Century Schoolbook" w:hAnsi="Century Schoolbook"/>
        </w:rPr>
        <w:t>ryLock(long timeout , TimeUnit unit)</w:t>
      </w:r>
      <w:r w:rsidR="00C86357">
        <w:rPr>
          <w:rFonts w:ascii="Century Schoolbook" w:hAnsi="Century Schoolbook" w:hint="eastAsia"/>
        </w:rPr>
        <w:t>；</w:t>
      </w:r>
      <w:r w:rsidR="00C86357">
        <w:rPr>
          <w:rFonts w:ascii="Century Schoolbook" w:hAnsi="Century Schoolbook" w:hint="eastAsia"/>
        </w:rPr>
        <w:t>B</w:t>
      </w:r>
      <w:r w:rsidR="00C86357">
        <w:rPr>
          <w:rFonts w:ascii="Century Schoolbook" w:hAnsi="Century Schoolbook" w:hint="eastAsia"/>
        </w:rPr>
        <w:t>：</w:t>
      </w:r>
      <w:r w:rsidR="00C86357">
        <w:rPr>
          <w:rFonts w:ascii="Century Schoolbook" w:hAnsi="Century Schoolbook"/>
        </w:rPr>
        <w:t>lockInterruptibly()</w:t>
      </w:r>
      <w:r w:rsidR="00C86357">
        <w:rPr>
          <w:rFonts w:ascii="Century Schoolbook" w:hAnsi="Century Schoolbook"/>
        </w:rPr>
        <w:t>放代码块中</w:t>
      </w:r>
      <w:r w:rsidR="00C86357">
        <w:rPr>
          <w:rFonts w:ascii="Century Schoolbook" w:hAnsi="Century Schoolbook" w:hint="eastAsia"/>
        </w:rPr>
        <w:t>，</w:t>
      </w:r>
      <w:r w:rsidR="00C86357">
        <w:rPr>
          <w:rFonts w:ascii="Century Schoolbook" w:hAnsi="Century Schoolbook"/>
        </w:rPr>
        <w:t>调用</w:t>
      </w:r>
      <w:r w:rsidR="00C86357">
        <w:rPr>
          <w:rFonts w:ascii="Century Schoolbook" w:hAnsi="Century Schoolbook"/>
        </w:rPr>
        <w:t>interrupt()</w:t>
      </w:r>
      <w:r w:rsidR="00C86357">
        <w:rPr>
          <w:rFonts w:ascii="Century Schoolbook" w:hAnsi="Century Schoolbook"/>
        </w:rPr>
        <w:t>方法可中断运行</w:t>
      </w:r>
      <w:r w:rsidR="00C86357">
        <w:rPr>
          <w:rFonts w:ascii="Century Schoolbook" w:hAnsi="Century Schoolbook" w:hint="eastAsia"/>
        </w:rPr>
        <w:t>。</w:t>
      </w:r>
    </w:p>
    <w:p w:rsidR="00ED6F8F" w:rsidRDefault="002264BB" w:rsidP="002264BB">
      <w:pPr>
        <w:pStyle w:val="Tip4"/>
      </w:pPr>
      <w:r>
        <w:rPr>
          <w:rFonts w:hint="eastAsia"/>
        </w:rPr>
        <w:t>4</w:t>
      </w:r>
      <w:r>
        <w:t xml:space="preserve"> </w:t>
      </w:r>
      <w:r>
        <w:rPr>
          <w:rFonts w:ascii="宋体" w:eastAsia="宋体" w:hAnsi="宋体" w:cs="宋体" w:hint="eastAsia"/>
        </w:rPr>
        <w:t>加锁是否公平</w:t>
      </w:r>
      <w:r>
        <w:rPr>
          <w:rFonts w:hint="eastAsia"/>
        </w:rPr>
        <w:t xml:space="preserve"> </w:t>
      </w:r>
    </w:p>
    <w:p w:rsidR="00ED6F8F" w:rsidRDefault="002264BB" w:rsidP="007D35CF">
      <w:pPr>
        <w:rPr>
          <w:rFonts w:ascii="Century Schoolbook" w:hAnsi="Century Schoolbook"/>
        </w:rPr>
      </w:pPr>
      <w:r>
        <w:rPr>
          <w:rFonts w:ascii="Century Schoolbook" w:hAnsi="Century Schoolbook"/>
        </w:rPr>
        <w:tab/>
        <w:t>synchronized</w:t>
      </w:r>
      <w:r>
        <w:rPr>
          <w:rFonts w:ascii="Century Schoolbook" w:hAnsi="Century Schoolbook"/>
        </w:rPr>
        <w:t>非公平锁</w:t>
      </w:r>
      <w:r>
        <w:rPr>
          <w:rFonts w:ascii="Century Schoolbook" w:hAnsi="Century Schoolbook" w:hint="eastAsia"/>
        </w:rPr>
        <w:t>。</w:t>
      </w:r>
    </w:p>
    <w:p w:rsidR="002264BB" w:rsidRDefault="002264BB" w:rsidP="007D35CF">
      <w:pPr>
        <w:rPr>
          <w:rFonts w:ascii="Century Schoolbook" w:hAnsi="Century Schoolbook"/>
        </w:rPr>
      </w:pPr>
      <w:r>
        <w:rPr>
          <w:rFonts w:ascii="Century Schoolbook" w:hAnsi="Century Schoolbook"/>
        </w:rPr>
        <w:tab/>
        <w:t>ReentrantLock</w:t>
      </w:r>
      <w:r>
        <w:rPr>
          <w:rFonts w:ascii="Century Schoolbook" w:hAnsi="Century Schoolbook"/>
        </w:rPr>
        <w:t>默认非公平</w:t>
      </w:r>
      <w:r>
        <w:rPr>
          <w:rFonts w:ascii="Century Schoolbook" w:hAnsi="Century Schoolbook" w:hint="eastAsia"/>
        </w:rPr>
        <w:t>，</w:t>
      </w:r>
      <w:r>
        <w:rPr>
          <w:rFonts w:ascii="Century Schoolbook" w:hAnsi="Century Schoolbook"/>
        </w:rPr>
        <w:t>但也可以通过构造函数设置成公平锁</w:t>
      </w:r>
      <w:r>
        <w:rPr>
          <w:rFonts w:ascii="Century Schoolbook" w:hAnsi="Century Schoolbook" w:hint="eastAsia"/>
        </w:rPr>
        <w:t>。</w:t>
      </w:r>
    </w:p>
    <w:p w:rsidR="00ED6F8F" w:rsidRPr="00A8394B" w:rsidRDefault="00BE7253" w:rsidP="00BE7253">
      <w:pPr>
        <w:pStyle w:val="Tip4"/>
        <w:rPr>
          <w:rFonts w:eastAsiaTheme="minorEastAsia"/>
        </w:rPr>
      </w:pPr>
      <w:r>
        <w:rPr>
          <w:rFonts w:hint="eastAsia"/>
        </w:rPr>
        <w:t>5</w:t>
      </w:r>
      <w:r>
        <w:t xml:space="preserve"> </w:t>
      </w:r>
      <w:r>
        <w:rPr>
          <w:rFonts w:ascii="宋体" w:eastAsia="宋体" w:hAnsi="宋体" w:cs="宋体" w:hint="eastAsia"/>
        </w:rPr>
        <w:t>锁是否可以绑定多个条件</w:t>
      </w:r>
      <w:r>
        <w:rPr>
          <w:rFonts w:hint="eastAsia"/>
        </w:rPr>
        <w:t xml:space="preserve"> </w:t>
      </w:r>
      <w:r w:rsidR="00DD4F46">
        <w:rPr>
          <w:rFonts w:hint="eastAsia"/>
        </w:rPr>
        <w:t>Lock独有</w:t>
      </w:r>
      <w:r w:rsidR="00A8394B">
        <w:rPr>
          <w:rFonts w:eastAsiaTheme="minorEastAsia" w:hint="eastAsia"/>
        </w:rPr>
        <w:t xml:space="preserve"> </w:t>
      </w:r>
    </w:p>
    <w:p w:rsidR="00ED6F8F" w:rsidRDefault="00BA1F59" w:rsidP="007D35CF">
      <w:pPr>
        <w:rPr>
          <w:rFonts w:ascii="Century Schoolbook" w:hAnsi="Century Schoolbook"/>
        </w:rPr>
      </w:pPr>
      <w:r>
        <w:rPr>
          <w:rFonts w:ascii="Century Schoolbook" w:hAnsi="Century Schoolbook"/>
        </w:rPr>
        <w:tab/>
        <w:t>synchronized</w:t>
      </w:r>
      <w:r>
        <w:rPr>
          <w:rFonts w:ascii="Century Schoolbook" w:hAnsi="Century Schoolbook" w:hint="eastAsia"/>
        </w:rPr>
        <w:t>没有这个功能。</w:t>
      </w:r>
    </w:p>
    <w:p w:rsidR="00BA1F59" w:rsidRDefault="00BA1F59" w:rsidP="007D35CF">
      <w:pPr>
        <w:rPr>
          <w:rFonts w:ascii="Century Schoolbook" w:hAnsi="Century Schoolbook"/>
        </w:rPr>
      </w:pPr>
      <w:r>
        <w:rPr>
          <w:rFonts w:ascii="Century Schoolbook" w:hAnsi="Century Schoolbook"/>
        </w:rPr>
        <w:tab/>
        <w:t>ReentrantLock</w:t>
      </w:r>
      <w:r>
        <w:rPr>
          <w:rFonts w:ascii="Century Schoolbook" w:hAnsi="Century Schoolbook"/>
        </w:rPr>
        <w:t>可以通过</w:t>
      </w:r>
      <w:r>
        <w:rPr>
          <w:rFonts w:ascii="Century Schoolbook" w:hAnsi="Century Schoolbook"/>
        </w:rPr>
        <w:t>Condition</w:t>
      </w:r>
      <w:r>
        <w:rPr>
          <w:rFonts w:ascii="Century Schoolbook" w:hAnsi="Century Schoolbook"/>
        </w:rPr>
        <w:t>来实现分组唤醒或者精确唤醒指定的线程</w:t>
      </w:r>
      <w:r>
        <w:rPr>
          <w:rFonts w:ascii="Century Schoolbook" w:hAnsi="Century Schoolbook" w:hint="eastAsia"/>
        </w:rPr>
        <w:t>，</w:t>
      </w:r>
      <w:r>
        <w:rPr>
          <w:rFonts w:ascii="Century Schoolbook" w:hAnsi="Century Schoolbook"/>
        </w:rPr>
        <w:t>而不是像</w:t>
      </w:r>
      <w:r>
        <w:rPr>
          <w:rFonts w:ascii="Century Schoolbook" w:hAnsi="Century Schoolbook"/>
        </w:rPr>
        <w:t>synchronized</w:t>
      </w:r>
      <w:r>
        <w:rPr>
          <w:rFonts w:ascii="Century Schoolbook" w:hAnsi="Century Schoolbook"/>
        </w:rPr>
        <w:t>那样要么随机唤醒一个线程</w:t>
      </w:r>
      <w:r>
        <w:rPr>
          <w:rFonts w:ascii="Century Schoolbook" w:hAnsi="Century Schoolbook" w:hint="eastAsia"/>
        </w:rPr>
        <w:t>，</w:t>
      </w:r>
      <w:r>
        <w:rPr>
          <w:rFonts w:ascii="Century Schoolbook" w:hAnsi="Century Schoolbook"/>
        </w:rPr>
        <w:t>要么唤醒全部线程</w:t>
      </w:r>
      <w:r>
        <w:rPr>
          <w:rFonts w:ascii="Century Schoolbook" w:hAnsi="Century Schoolbook" w:hint="eastAsia"/>
        </w:rPr>
        <w:t>。</w:t>
      </w: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ED6F8F" w:rsidRDefault="00ED6F8F" w:rsidP="007D35CF">
      <w:pPr>
        <w:rPr>
          <w:rFonts w:ascii="Century Schoolbook" w:hAnsi="Century Schoolbook"/>
        </w:rPr>
      </w:pPr>
    </w:p>
    <w:p w:rsidR="004048FA" w:rsidRDefault="004048FA" w:rsidP="007D35CF">
      <w:pPr>
        <w:rPr>
          <w:rFonts w:ascii="Century Schoolbook" w:hAnsi="Century Schoolbook"/>
        </w:rPr>
      </w:pPr>
    </w:p>
    <w:p w:rsidR="0056592C" w:rsidRDefault="0056592C" w:rsidP="007D35CF">
      <w:pPr>
        <w:rPr>
          <w:rFonts w:ascii="Century Schoolbook" w:hAnsi="Century Schoolbook"/>
        </w:rPr>
      </w:pPr>
    </w:p>
    <w:p w:rsidR="0056592C" w:rsidRDefault="0056592C" w:rsidP="007D35CF">
      <w:pPr>
        <w:rPr>
          <w:rFonts w:ascii="Century Schoolbook" w:hAnsi="Century Schoolbook"/>
        </w:rPr>
      </w:pPr>
    </w:p>
    <w:p w:rsidR="0056592C" w:rsidRDefault="0056592C" w:rsidP="007D35CF">
      <w:pPr>
        <w:rPr>
          <w:rFonts w:ascii="Century Schoolbook" w:hAnsi="Century Schoolbook"/>
        </w:rPr>
      </w:pPr>
    </w:p>
    <w:p w:rsidR="004048FA" w:rsidRDefault="004048FA" w:rsidP="007D35CF">
      <w:pPr>
        <w:rPr>
          <w:rFonts w:ascii="Century Schoolbook" w:hAnsi="Century Schoolbook"/>
        </w:rPr>
      </w:pPr>
    </w:p>
    <w:p w:rsidR="00B64AC8" w:rsidRDefault="00B64AC8" w:rsidP="00B64AC8">
      <w:pPr>
        <w:rPr>
          <w:rFonts w:ascii="Century Schoolbook" w:hAnsi="Century Schoolbook"/>
        </w:rPr>
      </w:pPr>
    </w:p>
    <w:p w:rsidR="00B64AC8" w:rsidRDefault="00B64AC8" w:rsidP="00B64AC8">
      <w:pPr>
        <w:rPr>
          <w:rFonts w:ascii="Century Schoolbook" w:hAnsi="Century Schoolbook"/>
        </w:rPr>
      </w:pPr>
      <w:r w:rsidRPr="002D286B">
        <w:rPr>
          <w:rFonts w:ascii="Century Schoolbook" w:hAnsi="Century Schoolbook"/>
        </w:rPr>
        <w:t>https://blog.csdn.net/zxd8080666/article/details/83214089</w:t>
      </w:r>
    </w:p>
    <w:p w:rsidR="00B64AC8" w:rsidRDefault="00B64AC8" w:rsidP="00B64AC8">
      <w:pPr>
        <w:rPr>
          <w:rFonts w:ascii="Century Schoolbook" w:hAnsi="Century Schoolbook"/>
        </w:rPr>
      </w:pPr>
    </w:p>
    <w:p w:rsidR="00B64AC8" w:rsidRDefault="00B64AC8" w:rsidP="00B64AC8">
      <w:pPr>
        <w:rPr>
          <w:rFonts w:ascii="Century Schoolbook" w:hAnsi="Century Schoolbook"/>
        </w:rPr>
      </w:pPr>
      <w:r>
        <w:rPr>
          <w:noProof/>
        </w:rPr>
        <w:drawing>
          <wp:inline distT="0" distB="0" distL="0" distR="0" wp14:anchorId="2F84AC55" wp14:editId="0FD4053C">
            <wp:extent cx="8591550" cy="17335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591550" cy="1733550"/>
                    </a:xfrm>
                    <a:prstGeom prst="rect">
                      <a:avLst/>
                    </a:prstGeom>
                  </pic:spPr>
                </pic:pic>
              </a:graphicData>
            </a:graphic>
          </wp:inline>
        </w:drawing>
      </w:r>
    </w:p>
    <w:p w:rsidR="00B64AC8" w:rsidRDefault="00B64AC8" w:rsidP="00B64AC8">
      <w:pPr>
        <w:rPr>
          <w:rFonts w:ascii="Century Schoolbook" w:hAnsi="Century Schoolbook"/>
        </w:rPr>
      </w:pPr>
    </w:p>
    <w:p w:rsidR="004048FA" w:rsidRDefault="004048FA"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ins w:id="26" w:author="Yangcl" w:date="2020-03-26T16:50:00Z"/>
          <w:rFonts w:ascii="Century Schoolbook" w:hAnsi="Century Schoolbook"/>
        </w:rPr>
      </w:pPr>
    </w:p>
    <w:p w:rsidR="001E4473" w:rsidRDefault="001E4473" w:rsidP="007D35CF">
      <w:pPr>
        <w:rPr>
          <w:ins w:id="27" w:author="Yangcl" w:date="2020-03-26T16:50:00Z"/>
          <w:rFonts w:ascii="Century Schoolbook" w:hAnsi="Century Schoolbook"/>
        </w:rPr>
      </w:pPr>
    </w:p>
    <w:p w:rsidR="001E4473" w:rsidRDefault="001E4473" w:rsidP="007D35CF">
      <w:pPr>
        <w:rPr>
          <w:ins w:id="28" w:author="Yangcl" w:date="2020-03-26T16:50:00Z"/>
          <w:rFonts w:ascii="Century Schoolbook" w:hAnsi="Century Schoolbook" w:hint="eastAsia"/>
        </w:rPr>
      </w:pPr>
    </w:p>
    <w:p w:rsidR="001E4473" w:rsidRDefault="001E4473" w:rsidP="001E4473">
      <w:pPr>
        <w:pageBreakBefore/>
        <w:rPr>
          <w:rFonts w:ascii="Century Schoolbook" w:hAnsi="Century Schoolbook" w:hint="eastAsia"/>
        </w:rPr>
        <w:pPrChange w:id="29" w:author="Yangcl" w:date="2020-03-26T16:50:00Z">
          <w:pPr/>
        </w:pPrChange>
      </w:pPr>
    </w:p>
    <w:p w:rsidR="00B424FF" w:rsidRDefault="0051187E" w:rsidP="00E36961">
      <w:pPr>
        <w:pStyle w:val="Tip1"/>
        <w:pPrChange w:id="30" w:author="Yangcl" w:date="2020-03-26T16:51:00Z">
          <w:pPr>
            <w:pStyle w:val="Tip2"/>
          </w:pPr>
        </w:pPrChange>
      </w:pPr>
      <w:r w:rsidRPr="0051187E">
        <w:rPr>
          <w:rFonts w:hint="eastAsia"/>
        </w:rPr>
        <w:t>Java</w:t>
      </w:r>
      <w:del w:id="31" w:author="Yangcl" w:date="2020-03-26T16:52:00Z">
        <w:r w:rsidRPr="0051187E" w:rsidDel="00E36961">
          <w:rPr>
            <w:rFonts w:hint="eastAsia"/>
          </w:rPr>
          <w:delText xml:space="preserve"> </w:delText>
        </w:r>
        <w:r w:rsidRPr="0051187E" w:rsidDel="00E36961">
          <w:rPr>
            <w:rFonts w:hint="eastAsia"/>
          </w:rPr>
          <w:delText>位图法排序</w:delText>
        </w:r>
      </w:del>
      <w:ins w:id="32" w:author="Yangcl" w:date="2020-03-26T16:52:00Z">
        <w:r w:rsidR="00E36961">
          <w:rPr>
            <w:rFonts w:hint="eastAsia"/>
          </w:rPr>
          <w:t>算法</w:t>
        </w:r>
      </w:ins>
      <w:r>
        <w:rPr>
          <w:rFonts w:hint="eastAsia"/>
        </w:rPr>
        <w:t xml:space="preserve"> </w:t>
      </w:r>
    </w:p>
    <w:p w:rsidR="00B424FF" w:rsidRDefault="00B424FF" w:rsidP="007D35CF">
      <w:pPr>
        <w:rPr>
          <w:ins w:id="33" w:author="Yangcl" w:date="2020-03-26T16:51:00Z"/>
          <w:rFonts w:ascii="Century Schoolbook" w:hAnsi="Century Schoolbook"/>
        </w:rPr>
      </w:pPr>
    </w:p>
    <w:p w:rsidR="001E4473" w:rsidRDefault="001E4473" w:rsidP="007D35CF">
      <w:pPr>
        <w:rPr>
          <w:ins w:id="34" w:author="Yangcl" w:date="2020-03-26T16:51:00Z"/>
          <w:rFonts w:ascii="Century Schoolbook" w:hAnsi="Century Schoolbook"/>
        </w:rPr>
      </w:pPr>
    </w:p>
    <w:p w:rsidR="001E4473" w:rsidRDefault="001E4473" w:rsidP="007D35CF">
      <w:pPr>
        <w:rPr>
          <w:ins w:id="35" w:author="Yangcl" w:date="2020-03-26T16:51:00Z"/>
          <w:rFonts w:ascii="Century Schoolbook" w:hAnsi="Century Schoolbook"/>
        </w:rPr>
      </w:pPr>
    </w:p>
    <w:p w:rsidR="001E4473" w:rsidRDefault="001E4473" w:rsidP="007D35CF">
      <w:pPr>
        <w:rPr>
          <w:ins w:id="36" w:author="Yangcl" w:date="2020-03-26T16:51:00Z"/>
          <w:rFonts w:ascii="Century Schoolbook" w:hAnsi="Century Schoolbook"/>
        </w:rPr>
      </w:pPr>
    </w:p>
    <w:p w:rsidR="001E4473" w:rsidRDefault="001E4473" w:rsidP="007D35CF">
      <w:pPr>
        <w:rPr>
          <w:ins w:id="37" w:author="Yangcl" w:date="2020-03-26T16:51:00Z"/>
          <w:rFonts w:ascii="Century Schoolbook" w:hAnsi="Century Schoolbook"/>
        </w:rPr>
      </w:pPr>
    </w:p>
    <w:p w:rsidR="001E4473" w:rsidRDefault="00E36961" w:rsidP="00E36961">
      <w:pPr>
        <w:pStyle w:val="Tip2"/>
        <w:rPr>
          <w:ins w:id="38" w:author="Yangcl" w:date="2020-03-26T16:51:00Z"/>
        </w:rPr>
        <w:pPrChange w:id="39" w:author="Yangcl" w:date="2020-03-26T16:51:00Z">
          <w:pPr/>
        </w:pPrChange>
      </w:pPr>
      <w:ins w:id="40" w:author="Yangcl" w:date="2020-03-26T16:51:00Z">
        <w:r w:rsidRPr="00E36961">
          <w:rPr>
            <w:rFonts w:hint="eastAsia"/>
          </w:rPr>
          <w:t xml:space="preserve">Java </w:t>
        </w:r>
        <w:r w:rsidRPr="00E36961">
          <w:rPr>
            <w:rFonts w:hint="eastAsia"/>
          </w:rPr>
          <w:t>位图法排序</w:t>
        </w:r>
        <w:r>
          <w:rPr>
            <w:rFonts w:hint="eastAsia"/>
          </w:rPr>
          <w:t xml:space="preserve"> </w:t>
        </w:r>
      </w:ins>
    </w:p>
    <w:p w:rsidR="001E4473" w:rsidRDefault="001E4473" w:rsidP="007D35CF">
      <w:pPr>
        <w:rPr>
          <w:rFonts w:ascii="Century Schoolbook" w:hAnsi="Century Schoolbook" w:hint="eastAsia"/>
        </w:rPr>
      </w:pPr>
    </w:p>
    <w:p w:rsidR="00B424FF" w:rsidRDefault="00B03374" w:rsidP="007D35CF">
      <w:pPr>
        <w:rPr>
          <w:rFonts w:ascii="Century Schoolbook" w:hAnsi="Century Schoolbook"/>
        </w:rPr>
      </w:pPr>
      <w:r w:rsidRPr="00B03374">
        <w:rPr>
          <w:rFonts w:ascii="Century Schoolbook" w:hAnsi="Century Schoolbook"/>
        </w:rPr>
        <w:t>https://www.cnblogs.com/Kingle/archive/2012/03/09/2994679.html</w:t>
      </w: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03374" w:rsidP="007D35CF">
      <w:pPr>
        <w:rPr>
          <w:rFonts w:ascii="Century Schoolbook" w:hAnsi="Century Schoolbook"/>
        </w:rPr>
      </w:pPr>
      <w:r>
        <w:rPr>
          <w:noProof/>
        </w:rPr>
        <w:drawing>
          <wp:inline distT="0" distB="0" distL="0" distR="0" wp14:anchorId="6A46D38C" wp14:editId="59F624D4">
            <wp:extent cx="12979400" cy="3799840"/>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2979400" cy="3799840"/>
                    </a:xfrm>
                    <a:prstGeom prst="rect">
                      <a:avLst/>
                    </a:prstGeom>
                  </pic:spPr>
                </pic:pic>
              </a:graphicData>
            </a:graphic>
          </wp:inline>
        </w:drawing>
      </w:r>
    </w:p>
    <w:p w:rsidR="00B424FF" w:rsidRDefault="00B424FF" w:rsidP="007D35CF">
      <w:pPr>
        <w:rPr>
          <w:rFonts w:ascii="Century Schoolbook" w:hAnsi="Century Schoolbook"/>
        </w:rPr>
      </w:pPr>
    </w:p>
    <w:p w:rsidR="00B424FF" w:rsidRDefault="00CD42A4" w:rsidP="007D35CF">
      <w:pPr>
        <w:rPr>
          <w:rFonts w:ascii="Century Schoolbook" w:hAnsi="Century Schoolbook"/>
        </w:rPr>
      </w:pPr>
      <w:r w:rsidRPr="00CD42A4">
        <w:rPr>
          <w:rFonts w:ascii="Century Schoolbook" w:hAnsi="Century Schoolbook"/>
        </w:rPr>
        <w:t>https://www.cnblogs.com/rrttp/p/7668773.html</w:t>
      </w:r>
    </w:p>
    <w:p w:rsidR="00B424FF" w:rsidRDefault="00DE0089" w:rsidP="007D35CF">
      <w:pPr>
        <w:rPr>
          <w:rFonts w:ascii="Century Schoolbook" w:hAnsi="Century Schoolbook"/>
        </w:rPr>
      </w:pPr>
      <w:r w:rsidRPr="00DE0089">
        <w:rPr>
          <w:rFonts w:ascii="Century Schoolbook" w:hAnsi="Century Schoolbook"/>
        </w:rPr>
        <w:t>https://blog.csdn.net/y999666/article/details/51220833</w:t>
      </w: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2F4CB1" w:rsidRDefault="002F4CB1" w:rsidP="002F4CB1">
      <w:pPr>
        <w:pStyle w:val="Tip1"/>
      </w:pPr>
      <w:r>
        <w:rPr>
          <w:rFonts w:hint="eastAsia"/>
        </w:rPr>
        <w:t>Java</w:t>
      </w:r>
      <w:r>
        <w:t xml:space="preserve"> </w:t>
      </w:r>
      <w:r w:rsidRPr="00A66760">
        <w:t>Virtual Machine</w:t>
      </w:r>
      <w:r>
        <w:rPr>
          <w:rFonts w:hint="eastAsia"/>
        </w:rPr>
        <w:t>实际应用</w:t>
      </w:r>
      <w:r>
        <w:rPr>
          <w:rFonts w:hint="eastAsia"/>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2025A" w:rsidRDefault="0082025A" w:rsidP="009E477B">
      <w:pPr>
        <w:pageBreakBefore/>
        <w:rPr>
          <w:rFonts w:ascii="Century Schoolbook" w:hAnsi="Century Schoolbook"/>
        </w:rPr>
      </w:pPr>
    </w:p>
    <w:p w:rsidR="0082025A" w:rsidRDefault="0082025A" w:rsidP="009E477B">
      <w:pPr>
        <w:pStyle w:val="Tip1"/>
      </w:pPr>
      <w:r>
        <w:t>分布式项目实战案例</w:t>
      </w:r>
    </w:p>
    <w:p w:rsidR="0082025A" w:rsidRDefault="00605183" w:rsidP="009E477B">
      <w:pPr>
        <w:pStyle w:val="Tip2"/>
      </w:pPr>
      <w:r>
        <w:t>分布式锁</w:t>
      </w:r>
    </w:p>
    <w:p w:rsidR="0082025A" w:rsidRDefault="00194374" w:rsidP="009E477B">
      <w:pPr>
        <w:pStyle w:val="Tip3"/>
      </w:pPr>
      <w:r>
        <w:t>高性能分布式锁</w:t>
      </w:r>
    </w:p>
    <w:p w:rsidR="0082025A" w:rsidRDefault="00A57950" w:rsidP="007D35CF">
      <w:pPr>
        <w:rPr>
          <w:rFonts w:ascii="Century Schoolbook" w:hAnsi="Century Schoolbook"/>
        </w:rPr>
      </w:pPr>
      <w:r>
        <w:rPr>
          <w:rFonts w:ascii="Century Schoolbook" w:hAnsi="Century Schoolbook"/>
        </w:rPr>
        <w:tab/>
      </w:r>
      <w:r w:rsidRPr="00A57950">
        <w:rPr>
          <w:rFonts w:ascii="Century Schoolbook" w:hAnsi="Century Schoolbook" w:hint="eastAsia"/>
        </w:rPr>
        <w:t>从性能角度：</w:t>
      </w:r>
      <w:r w:rsidRPr="00A57950">
        <w:rPr>
          <w:rFonts w:ascii="Century Schoolbook" w:hAnsi="Century Schoolbook" w:hint="eastAsia"/>
        </w:rPr>
        <w:t xml:space="preserve"> </w:t>
      </w:r>
      <w:r w:rsidRPr="00A57950">
        <w:rPr>
          <w:rFonts w:ascii="Century Schoolbook" w:hAnsi="Century Schoolbook" w:hint="eastAsia"/>
        </w:rPr>
        <w:t>缓存</w:t>
      </w:r>
      <w:r w:rsidRPr="00A57950">
        <w:rPr>
          <w:rFonts w:ascii="Century Schoolbook" w:hAnsi="Century Schoolbook" w:hint="eastAsia"/>
        </w:rPr>
        <w:t xml:space="preserve"> &gt; Zookeeper &gt;= </w:t>
      </w:r>
      <w:r w:rsidRPr="00A57950">
        <w:rPr>
          <w:rFonts w:ascii="Century Schoolbook" w:hAnsi="Century Schoolbook" w:hint="eastAsia"/>
        </w:rPr>
        <w:t>数据库；从可靠性角度：</w:t>
      </w:r>
      <w:r w:rsidRPr="00A57950">
        <w:rPr>
          <w:rFonts w:ascii="Century Schoolbook" w:hAnsi="Century Schoolbook" w:hint="eastAsia"/>
        </w:rPr>
        <w:t xml:space="preserve"> Zookeeper &gt; </w:t>
      </w:r>
      <w:r w:rsidRPr="00A57950">
        <w:rPr>
          <w:rFonts w:ascii="Century Schoolbook" w:hAnsi="Century Schoolbook" w:hint="eastAsia"/>
        </w:rPr>
        <w:t>缓存</w:t>
      </w:r>
      <w:r w:rsidRPr="00A57950">
        <w:rPr>
          <w:rFonts w:ascii="Century Schoolbook" w:hAnsi="Century Schoolbook" w:hint="eastAsia"/>
        </w:rPr>
        <w:t xml:space="preserve"> &gt; </w:t>
      </w:r>
      <w:r w:rsidRPr="00A57950">
        <w:rPr>
          <w:rFonts w:ascii="Century Schoolbook" w:hAnsi="Century Schoolbook" w:hint="eastAsia"/>
        </w:rPr>
        <w:t>数据库</w:t>
      </w:r>
      <w:r>
        <w:rPr>
          <w:rFonts w:ascii="Century Schoolbook" w:hAnsi="Century Schoolbook" w:hint="eastAsia"/>
        </w:rPr>
        <w:t>。</w:t>
      </w:r>
    </w:p>
    <w:p w:rsidR="00146EE2" w:rsidRDefault="00A57950" w:rsidP="009E477B">
      <w:pPr>
        <w:ind w:firstLineChars="200" w:firstLine="420"/>
        <w:rPr>
          <w:rFonts w:ascii="Century Schoolbook" w:hAnsi="Century Schoolbook"/>
        </w:rPr>
      </w:pPr>
      <w:r w:rsidRPr="00A57950">
        <w:rPr>
          <w:rFonts w:ascii="Century Schoolbook" w:hAnsi="Century Schoolbook" w:hint="eastAsia"/>
        </w:rPr>
        <w:t>可靠性原则：</w:t>
      </w:r>
    </w:p>
    <w:p w:rsidR="00186A4E" w:rsidRPr="009E477B" w:rsidRDefault="00186A4E" w:rsidP="009E477B">
      <w:pPr>
        <w:pStyle w:val="a6"/>
        <w:numPr>
          <w:ilvl w:val="0"/>
          <w:numId w:val="21"/>
        </w:numPr>
        <w:ind w:firstLineChars="0"/>
        <w:rPr>
          <w:rFonts w:ascii="Century Schoolbook" w:hAnsi="Century Schoolbook"/>
        </w:rPr>
      </w:pPr>
      <w:r w:rsidRPr="009E477B">
        <w:rPr>
          <w:rFonts w:ascii="Century Schoolbook" w:hAnsi="Century Schoolbook" w:hint="eastAsia"/>
          <w:b/>
        </w:rPr>
        <w:t>互斥性</w:t>
      </w:r>
      <w:r w:rsidRPr="009E477B">
        <w:rPr>
          <w:rFonts w:ascii="Century Schoolbook" w:hAnsi="Century Schoolbook" w:hint="eastAsia"/>
        </w:rPr>
        <w:t>。在任意时刻，只有一个客户端能持有锁。</w:t>
      </w:r>
    </w:p>
    <w:p w:rsidR="00186A4E" w:rsidRDefault="00186A4E" w:rsidP="009E477B">
      <w:pPr>
        <w:pStyle w:val="a6"/>
        <w:numPr>
          <w:ilvl w:val="0"/>
          <w:numId w:val="21"/>
        </w:numPr>
        <w:ind w:firstLineChars="0"/>
        <w:rPr>
          <w:rFonts w:ascii="Century Schoolbook" w:hAnsi="Century Schoolbook"/>
        </w:rPr>
      </w:pPr>
      <w:r w:rsidRPr="009E477B">
        <w:rPr>
          <w:rFonts w:ascii="Century Schoolbook" w:hAnsi="Century Schoolbook" w:hint="eastAsia"/>
          <w:b/>
        </w:rPr>
        <w:t>不会发生死锁</w:t>
      </w:r>
      <w:r w:rsidRPr="009E477B">
        <w:rPr>
          <w:rFonts w:ascii="Century Schoolbook" w:hAnsi="Century Schoolbook" w:hint="eastAsia"/>
        </w:rPr>
        <w:t>。即使有一个客户端在持有锁的期间崩溃而没有主动解锁，也能保证后续其他客户端能加锁。</w:t>
      </w:r>
    </w:p>
    <w:p w:rsidR="00186A4E" w:rsidRDefault="00186A4E" w:rsidP="009E477B">
      <w:pPr>
        <w:pStyle w:val="a6"/>
        <w:numPr>
          <w:ilvl w:val="0"/>
          <w:numId w:val="21"/>
        </w:numPr>
        <w:ind w:firstLineChars="0"/>
        <w:rPr>
          <w:rFonts w:ascii="Century Schoolbook" w:hAnsi="Century Schoolbook"/>
        </w:rPr>
      </w:pPr>
      <w:r w:rsidRPr="009E477B">
        <w:rPr>
          <w:rFonts w:ascii="Century Schoolbook" w:hAnsi="Century Schoolbook" w:hint="eastAsia"/>
          <w:b/>
        </w:rPr>
        <w:t>具有容错性</w:t>
      </w:r>
      <w:r w:rsidRPr="009E477B">
        <w:rPr>
          <w:rFonts w:ascii="Century Schoolbook" w:hAnsi="Century Schoolbook" w:hint="eastAsia"/>
        </w:rPr>
        <w:t>。只要大部分的</w:t>
      </w:r>
      <w:r w:rsidRPr="009E477B">
        <w:rPr>
          <w:rFonts w:ascii="Century Schoolbook" w:hAnsi="Century Schoolbook"/>
        </w:rPr>
        <w:t>Redis</w:t>
      </w:r>
      <w:r w:rsidRPr="009E477B">
        <w:rPr>
          <w:rFonts w:ascii="Century Schoolbook" w:hAnsi="Century Schoolbook" w:hint="eastAsia"/>
        </w:rPr>
        <w:t>节点正常运行，客户端就可以加锁和解锁。</w:t>
      </w:r>
    </w:p>
    <w:p w:rsidR="00A37A46" w:rsidRDefault="00186A4E" w:rsidP="009E477B">
      <w:pPr>
        <w:pStyle w:val="a6"/>
        <w:numPr>
          <w:ilvl w:val="0"/>
          <w:numId w:val="21"/>
        </w:numPr>
        <w:ind w:firstLineChars="0"/>
        <w:rPr>
          <w:rFonts w:ascii="Century Schoolbook" w:hAnsi="Century Schoolbook"/>
        </w:rPr>
      </w:pPr>
      <w:r w:rsidRPr="009E477B">
        <w:rPr>
          <w:rFonts w:ascii="Century Schoolbook" w:hAnsi="Century Schoolbook" w:hint="eastAsia"/>
          <w:b/>
        </w:rPr>
        <w:t>同客户端</w:t>
      </w:r>
      <w:r>
        <w:rPr>
          <w:rFonts w:ascii="Century Schoolbook" w:hAnsi="Century Schoolbook" w:hint="eastAsia"/>
        </w:rPr>
        <w:t>。</w:t>
      </w:r>
      <w:r w:rsidRPr="009E477B">
        <w:rPr>
          <w:rFonts w:ascii="Century Schoolbook" w:hAnsi="Century Schoolbook" w:hint="eastAsia"/>
        </w:rPr>
        <w:t>加锁和解锁必须是同一个客户端，客户端自己不能把别人加的锁给解了。</w:t>
      </w:r>
    </w:p>
    <w:p w:rsidR="00A53728" w:rsidRPr="009E477B" w:rsidRDefault="00A53728" w:rsidP="009E477B">
      <w:pPr>
        <w:pStyle w:val="a6"/>
        <w:numPr>
          <w:ilvl w:val="0"/>
          <w:numId w:val="21"/>
        </w:numPr>
        <w:ind w:firstLineChars="0"/>
        <w:rPr>
          <w:rFonts w:ascii="Century Schoolbook" w:hAnsi="Century Schoolbook"/>
        </w:rPr>
      </w:pPr>
      <w:r w:rsidRPr="009E477B">
        <w:rPr>
          <w:rFonts w:ascii="Century Schoolbook" w:hAnsi="Century Schoolbook" w:hint="eastAsia"/>
          <w:b/>
          <w:color w:val="FF0000"/>
        </w:rPr>
        <w:t>锁超时续命问题。本示例无法解决</w:t>
      </w:r>
      <w:r>
        <w:rPr>
          <w:rFonts w:ascii="Century Schoolbook" w:hAnsi="Century Schoolbook" w:hint="eastAsia"/>
          <w:b/>
        </w:rPr>
        <w:t>。</w:t>
      </w:r>
    </w:p>
    <w:p w:rsidR="00A37A46" w:rsidRDefault="00A37A46" w:rsidP="00146EE2">
      <w:pPr>
        <w:rPr>
          <w:rFonts w:ascii="Century Schoolbook" w:hAnsi="Century Schoolbook"/>
          <w:b/>
        </w:rPr>
      </w:pPr>
    </w:p>
    <w:p w:rsidR="00A37A46" w:rsidRDefault="00A37A46" w:rsidP="00146EE2">
      <w:pPr>
        <w:rPr>
          <w:rFonts w:ascii="Century Schoolbook" w:hAnsi="Century Schoolbook"/>
        </w:rPr>
      </w:pPr>
      <w:r w:rsidRPr="009E477B">
        <w:rPr>
          <w:rFonts w:ascii="Century Schoolbook" w:hAnsi="Century Schoolbook" w:hint="eastAsia"/>
          <w:b/>
          <w:color w:val="FF0000"/>
        </w:rPr>
        <w:t>使用</w:t>
      </w:r>
      <w:r w:rsidRPr="009E477B">
        <w:rPr>
          <w:rFonts w:ascii="Century Schoolbook" w:hAnsi="Century Schoolbook"/>
          <w:b/>
          <w:color w:val="FF0000"/>
        </w:rPr>
        <w:t>lua</w:t>
      </w:r>
      <w:r w:rsidRPr="009E477B">
        <w:rPr>
          <w:rFonts w:ascii="Century Schoolbook" w:hAnsi="Century Schoolbook" w:hint="eastAsia"/>
          <w:b/>
          <w:color w:val="FF0000"/>
        </w:rPr>
        <w:t>脚本优点</w:t>
      </w:r>
      <w:r>
        <w:rPr>
          <w:rFonts w:ascii="Century Schoolbook" w:hAnsi="Century Schoolbook" w:hint="eastAsia"/>
        </w:rPr>
        <w:t>：</w:t>
      </w:r>
    </w:p>
    <w:p w:rsidR="00A37A46" w:rsidRPr="009E477B" w:rsidRDefault="00A37A46" w:rsidP="009E477B">
      <w:pPr>
        <w:pStyle w:val="a6"/>
        <w:numPr>
          <w:ilvl w:val="0"/>
          <w:numId w:val="22"/>
        </w:numPr>
        <w:ind w:firstLineChars="0"/>
        <w:rPr>
          <w:rFonts w:ascii="Century Schoolbook" w:hAnsi="Century Schoolbook"/>
        </w:rPr>
      </w:pPr>
      <w:r w:rsidRPr="009E477B">
        <w:rPr>
          <w:rFonts w:ascii="Century Schoolbook" w:hAnsi="Century Schoolbook" w:hint="eastAsia"/>
        </w:rPr>
        <w:t>减少网络开销：本来多次网络请求的操作，可以用一个请求完成，原先多次请求的逻辑放在</w:t>
      </w:r>
      <w:r w:rsidRPr="009E477B">
        <w:rPr>
          <w:rFonts w:ascii="Century Schoolbook" w:hAnsi="Century Schoolbook"/>
        </w:rPr>
        <w:t>redis</w:t>
      </w:r>
      <w:r w:rsidRPr="009E477B">
        <w:rPr>
          <w:rFonts w:ascii="Century Schoolbook" w:hAnsi="Century Schoolbook" w:hint="eastAsia"/>
        </w:rPr>
        <w:t>服务器上完成。使用脚本，减少了网络往返时延。</w:t>
      </w:r>
    </w:p>
    <w:p w:rsidR="00A37A46" w:rsidRDefault="00A37A46" w:rsidP="009E477B">
      <w:pPr>
        <w:pStyle w:val="a6"/>
        <w:numPr>
          <w:ilvl w:val="0"/>
          <w:numId w:val="22"/>
        </w:numPr>
        <w:ind w:firstLineChars="0"/>
        <w:rPr>
          <w:rFonts w:ascii="Century Schoolbook" w:hAnsi="Century Schoolbook"/>
        </w:rPr>
      </w:pPr>
      <w:r w:rsidRPr="00A37A46">
        <w:rPr>
          <w:rFonts w:ascii="Century Schoolbook" w:hAnsi="Century Schoolbook" w:hint="eastAsia"/>
        </w:rPr>
        <w:t>原子操作：</w:t>
      </w:r>
      <w:r w:rsidRPr="00A37A46">
        <w:rPr>
          <w:rFonts w:ascii="Century Schoolbook" w:hAnsi="Century Schoolbook" w:hint="eastAsia"/>
        </w:rPr>
        <w:t>Redis</w:t>
      </w:r>
      <w:r w:rsidRPr="00A37A46">
        <w:rPr>
          <w:rFonts w:ascii="Century Schoolbook" w:hAnsi="Century Schoolbook" w:hint="eastAsia"/>
        </w:rPr>
        <w:t>会将整个脚本作为一个整体执行，中间不会被其他命令插入</w:t>
      </w:r>
      <w:r>
        <w:rPr>
          <w:rFonts w:ascii="Century Schoolbook" w:hAnsi="Century Schoolbook" w:hint="eastAsia"/>
        </w:rPr>
        <w:t>。</w:t>
      </w:r>
    </w:p>
    <w:p w:rsidR="00437E04" w:rsidRPr="00C40968" w:rsidRDefault="00D13B3B" w:rsidP="009E477B">
      <w:pPr>
        <w:pStyle w:val="a6"/>
        <w:numPr>
          <w:ilvl w:val="0"/>
          <w:numId w:val="22"/>
        </w:numPr>
        <w:ind w:firstLineChars="0"/>
        <w:rPr>
          <w:rFonts w:ascii="Century Schoolbook" w:hAnsi="Century Schoolbook"/>
        </w:rPr>
      </w:pPr>
      <w:r w:rsidRPr="00D13B3B">
        <w:rPr>
          <w:rFonts w:ascii="Century Schoolbook" w:hAnsi="Century Schoolbook" w:hint="eastAsia"/>
        </w:rPr>
        <w:t>复用：客户端发送的脚本会永久存储在</w:t>
      </w:r>
      <w:r w:rsidRPr="00D13B3B">
        <w:rPr>
          <w:rFonts w:ascii="Century Schoolbook" w:hAnsi="Century Schoolbook" w:hint="eastAsia"/>
        </w:rPr>
        <w:t>Redis</w:t>
      </w:r>
      <w:r w:rsidRPr="00D13B3B">
        <w:rPr>
          <w:rFonts w:ascii="Century Schoolbook" w:hAnsi="Century Schoolbook" w:hint="eastAsia"/>
        </w:rPr>
        <w:t>中，意味着其他客户端可以复用这一脚本而不需要使用代码完成同样的逻辑</w:t>
      </w:r>
      <w:r>
        <w:rPr>
          <w:rFonts w:ascii="Century Schoolbook" w:hAnsi="Century Schoolbook" w:hint="eastAsia"/>
        </w:rPr>
        <w:t>。</w:t>
      </w:r>
    </w:p>
    <w:p w:rsidR="003F6E09" w:rsidRDefault="003F6E09" w:rsidP="00437E04">
      <w:pPr>
        <w:autoSpaceDE w:val="0"/>
        <w:autoSpaceDN w:val="0"/>
        <w:adjustRightInd w:val="0"/>
        <w:jc w:val="left"/>
        <w:rPr>
          <w:rFonts w:ascii="Century Schoolbook" w:hAnsi="Century Schoolbook" w:cs="Century Schoolbook"/>
          <w:bCs/>
          <w:color w:val="7F0055"/>
          <w:kern w:val="0"/>
          <w:sz w:val="24"/>
          <w:szCs w:val="24"/>
        </w:rPr>
      </w:pPr>
    </w:p>
    <w:p w:rsidR="00DE7329" w:rsidRPr="009E477B" w:rsidRDefault="00DE7329" w:rsidP="00437E04">
      <w:pPr>
        <w:autoSpaceDE w:val="0"/>
        <w:autoSpaceDN w:val="0"/>
        <w:adjustRightInd w:val="0"/>
        <w:jc w:val="left"/>
        <w:rPr>
          <w:rFonts w:ascii="Century Schoolbook" w:hAnsi="Century Schoolbook" w:cs="Century Schoolbook"/>
          <w:bCs/>
          <w:color w:val="000000" w:themeColor="text1"/>
          <w:kern w:val="0"/>
          <w:sz w:val="24"/>
          <w:szCs w:val="24"/>
        </w:rPr>
      </w:pPr>
      <w:r w:rsidRPr="009E477B">
        <w:rPr>
          <w:rFonts w:ascii="Century Schoolbook" w:hAnsi="Century Schoolbook" w:cs="Century Schoolbook"/>
          <w:b/>
          <w:bCs/>
          <w:color w:val="FF0000"/>
          <w:kern w:val="0"/>
          <w:sz w:val="24"/>
          <w:szCs w:val="24"/>
        </w:rPr>
        <w:t>setnx</w:t>
      </w:r>
      <w:r w:rsidR="008C0843">
        <w:rPr>
          <w:rFonts w:ascii="Century Schoolbook" w:hAnsi="Century Schoolbook" w:cs="Century Schoolbook" w:hint="eastAsia"/>
          <w:b/>
          <w:bCs/>
          <w:color w:val="000000" w:themeColor="text1"/>
          <w:kern w:val="0"/>
          <w:sz w:val="24"/>
          <w:szCs w:val="24"/>
        </w:rPr>
        <w:t>：</w:t>
      </w:r>
      <w:r w:rsidRPr="009E477B">
        <w:rPr>
          <w:rFonts w:ascii="Century Schoolbook" w:hAnsi="Century Schoolbook" w:cs="Century Schoolbook"/>
          <w:bCs/>
          <w:color w:val="000000" w:themeColor="text1"/>
          <w:kern w:val="0"/>
          <w:sz w:val="24"/>
          <w:szCs w:val="24"/>
        </w:rPr>
        <w:t>SET if Not eXists</w:t>
      </w:r>
      <w:r w:rsidR="008C0843">
        <w:rPr>
          <w:rFonts w:ascii="Century Schoolbook" w:hAnsi="Century Schoolbook" w:cs="Century Schoolbook" w:hint="eastAsia"/>
          <w:bCs/>
          <w:color w:val="000000" w:themeColor="text1"/>
          <w:kern w:val="0"/>
          <w:sz w:val="24"/>
          <w:szCs w:val="24"/>
        </w:rPr>
        <w:t>。</w:t>
      </w:r>
      <w:r w:rsidRPr="009E477B">
        <w:rPr>
          <w:rFonts w:ascii="Century Schoolbook" w:hAnsi="Century Schoolbook" w:cs="Century Schoolbook" w:hint="eastAsia"/>
          <w:bCs/>
          <w:color w:val="000000" w:themeColor="text1"/>
          <w:kern w:val="0"/>
          <w:sz w:val="24"/>
          <w:szCs w:val="24"/>
        </w:rPr>
        <w:t>命令在指定的</w:t>
      </w:r>
      <w:r w:rsidRPr="009E477B">
        <w:rPr>
          <w:rFonts w:ascii="Century Schoolbook" w:hAnsi="Century Schoolbook" w:cs="Century Schoolbook"/>
          <w:bCs/>
          <w:color w:val="000000" w:themeColor="text1"/>
          <w:kern w:val="0"/>
          <w:sz w:val="24"/>
          <w:szCs w:val="24"/>
        </w:rPr>
        <w:t>key</w:t>
      </w:r>
      <w:r w:rsidRPr="009E477B">
        <w:rPr>
          <w:rFonts w:ascii="Century Schoolbook" w:hAnsi="Century Schoolbook" w:cs="Century Schoolbook" w:hint="eastAsia"/>
          <w:bCs/>
          <w:color w:val="000000" w:themeColor="text1"/>
          <w:kern w:val="0"/>
          <w:sz w:val="24"/>
          <w:szCs w:val="24"/>
        </w:rPr>
        <w:t>不存在时，为</w:t>
      </w:r>
      <w:r w:rsidR="008C0843">
        <w:rPr>
          <w:rFonts w:ascii="Century Schoolbook" w:hAnsi="Century Schoolbook" w:cs="Century Schoolbook"/>
          <w:bCs/>
          <w:color w:val="000000" w:themeColor="text1"/>
          <w:kern w:val="0"/>
          <w:sz w:val="24"/>
          <w:szCs w:val="24"/>
        </w:rPr>
        <w:t>key</w:t>
      </w:r>
      <w:r w:rsidR="008C0843">
        <w:rPr>
          <w:rFonts w:ascii="Century Schoolbook" w:hAnsi="Century Schoolbook" w:cs="Century Schoolbook" w:hint="eastAsia"/>
          <w:bCs/>
          <w:color w:val="000000" w:themeColor="text1"/>
          <w:kern w:val="0"/>
          <w:sz w:val="24"/>
          <w:szCs w:val="24"/>
        </w:rPr>
        <w:t>设置指定的值；</w:t>
      </w:r>
      <w:r w:rsidR="00FD346A">
        <w:rPr>
          <w:rFonts w:ascii="Century Schoolbook" w:hAnsi="Century Schoolbook" w:cs="Century Schoolbook" w:hint="eastAsia"/>
          <w:bCs/>
          <w:color w:val="000000" w:themeColor="text1"/>
          <w:kern w:val="0"/>
          <w:sz w:val="24"/>
          <w:szCs w:val="24"/>
        </w:rPr>
        <w:t>如果设置成功，则返回</w:t>
      </w:r>
      <w:r w:rsidR="00FD346A" w:rsidRPr="009E477B">
        <w:rPr>
          <w:rFonts w:ascii="Century Schoolbook" w:hAnsi="Century Schoolbook" w:cs="Century Schoolbook"/>
          <w:bCs/>
          <w:color w:val="0000FF"/>
          <w:kern w:val="0"/>
          <w:sz w:val="24"/>
          <w:szCs w:val="24"/>
        </w:rPr>
        <w:t>"OK"</w:t>
      </w:r>
      <w:r w:rsidR="00FD346A">
        <w:rPr>
          <w:rFonts w:ascii="Century Schoolbook" w:hAnsi="Century Schoolbook" w:cs="Century Schoolbook" w:hint="eastAsia"/>
          <w:bCs/>
          <w:color w:val="000000" w:themeColor="text1"/>
          <w:kern w:val="0"/>
          <w:sz w:val="24"/>
          <w:szCs w:val="24"/>
        </w:rPr>
        <w:t>。</w:t>
      </w:r>
    </w:p>
    <w:p w:rsidR="00DE7329" w:rsidRPr="00DE7329" w:rsidRDefault="00DE7329" w:rsidP="00437E04">
      <w:pPr>
        <w:autoSpaceDE w:val="0"/>
        <w:autoSpaceDN w:val="0"/>
        <w:adjustRightInd w:val="0"/>
        <w:jc w:val="left"/>
        <w:rPr>
          <w:rFonts w:ascii="Century Schoolbook" w:hAnsi="Century Schoolbook" w:cs="Century Schoolbook"/>
          <w:bCs/>
          <w:color w:val="7F0055"/>
          <w:kern w:val="0"/>
          <w:sz w:val="24"/>
          <w:szCs w:val="24"/>
        </w:rPr>
      </w:pP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9E477B">
        <w:rPr>
          <w:rFonts w:ascii="Century Schoolbook" w:hAnsi="Century Schoolbook" w:cs="Century Schoolbook"/>
          <w:bCs/>
          <w:color w:val="7F0055"/>
          <w:kern w:val="0"/>
          <w:sz w:val="24"/>
          <w:szCs w:val="24"/>
        </w:rPr>
        <w:t>public</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class</w:t>
      </w:r>
      <w:r w:rsidRPr="00437E04">
        <w:rPr>
          <w:rFonts w:ascii="Century Schoolbook" w:hAnsi="Century Schoolbook" w:cs="Century Schoolbook"/>
          <w:color w:val="000000"/>
          <w:kern w:val="0"/>
          <w:sz w:val="24"/>
          <w:szCs w:val="24"/>
        </w:rPr>
        <w:t xml:space="preserve"> DistributeLockRedis</w:t>
      </w:r>
      <w:r w:rsidR="00C40968">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extends</w:t>
      </w:r>
      <w:r w:rsidRPr="00437E04">
        <w:rPr>
          <w:rFonts w:ascii="Century Schoolbook" w:hAnsi="Century Schoolbook" w:cs="Century Schoolbook"/>
          <w:color w:val="000000"/>
          <w:kern w:val="0"/>
          <w:sz w:val="24"/>
          <w:szCs w:val="24"/>
        </w:rPr>
        <w:t xml:space="preserve"> BaseClass</w:t>
      </w:r>
      <w:r w:rsidR="005E01BF">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private</w:t>
      </w:r>
      <w:r w:rsidRPr="00437E04">
        <w:rPr>
          <w:rFonts w:ascii="Century Schoolbook" w:hAnsi="Century Schoolbook" w:cs="Century Schoolbook"/>
          <w:color w:val="000000"/>
          <w:kern w:val="0"/>
          <w:sz w:val="24"/>
          <w:szCs w:val="24"/>
        </w:rPr>
        <w:t xml:space="preserve"> IBaseLaunch&lt;ICacheFactory&gt; </w:t>
      </w:r>
      <w:r w:rsidRPr="00437E04">
        <w:rPr>
          <w:rFonts w:ascii="Century Schoolbook" w:hAnsi="Century Schoolbook" w:cs="Century Schoolbook"/>
          <w:color w:val="0000C0"/>
          <w:kern w:val="0"/>
          <w:sz w:val="24"/>
          <w:szCs w:val="24"/>
        </w:rPr>
        <w:t>launch</w:t>
      </w:r>
      <w:r w:rsidRPr="00437E04">
        <w:rPr>
          <w:rFonts w:ascii="Century Schoolbook" w:hAnsi="Century Schoolbook" w:cs="Century Schoolbook"/>
          <w:color w:val="000000"/>
          <w:kern w:val="0"/>
          <w:sz w:val="24"/>
          <w:szCs w:val="24"/>
        </w:rPr>
        <w:t xml:space="preserve"> = CacheLaunch.</w:t>
      </w:r>
      <w:r w:rsidRPr="009E477B">
        <w:rPr>
          <w:rFonts w:ascii="Century Schoolbook" w:hAnsi="Century Schoolbook" w:cs="Century Schoolbook"/>
          <w:iCs/>
          <w:color w:val="000000"/>
          <w:kern w:val="0"/>
          <w:sz w:val="24"/>
          <w:szCs w:val="24"/>
        </w:rPr>
        <w:t>getInstance</w:t>
      </w:r>
      <w:r w:rsidRPr="00437E04">
        <w:rPr>
          <w:rFonts w:ascii="Century Schoolbook" w:hAnsi="Century Schoolbook" w:cs="Century Schoolbook"/>
          <w:color w:val="000000"/>
          <w:kern w:val="0"/>
          <w:sz w:val="24"/>
          <w:szCs w:val="24"/>
        </w:rPr>
        <w:t>().Launch();</w:t>
      </w:r>
    </w:p>
    <w:p w:rsid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private</w:t>
      </w:r>
      <w:r w:rsidRPr="00437E04">
        <w:rPr>
          <w:rFonts w:ascii="Century Schoolbook" w:hAnsi="Century Schoolbook" w:cs="Century Schoolbook"/>
          <w:color w:val="000000"/>
          <w:kern w:val="0"/>
          <w:sz w:val="24"/>
          <w:szCs w:val="24"/>
        </w:rPr>
        <w:t xml:space="preserve"> StringRedisTemplate </w:t>
      </w:r>
      <w:r w:rsidRPr="00437E04">
        <w:rPr>
          <w:rFonts w:ascii="Century Schoolbook" w:hAnsi="Century Schoolbook" w:cs="Century Schoolbook"/>
          <w:color w:val="0000C0"/>
          <w:kern w:val="0"/>
          <w:sz w:val="24"/>
          <w:szCs w:val="24"/>
        </w:rPr>
        <w:t>redisTemplate</w:t>
      </w:r>
      <w:r w:rsidRPr="00437E04">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null</w:t>
      </w:r>
      <w:r w:rsidRPr="00437E04">
        <w:rPr>
          <w:rFonts w:ascii="Century Schoolbook" w:hAnsi="Century Schoolbook" w:cs="Century Schoolbook"/>
          <w:color w:val="000000"/>
          <w:kern w:val="0"/>
          <w:sz w:val="24"/>
          <w:szCs w:val="24"/>
        </w:rPr>
        <w:t>;</w:t>
      </w:r>
    </w:p>
    <w:p w:rsidR="00437E04" w:rsidRDefault="00437E04" w:rsidP="009E477B">
      <w:pPr>
        <w:autoSpaceDE w:val="0"/>
        <w:autoSpaceDN w:val="0"/>
        <w:adjustRightInd w:val="0"/>
        <w:ind w:firstLine="420"/>
        <w:jc w:val="left"/>
        <w:rPr>
          <w:rFonts w:ascii="Century Schoolbook" w:hAnsi="Century Schoolbook" w:cs="Century Schoolbook"/>
          <w:kern w:val="0"/>
          <w:sz w:val="24"/>
          <w:szCs w:val="24"/>
        </w:rPr>
      </w:pPr>
      <w:r w:rsidRPr="009E477B">
        <w:rPr>
          <w:rFonts w:ascii="Century Schoolbook" w:hAnsi="Century Schoolbook" w:cs="Century Schoolbook"/>
          <w:bCs/>
          <w:color w:val="7F0055"/>
          <w:kern w:val="0"/>
          <w:sz w:val="24"/>
          <w:szCs w:val="24"/>
        </w:rPr>
        <w:t>private</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static</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final</w:t>
      </w:r>
      <w:r w:rsidRPr="00437E04">
        <w:rPr>
          <w:rFonts w:ascii="Century Schoolbook" w:hAnsi="Century Schoolbook" w:cs="Century Schoolbook"/>
          <w:color w:val="000000"/>
          <w:kern w:val="0"/>
          <w:sz w:val="24"/>
          <w:szCs w:val="24"/>
        </w:rPr>
        <w:t xml:space="preserve"> String </w:t>
      </w:r>
      <w:r w:rsidRPr="009E477B">
        <w:rPr>
          <w:rFonts w:ascii="Century Schoolbook" w:hAnsi="Century Schoolbook" w:cs="Century Schoolbook"/>
          <w:bCs/>
          <w:iCs/>
          <w:color w:val="0000C0"/>
          <w:kern w:val="0"/>
          <w:sz w:val="24"/>
          <w:szCs w:val="24"/>
        </w:rPr>
        <w:t>luaScript</w:t>
      </w:r>
      <w:r w:rsidRPr="00437E04">
        <w:rPr>
          <w:rFonts w:ascii="Century Schoolbook" w:hAnsi="Century Schoolbook" w:cs="Century Schoolbook"/>
          <w:color w:val="000000"/>
          <w:kern w:val="0"/>
          <w:sz w:val="24"/>
          <w:szCs w:val="24"/>
        </w:rPr>
        <w:t>;</w:t>
      </w:r>
      <w:r>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3F7F5F"/>
          <w:kern w:val="0"/>
          <w:sz w:val="24"/>
          <w:szCs w:val="24"/>
        </w:rPr>
        <w:t xml:space="preserve">// </w:t>
      </w:r>
      <w:r w:rsidRPr="009E477B">
        <w:rPr>
          <w:rFonts w:ascii="Century Schoolbook" w:hAnsi="Century Schoolbook" w:cs="Century Schoolbook"/>
          <w:color w:val="3F7F5F"/>
          <w:kern w:val="0"/>
          <w:sz w:val="24"/>
          <w:szCs w:val="24"/>
        </w:rPr>
        <w:t>lua</w:t>
      </w:r>
      <w:r w:rsidRPr="00437E04">
        <w:rPr>
          <w:rFonts w:ascii="Century Schoolbook" w:hAnsi="Century Schoolbook" w:cs="Century Schoolbook" w:hint="eastAsia"/>
          <w:color w:val="3F7F5F"/>
          <w:kern w:val="0"/>
          <w:sz w:val="24"/>
          <w:szCs w:val="24"/>
        </w:rPr>
        <w:t>脚本：用于为客户端解锁；只在客户端传入的</w:t>
      </w:r>
      <w:r w:rsidRPr="00437E04">
        <w:rPr>
          <w:rFonts w:ascii="Century Schoolbook" w:hAnsi="Century Schoolbook" w:cs="Century Schoolbook"/>
          <w:color w:val="3F7F5F"/>
          <w:kern w:val="0"/>
          <w:sz w:val="24"/>
          <w:szCs w:val="24"/>
        </w:rPr>
        <w:t>lockKey</w:t>
      </w:r>
      <w:r w:rsidRPr="00437E04">
        <w:rPr>
          <w:rFonts w:ascii="Century Schoolbook" w:hAnsi="Century Schoolbook" w:cs="Century Schoolbook" w:hint="eastAsia"/>
          <w:color w:val="3F7F5F"/>
          <w:kern w:val="0"/>
          <w:sz w:val="24"/>
          <w:szCs w:val="24"/>
        </w:rPr>
        <w:t>和</w:t>
      </w:r>
      <w:r w:rsidRPr="00437E04">
        <w:rPr>
          <w:rFonts w:ascii="Century Schoolbook" w:hAnsi="Century Schoolbook" w:cs="Century Schoolbook"/>
          <w:color w:val="3F7F5F"/>
          <w:kern w:val="0"/>
          <w:sz w:val="24"/>
          <w:szCs w:val="24"/>
        </w:rPr>
        <w:t>lockValue</w:t>
      </w:r>
      <w:r w:rsidRPr="00437E04">
        <w:rPr>
          <w:rFonts w:ascii="Century Schoolbook" w:hAnsi="Century Schoolbook" w:cs="Century Schoolbook" w:hint="eastAsia"/>
          <w:color w:val="3F7F5F"/>
          <w:kern w:val="0"/>
          <w:sz w:val="24"/>
          <w:szCs w:val="24"/>
        </w:rPr>
        <w:t>相匹配时，才对锁的主键进行删除。</w:t>
      </w:r>
    </w:p>
    <w:p w:rsidR="00437E04" w:rsidRPr="00437E04" w:rsidRDefault="00437E04" w:rsidP="009E477B">
      <w:pPr>
        <w:autoSpaceDE w:val="0"/>
        <w:autoSpaceDN w:val="0"/>
        <w:adjustRightInd w:val="0"/>
        <w:ind w:firstLine="420"/>
        <w:jc w:val="left"/>
        <w:rPr>
          <w:rFonts w:ascii="Century Schoolbook" w:hAnsi="Century Schoolbook" w:cs="Century Schoolbook"/>
          <w:kern w:val="0"/>
          <w:sz w:val="24"/>
          <w:szCs w:val="24"/>
        </w:rPr>
      </w:pPr>
      <w:r w:rsidRPr="009E477B">
        <w:rPr>
          <w:rFonts w:ascii="Century Schoolbook" w:hAnsi="Century Schoolbook" w:cs="Century Schoolbook"/>
          <w:bCs/>
          <w:color w:val="7F0055"/>
          <w:kern w:val="0"/>
          <w:sz w:val="24"/>
          <w:szCs w:val="24"/>
        </w:rPr>
        <w:t>static</w:t>
      </w: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StringBuilder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new</w:t>
      </w:r>
      <w:r w:rsidRPr="00437E04">
        <w:rPr>
          <w:rFonts w:ascii="Century Schoolbook" w:hAnsi="Century Schoolbook" w:cs="Century Schoolbook"/>
          <w:color w:val="000000"/>
          <w:kern w:val="0"/>
          <w:sz w:val="24"/>
          <w:szCs w:val="24"/>
        </w:rPr>
        <w:t xml:space="preserve"> StringBuilder();</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.append(</w:t>
      </w:r>
      <w:r w:rsidRPr="00437E04">
        <w:rPr>
          <w:rFonts w:ascii="Century Schoolbook" w:hAnsi="Century Schoolbook" w:cs="Century Schoolbook"/>
          <w:color w:val="2A00FF"/>
          <w:kern w:val="0"/>
          <w:sz w:val="24"/>
          <w:szCs w:val="24"/>
        </w:rPr>
        <w:t>"if redis.call(\"get\",KEYS[1]) == ARGV[1] "</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.append(</w:t>
      </w:r>
      <w:r w:rsidRPr="00437E04">
        <w:rPr>
          <w:rFonts w:ascii="Century Schoolbook" w:hAnsi="Century Schoolbook" w:cs="Century Schoolbook"/>
          <w:color w:val="2A00FF"/>
          <w:kern w:val="0"/>
          <w:sz w:val="24"/>
          <w:szCs w:val="24"/>
        </w:rPr>
        <w:t>"then "</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.append(</w:t>
      </w:r>
      <w:r w:rsidRPr="00437E04">
        <w:rPr>
          <w:rFonts w:ascii="Century Schoolbook" w:hAnsi="Century Schoolbook" w:cs="Century Schoolbook"/>
          <w:color w:val="2A00FF"/>
          <w:kern w:val="0"/>
          <w:sz w:val="24"/>
          <w:szCs w:val="24"/>
        </w:rPr>
        <w:t>"    return redis.call(\"del\",KEYS[1]) "</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3F7F5F"/>
          <w:kern w:val="0"/>
          <w:sz w:val="24"/>
          <w:szCs w:val="24"/>
        </w:rPr>
        <w:t xml:space="preserve">// </w:t>
      </w:r>
      <w:r w:rsidRPr="009E477B">
        <w:rPr>
          <w:rFonts w:ascii="Century Schoolbook" w:hAnsi="Century Schoolbook" w:cs="Century Schoolbook"/>
          <w:color w:val="3F7F5F"/>
          <w:kern w:val="0"/>
          <w:sz w:val="24"/>
          <w:szCs w:val="24"/>
        </w:rPr>
        <w:t>redis</w:t>
      </w:r>
      <w:r w:rsidRPr="00437E04">
        <w:rPr>
          <w:rFonts w:ascii="Century Schoolbook" w:hAnsi="Century Schoolbook" w:cs="Century Schoolbook" w:hint="eastAsia"/>
          <w:color w:val="3F7F5F"/>
          <w:kern w:val="0"/>
          <w:sz w:val="24"/>
          <w:szCs w:val="24"/>
        </w:rPr>
        <w:t>调用自身的删除方法。</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.append(</w:t>
      </w:r>
      <w:r w:rsidRPr="00437E04">
        <w:rPr>
          <w:rFonts w:ascii="Century Schoolbook" w:hAnsi="Century Schoolbook" w:cs="Century Schoolbook"/>
          <w:color w:val="2A00FF"/>
          <w:kern w:val="0"/>
          <w:sz w:val="24"/>
          <w:szCs w:val="24"/>
        </w:rPr>
        <w:t>"else "</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.append(</w:t>
      </w:r>
      <w:r w:rsidRPr="00437E04">
        <w:rPr>
          <w:rFonts w:ascii="Century Schoolbook" w:hAnsi="Century Schoolbook" w:cs="Century Schoolbook"/>
          <w:color w:val="2A00FF"/>
          <w:kern w:val="0"/>
          <w:sz w:val="24"/>
          <w:szCs w:val="24"/>
        </w:rPr>
        <w:t>"    return 0 "</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.append(</w:t>
      </w:r>
      <w:r w:rsidRPr="00437E04">
        <w:rPr>
          <w:rFonts w:ascii="Century Schoolbook" w:hAnsi="Century Schoolbook" w:cs="Century Schoolbook"/>
          <w:color w:val="2A00FF"/>
          <w:kern w:val="0"/>
          <w:sz w:val="24"/>
          <w:szCs w:val="24"/>
        </w:rPr>
        <w:t>"end "</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iCs/>
          <w:color w:val="0000C0"/>
          <w:kern w:val="0"/>
          <w:sz w:val="24"/>
          <w:szCs w:val="24"/>
        </w:rPr>
        <w:t>luaScript</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.toString();</w:t>
      </w:r>
      <w:r>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private</w:t>
      </w:r>
      <w:r w:rsidRPr="00437E04">
        <w:rPr>
          <w:rFonts w:ascii="Century Schoolbook" w:hAnsi="Century Schoolbook" w:cs="Century Schoolbook"/>
          <w:color w:val="000000"/>
          <w:kern w:val="0"/>
          <w:sz w:val="24"/>
          <w:szCs w:val="24"/>
        </w:rPr>
        <w:t xml:space="preserve"> String </w:t>
      </w:r>
      <w:r w:rsidRPr="00437E04">
        <w:rPr>
          <w:rFonts w:ascii="Century Schoolbook" w:hAnsi="Century Schoolbook" w:cs="Century Schoolbook"/>
          <w:color w:val="0000C0"/>
          <w:kern w:val="0"/>
          <w:sz w:val="24"/>
          <w:szCs w:val="24"/>
        </w:rPr>
        <w:t>lockKey</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锁标志对应的</w:t>
      </w:r>
      <w:r w:rsidRPr="00437E04">
        <w:rPr>
          <w:rFonts w:ascii="Century Schoolbook" w:hAnsi="Century Schoolbook" w:cs="Century Schoolbook"/>
          <w:color w:val="3F7F5F"/>
          <w:kern w:val="0"/>
          <w:sz w:val="24"/>
          <w:szCs w:val="24"/>
        </w:rPr>
        <w:t>key</w:t>
      </w:r>
      <w:r w:rsidRPr="00437E04">
        <w:rPr>
          <w:rFonts w:ascii="Century Schoolbook" w:hAnsi="Century Schoolbook" w:cs="Century Schoolbook" w:hint="eastAsia"/>
          <w:color w:val="3F7F5F"/>
          <w:kern w:val="0"/>
          <w:sz w:val="24"/>
          <w:szCs w:val="24"/>
        </w:rPr>
        <w:t>，比如这里可以是一个商品编号；这样的好处是</w:t>
      </w:r>
      <w:r w:rsidRPr="00437E04">
        <w:rPr>
          <w:rFonts w:ascii="Century Schoolbook" w:hAnsi="Century Schoolbook" w:cs="Century Schoolbook"/>
          <w:color w:val="3F7F5F"/>
          <w:kern w:val="0"/>
          <w:sz w:val="24"/>
          <w:szCs w:val="24"/>
        </w:rPr>
        <w:t>1000</w:t>
      </w:r>
      <w:r w:rsidRPr="00437E04">
        <w:rPr>
          <w:rFonts w:ascii="Century Schoolbook" w:hAnsi="Century Schoolbook" w:cs="Century Schoolbook" w:hint="eastAsia"/>
          <w:color w:val="3F7F5F"/>
          <w:kern w:val="0"/>
          <w:sz w:val="24"/>
          <w:szCs w:val="24"/>
        </w:rPr>
        <w:t>个商品加</w:t>
      </w:r>
      <w:r w:rsidRPr="00437E04">
        <w:rPr>
          <w:rFonts w:ascii="Century Schoolbook" w:hAnsi="Century Schoolbook" w:cs="Century Schoolbook"/>
          <w:color w:val="3F7F5F"/>
          <w:kern w:val="0"/>
          <w:sz w:val="24"/>
          <w:szCs w:val="24"/>
        </w:rPr>
        <w:t>1000</w:t>
      </w:r>
      <w:r w:rsidRPr="00437E04">
        <w:rPr>
          <w:rFonts w:ascii="Century Schoolbook" w:hAnsi="Century Schoolbook" w:cs="Century Schoolbook" w:hint="eastAsia"/>
          <w:color w:val="3F7F5F"/>
          <w:kern w:val="0"/>
          <w:sz w:val="24"/>
          <w:szCs w:val="24"/>
        </w:rPr>
        <w:t>把锁，互不影响。</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private</w:t>
      </w:r>
      <w:r w:rsidRPr="00437E04">
        <w:rPr>
          <w:rFonts w:ascii="Century Schoolbook" w:hAnsi="Century Schoolbook" w:cs="Century Schoolbook"/>
          <w:color w:val="000000"/>
          <w:kern w:val="0"/>
          <w:sz w:val="24"/>
          <w:szCs w:val="24"/>
        </w:rPr>
        <w:t xml:space="preserve"> String </w:t>
      </w:r>
      <w:r w:rsidRPr="00437E04">
        <w:rPr>
          <w:rFonts w:ascii="Century Schoolbook" w:hAnsi="Century Schoolbook" w:cs="Century Schoolbook"/>
          <w:color w:val="0000C0"/>
          <w:kern w:val="0"/>
          <w:sz w:val="24"/>
          <w:szCs w:val="24"/>
        </w:rPr>
        <w:t>lockValue</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锁对应的值，是一个</w:t>
      </w:r>
      <w:r w:rsidRPr="00437E04">
        <w:rPr>
          <w:rFonts w:ascii="Century Schoolbook" w:hAnsi="Century Schoolbook" w:cs="Century Schoolbook"/>
          <w:color w:val="3F7F5F"/>
          <w:kern w:val="0"/>
          <w:sz w:val="24"/>
          <w:szCs w:val="24"/>
        </w:rPr>
        <w:t>UUID</w:t>
      </w:r>
      <w:r w:rsidRPr="00437E04">
        <w:rPr>
          <w:rFonts w:ascii="Century Schoolbook" w:hAnsi="Century Schoolbook" w:cs="Century Schoolbook" w:hint="eastAsia"/>
          <w:color w:val="3F7F5F"/>
          <w:kern w:val="0"/>
          <w:sz w:val="24"/>
          <w:szCs w:val="24"/>
        </w:rPr>
        <w:t>。可靠性原则第四条：同客户端。加锁和解锁必须是同一个客户端，客户端自己不能把别人加的锁给解了。</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private</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long</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expireTime</w:t>
      </w:r>
      <w:r w:rsidRPr="00437E04">
        <w:rPr>
          <w:rFonts w:ascii="Century Schoolbook" w:hAnsi="Century Schoolbook" w:cs="Century Schoolbook"/>
          <w:color w:val="000000"/>
          <w:kern w:val="0"/>
          <w:sz w:val="24"/>
          <w:szCs w:val="24"/>
        </w:rPr>
        <w:t xml:space="preserve"> = 60;</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默认锁的有效时间</w:t>
      </w:r>
      <w:r w:rsidRPr="00437E04">
        <w:rPr>
          <w:rFonts w:ascii="Century Schoolbook" w:hAnsi="Century Schoolbook" w:cs="Century Schoolbook"/>
          <w:color w:val="3F7F5F"/>
          <w:kern w:val="0"/>
          <w:sz w:val="24"/>
          <w:szCs w:val="24"/>
        </w:rPr>
        <w:t xml:space="preserve">(m </w:t>
      </w:r>
      <w:r w:rsidRPr="00437E04">
        <w:rPr>
          <w:rFonts w:ascii="Century Schoolbook" w:hAnsi="Century Schoolbook" w:cs="Century Schoolbook" w:hint="eastAsia"/>
          <w:color w:val="3F7F5F"/>
          <w:kern w:val="0"/>
          <w:sz w:val="24"/>
          <w:szCs w:val="24"/>
        </w:rPr>
        <w:t>秒</w:t>
      </w:r>
      <w:r w:rsidRPr="00437E04">
        <w:rPr>
          <w:rFonts w:ascii="Century Schoolbook" w:hAnsi="Century Schoolbook" w:cs="Century Schoolbook"/>
          <w:color w:val="3F7F5F"/>
          <w:kern w:val="0"/>
          <w:sz w:val="24"/>
          <w:szCs w:val="24"/>
        </w:rPr>
        <w:t>)|</w:t>
      </w:r>
      <w:r w:rsidRPr="009E477B">
        <w:rPr>
          <w:rFonts w:ascii="Century Schoolbook" w:hAnsi="Century Schoolbook" w:cs="Century Schoolbook"/>
          <w:color w:val="3F7F5F"/>
          <w:kern w:val="0"/>
          <w:sz w:val="24"/>
          <w:szCs w:val="24"/>
        </w:rPr>
        <w:t>redis</w:t>
      </w:r>
      <w:r w:rsidRPr="00437E04">
        <w:rPr>
          <w:rFonts w:ascii="Century Schoolbook" w:hAnsi="Century Schoolbook" w:cs="Century Schoolbook" w:hint="eastAsia"/>
          <w:color w:val="3F7F5F"/>
          <w:kern w:val="0"/>
          <w:sz w:val="24"/>
          <w:szCs w:val="24"/>
        </w:rPr>
        <w:t>中的过期时间</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private</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long</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timeOut</w:t>
      </w:r>
      <w:r w:rsidRPr="00437E04">
        <w:rPr>
          <w:rFonts w:ascii="Century Schoolbook" w:hAnsi="Century Schoolbook" w:cs="Century Schoolbook"/>
          <w:color w:val="000000"/>
          <w:kern w:val="0"/>
          <w:sz w:val="24"/>
          <w:szCs w:val="24"/>
        </w:rPr>
        <w:t xml:space="preserve"> = 200;</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默认请求锁的超时时间</w:t>
      </w:r>
      <w:r w:rsidRPr="00437E04">
        <w:rPr>
          <w:rFonts w:ascii="Century Schoolbook" w:hAnsi="Century Schoolbook" w:cs="Century Schoolbook"/>
          <w:color w:val="3F7F5F"/>
          <w:kern w:val="0"/>
          <w:sz w:val="24"/>
          <w:szCs w:val="24"/>
        </w:rPr>
        <w:t>(</w:t>
      </w:r>
      <w:r w:rsidRPr="009E477B">
        <w:rPr>
          <w:rFonts w:ascii="Century Schoolbook" w:hAnsi="Century Schoolbook" w:cs="Century Schoolbook"/>
          <w:color w:val="3F7F5F"/>
          <w:kern w:val="0"/>
          <w:sz w:val="24"/>
          <w:szCs w:val="24"/>
        </w:rPr>
        <w:t>ms</w:t>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毫秒</w:t>
      </w:r>
      <w:r w:rsidRPr="00437E04">
        <w:rPr>
          <w:rFonts w:ascii="Century Schoolbook" w:hAnsi="Century Schoolbook" w:cs="Century Schoolbook"/>
          <w:color w:val="3F7F5F"/>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private</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volatile</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boolean</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false</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锁标记</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3F5FBF"/>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 xml:space="preserve">     * </w:t>
      </w:r>
      <w:r w:rsidRPr="009E477B">
        <w:rPr>
          <w:rFonts w:ascii="Century Schoolbook" w:hAnsi="Century Schoolbook" w:cs="Century Schoolbook"/>
          <w:bCs/>
          <w:color w:val="7F9FBF"/>
          <w:kern w:val="0"/>
          <w:sz w:val="24"/>
          <w:szCs w:val="24"/>
        </w:rPr>
        <w:t>@</w:t>
      </w:r>
      <w:r w:rsidRPr="00437E04">
        <w:rPr>
          <w:rFonts w:ascii="Century Schoolbook" w:hAnsi="Century Schoolbook" w:cs="Century Schoolbook"/>
          <w:b/>
          <w:bCs/>
          <w:color w:val="7F9FBF"/>
          <w:kern w:val="0"/>
          <w:sz w:val="24"/>
          <w:szCs w:val="24"/>
        </w:rPr>
        <w:t>description</w:t>
      </w:r>
      <w:r w:rsidRPr="00437E04">
        <w:rPr>
          <w:rFonts w:ascii="Century Schoolbook" w:hAnsi="Century Schoolbook" w:cs="Century Schoolbook"/>
          <w:color w:val="3F5FBF"/>
          <w:kern w:val="0"/>
          <w:sz w:val="24"/>
          <w:szCs w:val="24"/>
        </w:rPr>
        <w:t xml:space="preserve">: </w:t>
      </w:r>
      <w:r w:rsidRPr="00437E04">
        <w:rPr>
          <w:rFonts w:ascii="Century Schoolbook" w:hAnsi="Century Schoolbook" w:cs="Century Schoolbook" w:hint="eastAsia"/>
          <w:color w:val="3F5FBF"/>
          <w:kern w:val="0"/>
          <w:sz w:val="24"/>
          <w:szCs w:val="24"/>
        </w:rPr>
        <w:t>锁的过期时间和请求锁的超时时间都是用指定的值</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 xml:space="preserve">     * </w:t>
      </w:r>
      <w:r w:rsidRPr="009E477B">
        <w:rPr>
          <w:rFonts w:ascii="Century Schoolbook" w:hAnsi="Century Schoolbook" w:cs="Century Schoolbook"/>
          <w:bCs/>
          <w:color w:val="7F9FBF"/>
          <w:kern w:val="0"/>
          <w:sz w:val="24"/>
          <w:szCs w:val="24"/>
        </w:rPr>
        <w:t>@</w:t>
      </w:r>
      <w:r w:rsidRPr="00437E04">
        <w:rPr>
          <w:rFonts w:ascii="Century Schoolbook" w:hAnsi="Century Schoolbook" w:cs="Century Schoolbook"/>
          <w:b/>
          <w:bCs/>
          <w:color w:val="7F9FBF"/>
          <w:kern w:val="0"/>
          <w:sz w:val="24"/>
          <w:szCs w:val="24"/>
        </w:rPr>
        <w:t>param</w:t>
      </w:r>
      <w:r w:rsidRPr="00437E04">
        <w:rPr>
          <w:rFonts w:ascii="Century Schoolbook" w:hAnsi="Century Schoolbook" w:cs="Century Schoolbook"/>
          <w:color w:val="3F5FBF"/>
          <w:kern w:val="0"/>
          <w:sz w:val="24"/>
          <w:szCs w:val="24"/>
        </w:rPr>
        <w:t xml:space="preserve"> lockKey</w:t>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hint="eastAsia"/>
          <w:color w:val="3F5FBF"/>
          <w:kern w:val="0"/>
          <w:sz w:val="24"/>
          <w:szCs w:val="24"/>
        </w:rPr>
        <w:t>锁的</w:t>
      </w:r>
      <w:r w:rsidRPr="00437E04">
        <w:rPr>
          <w:rFonts w:ascii="Century Schoolbook" w:hAnsi="Century Schoolbook" w:cs="Century Schoolbook"/>
          <w:color w:val="3F5FBF"/>
          <w:kern w:val="0"/>
          <w:sz w:val="24"/>
          <w:szCs w:val="24"/>
        </w:rPr>
        <w:t>key</w:t>
      </w:r>
      <w:r w:rsidRPr="00437E04">
        <w:rPr>
          <w:rFonts w:ascii="Century Schoolbook" w:hAnsi="Century Schoolbook" w:cs="Century Schoolbook" w:hint="eastAsia"/>
          <w:color w:val="3F5FBF"/>
          <w:kern w:val="0"/>
          <w:sz w:val="24"/>
          <w:szCs w:val="24"/>
        </w:rPr>
        <w:t>（</w:t>
      </w:r>
      <w:r w:rsidRPr="009E477B">
        <w:rPr>
          <w:rFonts w:ascii="Century Schoolbook" w:hAnsi="Century Schoolbook" w:cs="Century Schoolbook"/>
          <w:color w:val="3F5FBF"/>
          <w:kern w:val="0"/>
          <w:sz w:val="24"/>
          <w:szCs w:val="24"/>
        </w:rPr>
        <w:t>Redis</w:t>
      </w:r>
      <w:r w:rsidRPr="00437E04">
        <w:rPr>
          <w:rFonts w:ascii="Century Schoolbook" w:hAnsi="Century Schoolbook" w:cs="Century Schoolbook" w:hint="eastAsia"/>
          <w:color w:val="3F5FBF"/>
          <w:kern w:val="0"/>
          <w:sz w:val="24"/>
          <w:szCs w:val="24"/>
        </w:rPr>
        <w:t>的</w:t>
      </w:r>
      <w:r w:rsidRPr="00437E04">
        <w:rPr>
          <w:rFonts w:ascii="Century Schoolbook" w:hAnsi="Century Schoolbook" w:cs="Century Schoolbook"/>
          <w:color w:val="3F5FBF"/>
          <w:kern w:val="0"/>
          <w:sz w:val="24"/>
          <w:szCs w:val="24"/>
        </w:rPr>
        <w:t>Key</w:t>
      </w:r>
      <w:r w:rsidRPr="00437E04">
        <w:rPr>
          <w:rFonts w:ascii="Century Schoolbook" w:hAnsi="Century Schoolbook" w:cs="Century Schoolbook" w:hint="eastAsia"/>
          <w:color w:val="3F5FBF"/>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 xml:space="preserve">     * </w:t>
      </w:r>
      <w:r w:rsidRPr="009E477B">
        <w:rPr>
          <w:rFonts w:ascii="Century Schoolbook" w:hAnsi="Century Schoolbook" w:cs="Century Schoolbook"/>
          <w:bCs/>
          <w:color w:val="7F9FBF"/>
          <w:kern w:val="0"/>
          <w:sz w:val="24"/>
          <w:szCs w:val="24"/>
        </w:rPr>
        <w:t>@</w:t>
      </w:r>
      <w:r w:rsidRPr="00437E04">
        <w:rPr>
          <w:rFonts w:ascii="Century Schoolbook" w:hAnsi="Century Schoolbook" w:cs="Century Schoolbook"/>
          <w:b/>
          <w:bCs/>
          <w:color w:val="7F9FBF"/>
          <w:kern w:val="0"/>
          <w:sz w:val="24"/>
          <w:szCs w:val="24"/>
        </w:rPr>
        <w:t>param</w:t>
      </w:r>
      <w:r w:rsidRPr="00437E04">
        <w:rPr>
          <w:rFonts w:ascii="Century Schoolbook" w:hAnsi="Century Schoolbook" w:cs="Century Schoolbook"/>
          <w:color w:val="3F5FBF"/>
          <w:kern w:val="0"/>
          <w:sz w:val="24"/>
          <w:szCs w:val="24"/>
        </w:rPr>
        <w:t xml:space="preserve"> expireTime</w:t>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hint="eastAsia"/>
          <w:color w:val="3F5FBF"/>
          <w:kern w:val="0"/>
          <w:sz w:val="24"/>
          <w:szCs w:val="24"/>
        </w:rPr>
        <w:t>锁的过期时间</w:t>
      </w:r>
      <w:r w:rsidRPr="00437E04">
        <w:rPr>
          <w:rFonts w:ascii="Century Schoolbook" w:hAnsi="Century Schoolbook" w:cs="Century Schoolbook"/>
          <w:color w:val="3F5FBF"/>
          <w:kern w:val="0"/>
          <w:sz w:val="24"/>
          <w:szCs w:val="24"/>
        </w:rPr>
        <w:t>(</w:t>
      </w:r>
      <w:r w:rsidRPr="00437E04">
        <w:rPr>
          <w:rFonts w:ascii="Century Schoolbook" w:hAnsi="Century Schoolbook" w:cs="Century Schoolbook" w:hint="eastAsia"/>
          <w:color w:val="3F5FBF"/>
          <w:kern w:val="0"/>
          <w:sz w:val="24"/>
          <w:szCs w:val="24"/>
        </w:rPr>
        <w:t>单位：秒</w:t>
      </w:r>
      <w:r w:rsidRPr="00437E04">
        <w:rPr>
          <w:rFonts w:ascii="Century Schoolbook" w:hAnsi="Century Schoolbook" w:cs="Century Schoolbook"/>
          <w:color w:val="3F5FBF"/>
          <w:kern w:val="0"/>
          <w:sz w:val="24"/>
          <w:szCs w:val="24"/>
        </w:rPr>
        <w:t>)</w:t>
      </w:r>
    </w:p>
    <w:p w:rsidR="00437E04" w:rsidRPr="00437E04" w:rsidRDefault="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 xml:space="preserve">     * </w:t>
      </w:r>
      <w:r w:rsidRPr="009E477B">
        <w:rPr>
          <w:rFonts w:ascii="Century Schoolbook" w:hAnsi="Century Schoolbook" w:cs="Century Schoolbook"/>
          <w:bCs/>
          <w:color w:val="7F9FBF"/>
          <w:kern w:val="0"/>
          <w:sz w:val="24"/>
          <w:szCs w:val="24"/>
        </w:rPr>
        <w:t>@</w:t>
      </w:r>
      <w:r w:rsidRPr="00437E04">
        <w:rPr>
          <w:rFonts w:ascii="Century Schoolbook" w:hAnsi="Century Schoolbook" w:cs="Century Schoolbook"/>
          <w:b/>
          <w:bCs/>
          <w:color w:val="7F9FBF"/>
          <w:kern w:val="0"/>
          <w:sz w:val="24"/>
          <w:szCs w:val="24"/>
        </w:rPr>
        <w:t>param</w:t>
      </w:r>
      <w:r w:rsidRPr="00437E04">
        <w:rPr>
          <w:rFonts w:ascii="Century Schoolbook" w:hAnsi="Century Schoolbook" w:cs="Century Schoolbook"/>
          <w:color w:val="3F5FBF"/>
          <w:kern w:val="0"/>
          <w:sz w:val="24"/>
          <w:szCs w:val="24"/>
        </w:rPr>
        <w:t xml:space="preserve"> timeOut </w:t>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hint="eastAsia"/>
          <w:color w:val="3F5FBF"/>
          <w:kern w:val="0"/>
          <w:sz w:val="24"/>
          <w:szCs w:val="24"/>
        </w:rPr>
        <w:t>请求锁的超时时间</w:t>
      </w:r>
      <w:r w:rsidRPr="00437E04">
        <w:rPr>
          <w:rFonts w:ascii="Century Schoolbook" w:hAnsi="Century Schoolbook" w:cs="Century Schoolbook"/>
          <w:color w:val="3F5FBF"/>
          <w:kern w:val="0"/>
          <w:sz w:val="24"/>
          <w:szCs w:val="24"/>
        </w:rPr>
        <w:t>(</w:t>
      </w:r>
      <w:r w:rsidRPr="00437E04">
        <w:rPr>
          <w:rFonts w:ascii="Century Schoolbook" w:hAnsi="Century Schoolbook" w:cs="Century Schoolbook" w:hint="eastAsia"/>
          <w:color w:val="3F5FBF"/>
          <w:kern w:val="0"/>
          <w:sz w:val="24"/>
          <w:szCs w:val="24"/>
        </w:rPr>
        <w:t>单位：毫秒</w:t>
      </w:r>
      <w:r w:rsidRPr="00437E04">
        <w:rPr>
          <w:rFonts w:ascii="Century Schoolbook" w:hAnsi="Century Schoolbook" w:cs="Century Schoolbook"/>
          <w:color w:val="3F5FBF"/>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public</w:t>
      </w:r>
      <w:r w:rsidRPr="00437E04">
        <w:rPr>
          <w:rFonts w:ascii="Century Schoolbook" w:hAnsi="Century Schoolbook" w:cs="Century Schoolbook"/>
          <w:color w:val="000000"/>
          <w:kern w:val="0"/>
          <w:sz w:val="24"/>
          <w:szCs w:val="24"/>
        </w:rPr>
        <w:t xml:space="preserve"> DistributeLockRedis(String </w:t>
      </w:r>
      <w:r w:rsidRPr="00437E04">
        <w:rPr>
          <w:rFonts w:ascii="Century Schoolbook" w:hAnsi="Century Schoolbook" w:cs="Century Schoolbook"/>
          <w:color w:val="6A3E3E"/>
          <w:kern w:val="0"/>
          <w:sz w:val="24"/>
          <w:szCs w:val="24"/>
        </w:rPr>
        <w:t>lockKey</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int</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expireTime</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long</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timeOut</w:t>
      </w:r>
      <w:r w:rsidRPr="00437E04">
        <w:rPr>
          <w:rFonts w:ascii="Century Schoolbook" w:hAnsi="Century Schoolbook" w:cs="Century Schoolbook"/>
          <w:color w:val="000000"/>
          <w:kern w:val="0"/>
          <w:sz w:val="24"/>
          <w:szCs w:val="24"/>
        </w:rPr>
        <w:t>)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C0"/>
          <w:kern w:val="0"/>
          <w:sz w:val="24"/>
          <w:szCs w:val="24"/>
        </w:rPr>
        <w:t>redisTemplate</w:t>
      </w:r>
      <w:r w:rsidRPr="00437E04">
        <w:rPr>
          <w:rFonts w:ascii="Century Schoolbook" w:hAnsi="Century Schoolbook" w:cs="Century Schoolbook"/>
          <w:color w:val="000000"/>
          <w:kern w:val="0"/>
          <w:sz w:val="24"/>
          <w:szCs w:val="24"/>
        </w:rPr>
        <w:t xml:space="preserve"> = RedisTemplate.</w:t>
      </w:r>
      <w:r w:rsidRPr="009E477B">
        <w:rPr>
          <w:rFonts w:ascii="Century Schoolbook" w:hAnsi="Century Schoolbook" w:cs="Century Schoolbook"/>
          <w:iCs/>
          <w:color w:val="000000"/>
          <w:kern w:val="0"/>
          <w:sz w:val="24"/>
          <w:szCs w:val="24"/>
        </w:rPr>
        <w:t>getInstance</w:t>
      </w:r>
      <w:r w:rsidRPr="00437E04">
        <w:rPr>
          <w:rFonts w:ascii="Century Schoolbook" w:hAnsi="Century Schoolbook" w:cs="Century Schoolbook"/>
          <w:color w:val="000000"/>
          <w:kern w:val="0"/>
          <w:sz w:val="24"/>
          <w:szCs w:val="24"/>
        </w:rPr>
        <w:t>().getTemplate();</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this</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C0"/>
          <w:kern w:val="0"/>
          <w:sz w:val="24"/>
          <w:szCs w:val="24"/>
        </w:rPr>
        <w:t>lockKey</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6A3E3E"/>
          <w:kern w:val="0"/>
          <w:sz w:val="24"/>
          <w:szCs w:val="24"/>
        </w:rPr>
        <w:t>lockKey</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this</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C0"/>
          <w:kern w:val="0"/>
          <w:sz w:val="24"/>
          <w:szCs w:val="24"/>
        </w:rPr>
        <w:t>expireTime</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6A3E3E"/>
          <w:kern w:val="0"/>
          <w:sz w:val="24"/>
          <w:szCs w:val="24"/>
        </w:rPr>
        <w:t>expireTime</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this</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C0"/>
          <w:kern w:val="0"/>
          <w:sz w:val="24"/>
          <w:szCs w:val="24"/>
        </w:rPr>
        <w:t>timeOut</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6A3E3E"/>
          <w:kern w:val="0"/>
          <w:sz w:val="24"/>
          <w:szCs w:val="24"/>
        </w:rPr>
        <w:t>timeOut</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r w:rsidRPr="00437E04">
        <w:rPr>
          <w:rFonts w:ascii="Century Schoolbook" w:hAnsi="Century Schoolbook" w:cs="Century Schoolbook"/>
          <w:color w:val="3F5FBF"/>
          <w:kern w:val="0"/>
          <w:sz w:val="24"/>
          <w:szCs w:val="24"/>
        </w:rPr>
        <w:t>/**</w:t>
      </w:r>
    </w:p>
    <w:p w:rsidR="00437E04" w:rsidRPr="00437E04" w:rsidRDefault="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 xml:space="preserve">     * </w:t>
      </w:r>
      <w:r w:rsidRPr="009E477B">
        <w:rPr>
          <w:rFonts w:ascii="Century Schoolbook" w:hAnsi="Century Schoolbook" w:cs="Century Schoolbook"/>
          <w:bCs/>
          <w:color w:val="7F9FBF"/>
          <w:kern w:val="0"/>
          <w:sz w:val="24"/>
          <w:szCs w:val="24"/>
        </w:rPr>
        <w:t>@</w:t>
      </w:r>
      <w:r w:rsidRPr="00437E04">
        <w:rPr>
          <w:rFonts w:ascii="Century Schoolbook" w:hAnsi="Century Schoolbook" w:cs="Century Schoolbook"/>
          <w:b/>
          <w:bCs/>
          <w:color w:val="7F9FBF"/>
          <w:kern w:val="0"/>
          <w:sz w:val="24"/>
          <w:szCs w:val="24"/>
        </w:rPr>
        <w:t>description</w:t>
      </w:r>
      <w:r w:rsidRPr="00437E04">
        <w:rPr>
          <w:rFonts w:ascii="Century Schoolbook" w:hAnsi="Century Schoolbook" w:cs="Century Schoolbook"/>
          <w:color w:val="3F5FBF"/>
          <w:kern w:val="0"/>
          <w:sz w:val="24"/>
          <w:szCs w:val="24"/>
        </w:rPr>
        <w:t xml:space="preserve">: </w:t>
      </w:r>
      <w:r w:rsidRPr="00437E04">
        <w:rPr>
          <w:rFonts w:ascii="Century Schoolbook" w:hAnsi="Century Schoolbook" w:cs="Century Schoolbook" w:hint="eastAsia"/>
          <w:color w:val="3F5FBF"/>
          <w:kern w:val="0"/>
          <w:sz w:val="24"/>
          <w:szCs w:val="24"/>
        </w:rPr>
        <w:t>尝试获取锁</w:t>
      </w:r>
      <w:r w:rsidRPr="00437E04">
        <w:rPr>
          <w:rFonts w:ascii="Century Schoolbook" w:hAnsi="Century Schoolbook" w:cs="Century Schoolbook"/>
          <w:color w:val="3F5FBF"/>
          <w:kern w:val="0"/>
          <w:sz w:val="24"/>
          <w:szCs w:val="24"/>
        </w:rPr>
        <w:t>|</w:t>
      </w:r>
      <w:r w:rsidRPr="00437E04">
        <w:rPr>
          <w:rFonts w:ascii="Century Schoolbook" w:hAnsi="Century Schoolbook" w:cs="Century Schoolbook" w:hint="eastAsia"/>
          <w:color w:val="3F5FBF"/>
          <w:kern w:val="0"/>
          <w:sz w:val="24"/>
          <w:szCs w:val="24"/>
        </w:rPr>
        <w:t>超时返回</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public</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boolean</w:t>
      </w:r>
      <w:r w:rsidRPr="00437E04">
        <w:rPr>
          <w:rFonts w:ascii="Century Schoolbook" w:hAnsi="Century Schoolbook" w:cs="Century Schoolbook"/>
          <w:color w:val="000000"/>
          <w:kern w:val="0"/>
          <w:sz w:val="24"/>
          <w:szCs w:val="24"/>
        </w:rPr>
        <w:t xml:space="preserve"> tryLock()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生成随机串，不使用固定的字符串作为键的值，而是设置一个不可猜测（</w:t>
      </w:r>
      <w:r w:rsidRPr="00437E04">
        <w:rPr>
          <w:rFonts w:ascii="Century Schoolbook" w:hAnsi="Century Schoolbook" w:cs="Century Schoolbook"/>
          <w:color w:val="3F7F5F"/>
          <w:kern w:val="0"/>
          <w:sz w:val="24"/>
          <w:szCs w:val="24"/>
        </w:rPr>
        <w:t>non-</w:t>
      </w:r>
      <w:r w:rsidRPr="009E477B">
        <w:rPr>
          <w:rFonts w:ascii="Century Schoolbook" w:hAnsi="Century Schoolbook" w:cs="Century Schoolbook"/>
          <w:color w:val="3F7F5F"/>
          <w:kern w:val="0"/>
          <w:sz w:val="24"/>
          <w:szCs w:val="24"/>
        </w:rPr>
        <w:t>guessable</w:t>
      </w:r>
      <w:r w:rsidRPr="00437E04">
        <w:rPr>
          <w:rFonts w:ascii="Century Schoolbook" w:hAnsi="Century Schoolbook" w:cs="Century Schoolbook" w:hint="eastAsia"/>
          <w:color w:val="3F7F5F"/>
          <w:kern w:val="0"/>
          <w:sz w:val="24"/>
          <w:szCs w:val="24"/>
        </w:rPr>
        <w:t>）的长随机字符串，作为口令串（</w:t>
      </w:r>
      <w:r w:rsidRPr="00437E04">
        <w:rPr>
          <w:rFonts w:ascii="Century Schoolbook" w:hAnsi="Century Schoolbook" w:cs="Century Schoolbook"/>
          <w:color w:val="3F7F5F"/>
          <w:kern w:val="0"/>
          <w:sz w:val="24"/>
          <w:szCs w:val="24"/>
        </w:rPr>
        <w:t>token</w:t>
      </w:r>
      <w:r w:rsidRPr="00437E04">
        <w:rPr>
          <w:rFonts w:ascii="Century Schoolbook" w:hAnsi="Century Schoolbook" w:cs="Century Schoolbook" w:hint="eastAsia"/>
          <w:color w:val="3F7F5F"/>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lockValue</w:t>
      </w:r>
      <w:r w:rsidRPr="00437E04">
        <w:rPr>
          <w:rFonts w:ascii="Century Schoolbook" w:hAnsi="Century Schoolbook" w:cs="Century Schoolbook"/>
          <w:color w:val="000000"/>
          <w:kern w:val="0"/>
          <w:sz w:val="24"/>
          <w:szCs w:val="24"/>
        </w:rPr>
        <w:t xml:space="preserve"> = UUID.</w:t>
      </w:r>
      <w:r w:rsidRPr="009E477B">
        <w:rPr>
          <w:rFonts w:ascii="Century Schoolbook" w:hAnsi="Century Schoolbook" w:cs="Century Schoolbook"/>
          <w:iCs/>
          <w:color w:val="000000"/>
          <w:kern w:val="0"/>
          <w:sz w:val="24"/>
          <w:szCs w:val="24"/>
        </w:rPr>
        <w:t>randomUUID</w:t>
      </w:r>
      <w:r w:rsidRPr="00437E04">
        <w:rPr>
          <w:rFonts w:ascii="Century Schoolbook" w:hAnsi="Century Schoolbook" w:cs="Century Schoolbook"/>
          <w:color w:val="000000"/>
          <w:kern w:val="0"/>
          <w:sz w:val="24"/>
          <w:szCs w:val="24"/>
        </w:rPr>
        <w:t>().toString();</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每个线程都持有不同的</w:t>
      </w:r>
      <w:r w:rsidRPr="00437E04">
        <w:rPr>
          <w:rFonts w:ascii="Century Schoolbook" w:hAnsi="Century Schoolbook" w:cs="Century Schoolbook"/>
          <w:color w:val="3F7F5F"/>
          <w:kern w:val="0"/>
          <w:sz w:val="24"/>
          <w:szCs w:val="24"/>
        </w:rPr>
        <w:t>DistributeLockRedis</w:t>
      </w:r>
      <w:r w:rsidRPr="00437E04">
        <w:rPr>
          <w:rFonts w:ascii="Century Schoolbook" w:hAnsi="Century Schoolbook" w:cs="Century Schoolbook" w:hint="eastAsia"/>
          <w:color w:val="3F7F5F"/>
          <w:kern w:val="0"/>
          <w:sz w:val="24"/>
          <w:szCs w:val="24"/>
        </w:rPr>
        <w:t>对象，也就意味着</w:t>
      </w:r>
      <w:r w:rsidRPr="00437E04">
        <w:rPr>
          <w:rFonts w:ascii="Century Schoolbook" w:hAnsi="Century Schoolbook" w:cs="Century Schoolbook"/>
          <w:color w:val="3F7F5F"/>
          <w:kern w:val="0"/>
          <w:sz w:val="24"/>
          <w:szCs w:val="24"/>
        </w:rPr>
        <w:t>lockValue</w:t>
      </w:r>
      <w:r w:rsidRPr="00437E04">
        <w:rPr>
          <w:rFonts w:ascii="Century Schoolbook" w:hAnsi="Century Schoolbook" w:cs="Century Schoolbook" w:hint="eastAsia"/>
          <w:color w:val="3F7F5F"/>
          <w:kern w:val="0"/>
          <w:sz w:val="24"/>
          <w:szCs w:val="24"/>
        </w:rPr>
        <w:t>值都不同</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long</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nowTime</w:t>
      </w:r>
      <w:r w:rsidRPr="00437E04">
        <w:rPr>
          <w:rFonts w:ascii="Century Schoolbook" w:hAnsi="Century Schoolbook" w:cs="Century Schoolbook"/>
          <w:color w:val="000000"/>
          <w:kern w:val="0"/>
          <w:sz w:val="24"/>
          <w:szCs w:val="24"/>
        </w:rPr>
        <w:t xml:space="preserve"> = System.</w:t>
      </w:r>
      <w:r w:rsidRPr="009E477B">
        <w:rPr>
          <w:rFonts w:ascii="Century Schoolbook" w:hAnsi="Century Schoolbook" w:cs="Century Schoolbook"/>
          <w:iCs/>
          <w:color w:val="000000"/>
          <w:kern w:val="0"/>
          <w:sz w:val="24"/>
          <w:szCs w:val="24"/>
        </w:rPr>
        <w:t>currentTimeMillis</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系统当前时间</w:t>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毫秒</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while</w:t>
      </w:r>
      <w:r w:rsidRPr="00437E04">
        <w:rPr>
          <w:rFonts w:ascii="Century Schoolbook" w:hAnsi="Century Schoolbook" w:cs="Century Schoolbook"/>
          <w:color w:val="000000"/>
          <w:kern w:val="0"/>
          <w:sz w:val="24"/>
          <w:szCs w:val="24"/>
        </w:rPr>
        <w:t xml:space="preserve"> ((System.</w:t>
      </w:r>
      <w:r w:rsidRPr="009E477B">
        <w:rPr>
          <w:rFonts w:ascii="Century Schoolbook" w:hAnsi="Century Schoolbook" w:cs="Century Schoolbook"/>
          <w:iCs/>
          <w:color w:val="000000"/>
          <w:kern w:val="0"/>
          <w:sz w:val="24"/>
          <w:szCs w:val="24"/>
        </w:rPr>
        <w:t>currentTimeMillis</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6A3E3E"/>
          <w:kern w:val="0"/>
          <w:sz w:val="24"/>
          <w:szCs w:val="24"/>
        </w:rPr>
        <w:t>nowTime</w:t>
      </w:r>
      <w:r w:rsidRPr="00437E04">
        <w:rPr>
          <w:rFonts w:ascii="Century Schoolbook" w:hAnsi="Century Schoolbook" w:cs="Century Schoolbook"/>
          <w:color w:val="000000"/>
          <w:kern w:val="0"/>
          <w:sz w:val="24"/>
          <w:szCs w:val="24"/>
        </w:rPr>
        <w:t xml:space="preserve">) &lt; </w:t>
      </w:r>
      <w:r w:rsidRPr="00437E04">
        <w:rPr>
          <w:rFonts w:ascii="Century Schoolbook" w:hAnsi="Century Schoolbook" w:cs="Century Schoolbook"/>
          <w:color w:val="0000C0"/>
          <w:kern w:val="0"/>
          <w:sz w:val="24"/>
          <w:szCs w:val="24"/>
        </w:rPr>
        <w:t>timeOut</w:t>
      </w:r>
      <w:r w:rsidRPr="00437E04">
        <w:rPr>
          <w:rFonts w:ascii="Century Schoolbook" w:hAnsi="Century Schoolbook" w:cs="Century Schoolbook"/>
          <w:color w:val="000000"/>
          <w:kern w:val="0"/>
          <w:sz w:val="24"/>
          <w:szCs w:val="24"/>
        </w:rPr>
        <w:t>)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0000C0"/>
          <w:kern w:val="0"/>
          <w:sz w:val="24"/>
          <w:szCs w:val="24"/>
        </w:rPr>
        <w:t>launch</w:t>
      </w:r>
      <w:r w:rsidRPr="00437E04">
        <w:rPr>
          <w:rFonts w:ascii="Century Schoolbook" w:hAnsi="Century Schoolbook" w:cs="Century Schoolbook"/>
          <w:color w:val="000000"/>
          <w:kern w:val="0"/>
          <w:sz w:val="24"/>
          <w:szCs w:val="24"/>
        </w:rPr>
        <w:t>.loadDictCache(DCacheEnum.</w:t>
      </w:r>
      <w:r w:rsidRPr="009E477B">
        <w:rPr>
          <w:rFonts w:ascii="Century Schoolbook" w:hAnsi="Century Schoolbook" w:cs="Century Schoolbook"/>
          <w:bCs/>
          <w:iCs/>
          <w:color w:val="0000C0"/>
          <w:kern w:val="0"/>
          <w:sz w:val="24"/>
          <w:szCs w:val="24"/>
        </w:rPr>
        <w:t>redisLock</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2A00FF"/>
          <w:kern w:val="0"/>
          <w:sz w:val="24"/>
          <w:szCs w:val="24"/>
        </w:rPr>
        <w:t>""</w:t>
      </w:r>
      <w:r w:rsidRPr="00437E04">
        <w:rPr>
          <w:rFonts w:ascii="Century Schoolbook" w:hAnsi="Century Schoolbook" w:cs="Century Schoolbook"/>
          <w:color w:val="000000"/>
          <w:kern w:val="0"/>
          <w:sz w:val="24"/>
          <w:szCs w:val="24"/>
        </w:rPr>
        <w:t>).setnx(</w:t>
      </w:r>
      <w:r w:rsidRPr="00437E04">
        <w:rPr>
          <w:rFonts w:ascii="Century Schoolbook" w:hAnsi="Century Schoolbook" w:cs="Century Schoolbook"/>
          <w:color w:val="0000C0"/>
          <w:kern w:val="0"/>
          <w:sz w:val="24"/>
          <w:szCs w:val="24"/>
        </w:rPr>
        <w:t>lockKey</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lockValue</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expireTime</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2A00FF"/>
          <w:kern w:val="0"/>
          <w:sz w:val="24"/>
          <w:szCs w:val="24"/>
        </w:rPr>
        <w:t>"NX"</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2A00FF"/>
          <w:kern w:val="0"/>
          <w:sz w:val="24"/>
          <w:szCs w:val="24"/>
        </w:rPr>
        <w:t>"PX"</w:t>
      </w: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if</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return</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上锁成功结束请求</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seleep(50);  </w:t>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每次请求等待一段时间</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return</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5FBF"/>
          <w:kern w:val="0"/>
          <w:sz w:val="24"/>
          <w:szCs w:val="24"/>
        </w:rPr>
        <w:t>/**</w:t>
      </w:r>
    </w:p>
    <w:p w:rsidR="00437E04" w:rsidRPr="00437E04" w:rsidRDefault="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ab/>
        <w:t xml:space="preserve"> * </w:t>
      </w:r>
      <w:r w:rsidRPr="009E477B">
        <w:rPr>
          <w:rFonts w:ascii="Century Schoolbook" w:hAnsi="Century Schoolbook" w:cs="Century Schoolbook"/>
          <w:bCs/>
          <w:color w:val="7F9FBF"/>
          <w:kern w:val="0"/>
          <w:sz w:val="24"/>
          <w:szCs w:val="24"/>
        </w:rPr>
        <w:t>@</w:t>
      </w:r>
      <w:r w:rsidRPr="00437E04">
        <w:rPr>
          <w:rFonts w:ascii="Century Schoolbook" w:hAnsi="Century Schoolbook" w:cs="Century Schoolbook"/>
          <w:b/>
          <w:bCs/>
          <w:color w:val="7F9FBF"/>
          <w:kern w:val="0"/>
          <w:sz w:val="24"/>
          <w:szCs w:val="24"/>
        </w:rPr>
        <w:t>description</w:t>
      </w:r>
      <w:r w:rsidRPr="00437E04">
        <w:rPr>
          <w:rFonts w:ascii="Century Schoolbook" w:hAnsi="Century Schoolbook" w:cs="Century Schoolbook"/>
          <w:color w:val="3F5FBF"/>
          <w:kern w:val="0"/>
          <w:sz w:val="24"/>
          <w:szCs w:val="24"/>
        </w:rPr>
        <w:t xml:space="preserve">: </w:t>
      </w:r>
      <w:r w:rsidRPr="00437E04">
        <w:rPr>
          <w:rFonts w:ascii="Century Schoolbook" w:hAnsi="Century Schoolbook" w:cs="Century Schoolbook" w:hint="eastAsia"/>
          <w:color w:val="3F5FBF"/>
          <w:kern w:val="0"/>
          <w:sz w:val="24"/>
          <w:szCs w:val="24"/>
        </w:rPr>
        <w:t>解锁</w:t>
      </w:r>
      <w:r w:rsidRPr="00437E04">
        <w:rPr>
          <w:rFonts w:ascii="Century Schoolbook" w:hAnsi="Century Schoolbook" w:cs="Century Schoolbook"/>
          <w:color w:val="3F5FBF"/>
          <w:kern w:val="0"/>
          <w:sz w:val="24"/>
          <w:szCs w:val="24"/>
        </w:rPr>
        <w:t>|</w:t>
      </w:r>
      <w:r w:rsidRPr="009E477B">
        <w:rPr>
          <w:rFonts w:ascii="Century Schoolbook" w:hAnsi="Century Schoolbook" w:cs="Century Schoolbook"/>
          <w:color w:val="3F5FBF"/>
          <w:kern w:val="0"/>
          <w:sz w:val="24"/>
          <w:szCs w:val="24"/>
        </w:rPr>
        <w:t>Lua</w:t>
      </w:r>
      <w:r w:rsidRPr="00437E04">
        <w:rPr>
          <w:rFonts w:ascii="Century Schoolbook" w:hAnsi="Century Schoolbook" w:cs="Century Schoolbook"/>
          <w:color w:val="3F5FBF"/>
          <w:kern w:val="0"/>
          <w:sz w:val="24"/>
          <w:szCs w:val="24"/>
        </w:rPr>
        <w:t xml:space="preserve"> </w:t>
      </w:r>
      <w:r w:rsidRPr="00437E04">
        <w:rPr>
          <w:rFonts w:ascii="Century Schoolbook" w:hAnsi="Century Schoolbook" w:cs="Century Schoolbook" w:hint="eastAsia"/>
          <w:color w:val="3F5FBF"/>
          <w:kern w:val="0"/>
          <w:sz w:val="24"/>
          <w:szCs w:val="24"/>
        </w:rPr>
        <w:t>脚本只在客户端传入的值和键的口令串相匹配时，才对键进行删除，可以防止持有过期锁的客户端误删现有锁的情况出现。</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ab/>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public</w:t>
      </w:r>
      <w:r w:rsidRPr="00437E04">
        <w:rPr>
          <w:rFonts w:ascii="Century Schoolbook" w:hAnsi="Century Schoolbook" w:cs="Century Schoolbook"/>
          <w:color w:val="000000"/>
          <w:kern w:val="0"/>
          <w:sz w:val="24"/>
          <w:szCs w:val="24"/>
        </w:rPr>
        <w:t xml:space="preserve"> Boolean unlock()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if</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 {</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只有加锁成功并且锁还有效才去释放锁</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try</w:t>
      </w: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return</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this</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C0"/>
          <w:kern w:val="0"/>
          <w:sz w:val="24"/>
          <w:szCs w:val="24"/>
        </w:rPr>
        <w:t>redisTemplate</w:t>
      </w:r>
      <w:r w:rsidRPr="00437E04">
        <w:rPr>
          <w:rFonts w:ascii="Century Schoolbook" w:hAnsi="Century Schoolbook" w:cs="Century Schoolbook"/>
          <w:color w:val="000000"/>
          <w:kern w:val="0"/>
          <w:sz w:val="24"/>
          <w:szCs w:val="24"/>
        </w:rPr>
        <w:t>.execute(</w:t>
      </w:r>
      <w:r w:rsidRPr="009E477B">
        <w:rPr>
          <w:rFonts w:ascii="Century Schoolbook" w:hAnsi="Century Schoolbook" w:cs="Century Schoolbook"/>
          <w:bCs/>
          <w:color w:val="7F0055"/>
          <w:kern w:val="0"/>
          <w:sz w:val="24"/>
          <w:szCs w:val="24"/>
        </w:rPr>
        <w:t>new</w:t>
      </w:r>
      <w:r w:rsidRPr="00437E04">
        <w:rPr>
          <w:rFonts w:ascii="Century Schoolbook" w:hAnsi="Century Schoolbook" w:cs="Century Schoolbook"/>
          <w:color w:val="000000"/>
          <w:kern w:val="0"/>
          <w:sz w:val="24"/>
          <w:szCs w:val="24"/>
        </w:rPr>
        <w:t xml:space="preserve"> RedisCallback&lt;Boolean&gt;()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646464"/>
          <w:kern w:val="0"/>
          <w:sz w:val="24"/>
          <w:szCs w:val="24"/>
        </w:rPr>
        <w:t>@Override</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public</w:t>
      </w:r>
      <w:r w:rsidRPr="00437E04">
        <w:rPr>
          <w:rFonts w:ascii="Century Schoolbook" w:hAnsi="Century Schoolbook" w:cs="Century Schoolbook"/>
          <w:color w:val="000000"/>
          <w:kern w:val="0"/>
          <w:sz w:val="24"/>
          <w:szCs w:val="24"/>
        </w:rPr>
        <w:t xml:space="preserve"> Boolean doInRedis(RedisConnection </w:t>
      </w:r>
      <w:r w:rsidRPr="00437E04">
        <w:rPr>
          <w:rFonts w:ascii="Century Schoolbook" w:hAnsi="Century Schoolbook" w:cs="Century Schoolbook"/>
          <w:color w:val="6A3E3E"/>
          <w:kern w:val="0"/>
          <w:sz w:val="24"/>
          <w:szCs w:val="24"/>
        </w:rPr>
        <w:t>connection</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throws</w:t>
      </w:r>
      <w:r w:rsidRPr="00437E04">
        <w:rPr>
          <w:rFonts w:ascii="Century Schoolbook" w:hAnsi="Century Schoolbook" w:cs="Century Schoolbook"/>
          <w:color w:val="000000"/>
          <w:kern w:val="0"/>
          <w:sz w:val="24"/>
          <w:szCs w:val="24"/>
        </w:rPr>
        <w:t xml:space="preserve"> DataAccessException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 xml:space="preserve">Object </w:t>
      </w:r>
      <w:r w:rsidRPr="00437E04">
        <w:rPr>
          <w:rFonts w:ascii="Century Schoolbook" w:hAnsi="Century Schoolbook" w:cs="Century Schoolbook"/>
          <w:color w:val="6A3E3E"/>
          <w:kern w:val="0"/>
          <w:sz w:val="24"/>
          <w:szCs w:val="24"/>
        </w:rPr>
        <w:t>nativeConnection</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6A3E3E"/>
          <w:kern w:val="0"/>
          <w:sz w:val="24"/>
          <w:szCs w:val="24"/>
        </w:rPr>
        <w:t>connection</w:t>
      </w:r>
      <w:r w:rsidRPr="00437E04">
        <w:rPr>
          <w:rFonts w:ascii="Century Schoolbook" w:hAnsi="Century Schoolbook" w:cs="Century Schoolbook"/>
          <w:color w:val="000000"/>
          <w:kern w:val="0"/>
          <w:sz w:val="24"/>
          <w:szCs w:val="24"/>
        </w:rPr>
        <w:t>.getNativeConnection();</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Long </w:t>
      </w:r>
      <w:r w:rsidRPr="00437E04">
        <w:rPr>
          <w:rFonts w:ascii="Century Schoolbook" w:hAnsi="Century Schoolbook" w:cs="Century Schoolbook"/>
          <w:color w:val="6A3E3E"/>
          <w:kern w:val="0"/>
          <w:sz w:val="24"/>
          <w:szCs w:val="24"/>
        </w:rPr>
        <w:t>result</w:t>
      </w:r>
      <w:r w:rsidRPr="00437E04">
        <w:rPr>
          <w:rFonts w:ascii="Century Schoolbook" w:hAnsi="Century Schoolbook" w:cs="Century Schoolbook"/>
          <w:color w:val="000000"/>
          <w:kern w:val="0"/>
          <w:sz w:val="24"/>
          <w:szCs w:val="24"/>
        </w:rPr>
        <w:t xml:space="preserve"> = 0L;</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List&lt;String&gt; </w:t>
      </w:r>
      <w:r w:rsidRPr="00437E04">
        <w:rPr>
          <w:rFonts w:ascii="Century Schoolbook" w:hAnsi="Century Schoolbook" w:cs="Century Schoolbook"/>
          <w:color w:val="6A3E3E"/>
          <w:kern w:val="0"/>
          <w:sz w:val="24"/>
          <w:szCs w:val="24"/>
        </w:rPr>
        <w:t>keys</w:t>
      </w:r>
      <w:r w:rsidRPr="00437E04">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new</w:t>
      </w:r>
      <w:r w:rsidRPr="00437E04">
        <w:rPr>
          <w:rFonts w:ascii="Century Schoolbook" w:hAnsi="Century Schoolbook" w:cs="Century Schoolbook"/>
          <w:color w:val="000000"/>
          <w:kern w:val="0"/>
          <w:sz w:val="24"/>
          <w:szCs w:val="24"/>
        </w:rPr>
        <w:t xml:space="preserve"> ArrayList&lt;&gt;();</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保存</w:t>
      </w:r>
      <w:r w:rsidRPr="00437E04">
        <w:rPr>
          <w:rFonts w:ascii="Century Schoolbook" w:hAnsi="Century Schoolbook" w:cs="Century Schoolbook"/>
          <w:color w:val="3F7F5F"/>
          <w:kern w:val="0"/>
          <w:sz w:val="24"/>
          <w:szCs w:val="24"/>
        </w:rPr>
        <w:t xml:space="preserve"> lockKey</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lastRenderedPageBreak/>
        <w:tab/>
        <w:t xml:space="preserve">                    </w:t>
      </w:r>
      <w:r w:rsidRPr="00437E04">
        <w:rPr>
          <w:rFonts w:ascii="Century Schoolbook" w:hAnsi="Century Schoolbook" w:cs="Century Schoolbook"/>
          <w:color w:val="6A3E3E"/>
          <w:kern w:val="0"/>
          <w:sz w:val="24"/>
          <w:szCs w:val="24"/>
        </w:rPr>
        <w:t>keys</w:t>
      </w:r>
      <w:r w:rsidRPr="00437E04">
        <w:rPr>
          <w:rFonts w:ascii="Century Schoolbook" w:hAnsi="Century Schoolbook" w:cs="Century Schoolbook"/>
          <w:color w:val="000000"/>
          <w:kern w:val="0"/>
          <w:sz w:val="24"/>
          <w:szCs w:val="24"/>
        </w:rPr>
        <w:t>.add(</w:t>
      </w:r>
      <w:r w:rsidRPr="00437E04">
        <w:rPr>
          <w:rFonts w:ascii="Century Schoolbook" w:hAnsi="Century Schoolbook" w:cs="Century Schoolbook"/>
          <w:color w:val="0000C0"/>
          <w:kern w:val="0"/>
          <w:sz w:val="24"/>
          <w:szCs w:val="24"/>
        </w:rPr>
        <w:t>launch</w:t>
      </w:r>
      <w:r w:rsidRPr="00437E04">
        <w:rPr>
          <w:rFonts w:ascii="Century Schoolbook" w:hAnsi="Century Schoolbook" w:cs="Century Schoolbook"/>
          <w:color w:val="000000"/>
          <w:kern w:val="0"/>
          <w:sz w:val="24"/>
          <w:szCs w:val="24"/>
        </w:rPr>
        <w:t>.loadDictCache(DCacheEnum.</w:t>
      </w:r>
      <w:r w:rsidRPr="009E477B">
        <w:rPr>
          <w:rFonts w:ascii="Century Schoolbook" w:hAnsi="Century Schoolbook" w:cs="Century Schoolbook"/>
          <w:bCs/>
          <w:iCs/>
          <w:color w:val="0000C0"/>
          <w:kern w:val="0"/>
          <w:sz w:val="24"/>
          <w:szCs w:val="24"/>
        </w:rPr>
        <w:t>redisLock</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2A00FF"/>
          <w:kern w:val="0"/>
          <w:sz w:val="24"/>
          <w:szCs w:val="24"/>
        </w:rPr>
        <w:t>""</w:t>
      </w:r>
      <w:r w:rsidRPr="00437E04">
        <w:rPr>
          <w:rFonts w:ascii="Century Schoolbook" w:hAnsi="Century Schoolbook" w:cs="Century Schoolbook"/>
          <w:color w:val="000000"/>
          <w:kern w:val="0"/>
          <w:sz w:val="24"/>
          <w:szCs w:val="24"/>
        </w:rPr>
        <w:t xml:space="preserve">).getBaseKey() + </w:t>
      </w:r>
      <w:r w:rsidRPr="00437E04">
        <w:rPr>
          <w:rFonts w:ascii="Century Schoolbook" w:hAnsi="Century Schoolbook" w:cs="Century Schoolbook"/>
          <w:color w:val="0000C0"/>
          <w:kern w:val="0"/>
          <w:sz w:val="24"/>
          <w:szCs w:val="24"/>
        </w:rPr>
        <w:t>lockKey</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List&lt;String&gt; </w:t>
      </w:r>
      <w:r w:rsidRPr="00437E04">
        <w:rPr>
          <w:rFonts w:ascii="Century Schoolbook" w:hAnsi="Century Schoolbook" w:cs="Century Schoolbook"/>
          <w:color w:val="6A3E3E"/>
          <w:kern w:val="0"/>
          <w:sz w:val="24"/>
          <w:szCs w:val="24"/>
        </w:rPr>
        <w:t>values</w:t>
      </w:r>
      <w:r w:rsidRPr="00437E04">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new</w:t>
      </w:r>
      <w:r w:rsidRPr="00437E04">
        <w:rPr>
          <w:rFonts w:ascii="Century Schoolbook" w:hAnsi="Century Schoolbook" w:cs="Century Schoolbook"/>
          <w:color w:val="000000"/>
          <w:kern w:val="0"/>
          <w:sz w:val="24"/>
          <w:szCs w:val="24"/>
        </w:rPr>
        <w:t xml:space="preserve"> ArrayList&lt;&gt;();</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保存</w:t>
      </w:r>
      <w:r w:rsidRPr="00437E04">
        <w:rPr>
          <w:rFonts w:ascii="Century Schoolbook" w:hAnsi="Century Schoolbook" w:cs="Century Schoolbook"/>
          <w:color w:val="3F7F5F"/>
          <w:kern w:val="0"/>
          <w:sz w:val="24"/>
          <w:szCs w:val="24"/>
        </w:rPr>
        <w:t xml:space="preserve"> lockValue</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r w:rsidRPr="00437E04">
        <w:rPr>
          <w:rFonts w:ascii="Century Schoolbook" w:hAnsi="Century Schoolbook" w:cs="Century Schoolbook"/>
          <w:color w:val="6A3E3E"/>
          <w:kern w:val="0"/>
          <w:sz w:val="24"/>
          <w:szCs w:val="24"/>
        </w:rPr>
        <w:t>values</w:t>
      </w:r>
      <w:r w:rsidRPr="00437E04">
        <w:rPr>
          <w:rFonts w:ascii="Century Schoolbook" w:hAnsi="Century Schoolbook" w:cs="Century Schoolbook"/>
          <w:color w:val="000000"/>
          <w:kern w:val="0"/>
          <w:sz w:val="24"/>
          <w:szCs w:val="24"/>
        </w:rPr>
        <w:t>.add(</w:t>
      </w:r>
      <w:r w:rsidRPr="00437E04">
        <w:rPr>
          <w:rFonts w:ascii="Century Schoolbook" w:hAnsi="Century Schoolbook" w:cs="Century Schoolbook"/>
          <w:color w:val="0000C0"/>
          <w:kern w:val="0"/>
          <w:sz w:val="24"/>
          <w:szCs w:val="24"/>
        </w:rPr>
        <w:t>lockValue</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if</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nativeConnection</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instanceof</w:t>
      </w:r>
      <w:r w:rsidRPr="00437E04">
        <w:rPr>
          <w:rFonts w:ascii="Century Schoolbook" w:hAnsi="Century Schoolbook" w:cs="Century Schoolbook"/>
          <w:color w:val="000000"/>
          <w:kern w:val="0"/>
          <w:sz w:val="24"/>
          <w:szCs w:val="24"/>
        </w:rPr>
        <w:t xml:space="preserve"> JedisCluster) {</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集群模式</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r w:rsidRPr="00437E04">
        <w:rPr>
          <w:rFonts w:ascii="Century Schoolbook" w:hAnsi="Century Schoolbook" w:cs="Century Schoolbook"/>
          <w:color w:val="6A3E3E"/>
          <w:kern w:val="0"/>
          <w:sz w:val="24"/>
          <w:szCs w:val="24"/>
        </w:rPr>
        <w:t>result</w:t>
      </w:r>
      <w:r w:rsidRPr="00437E04">
        <w:rPr>
          <w:rFonts w:ascii="Century Schoolbook" w:hAnsi="Century Schoolbook" w:cs="Century Schoolbook"/>
          <w:color w:val="000000"/>
          <w:kern w:val="0"/>
          <w:sz w:val="24"/>
          <w:szCs w:val="24"/>
        </w:rPr>
        <w:t xml:space="preserve"> = (Long) ((JedisCluster) </w:t>
      </w:r>
      <w:r w:rsidRPr="00437E04">
        <w:rPr>
          <w:rFonts w:ascii="Century Schoolbook" w:hAnsi="Century Schoolbook" w:cs="Century Schoolbook"/>
          <w:color w:val="6A3E3E"/>
          <w:kern w:val="0"/>
          <w:sz w:val="24"/>
          <w:szCs w:val="24"/>
        </w:rPr>
        <w:t>nativeConnection</w:t>
      </w:r>
      <w:r w:rsidRPr="00437E04">
        <w:rPr>
          <w:rFonts w:ascii="Century Schoolbook" w:hAnsi="Century Schoolbook" w:cs="Century Schoolbook"/>
          <w:color w:val="000000"/>
          <w:kern w:val="0"/>
          <w:sz w:val="24"/>
          <w:szCs w:val="24"/>
        </w:rPr>
        <w:t>).eval(</w:t>
      </w:r>
      <w:r w:rsidRPr="009E477B">
        <w:rPr>
          <w:rFonts w:ascii="Century Schoolbook" w:hAnsi="Century Schoolbook" w:cs="Century Schoolbook"/>
          <w:bCs/>
          <w:iCs/>
          <w:color w:val="0000C0"/>
          <w:kern w:val="0"/>
          <w:sz w:val="24"/>
          <w:szCs w:val="24"/>
        </w:rPr>
        <w:t>luaScript</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keys</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values</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if</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nativeConnection</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instanceof</w:t>
      </w:r>
      <w:r w:rsidRPr="00437E04">
        <w:rPr>
          <w:rFonts w:ascii="Century Schoolbook" w:hAnsi="Century Schoolbook" w:cs="Century Schoolbook"/>
          <w:color w:val="000000"/>
          <w:kern w:val="0"/>
          <w:sz w:val="24"/>
          <w:szCs w:val="24"/>
        </w:rPr>
        <w:t xml:space="preserve"> Jedis) { </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单机模式</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r w:rsidRPr="00437E04">
        <w:rPr>
          <w:rFonts w:ascii="Century Schoolbook" w:hAnsi="Century Schoolbook" w:cs="Century Schoolbook"/>
          <w:color w:val="6A3E3E"/>
          <w:kern w:val="0"/>
          <w:sz w:val="24"/>
          <w:szCs w:val="24"/>
        </w:rPr>
        <w:t>result</w:t>
      </w:r>
      <w:r w:rsidRPr="00437E04">
        <w:rPr>
          <w:rFonts w:ascii="Century Schoolbook" w:hAnsi="Century Schoolbook" w:cs="Century Schoolbook"/>
          <w:color w:val="000000"/>
          <w:kern w:val="0"/>
          <w:sz w:val="24"/>
          <w:szCs w:val="24"/>
        </w:rPr>
        <w:t xml:space="preserve"> = (Long) ((Jedis) </w:t>
      </w:r>
      <w:r w:rsidRPr="00437E04">
        <w:rPr>
          <w:rFonts w:ascii="Century Schoolbook" w:hAnsi="Century Schoolbook" w:cs="Century Schoolbook"/>
          <w:color w:val="6A3E3E"/>
          <w:kern w:val="0"/>
          <w:sz w:val="24"/>
          <w:szCs w:val="24"/>
        </w:rPr>
        <w:t>nativeConnection</w:t>
      </w:r>
      <w:r w:rsidRPr="00437E04">
        <w:rPr>
          <w:rFonts w:ascii="Century Schoolbook" w:hAnsi="Century Schoolbook" w:cs="Century Schoolbook"/>
          <w:color w:val="000000"/>
          <w:kern w:val="0"/>
          <w:sz w:val="24"/>
          <w:szCs w:val="24"/>
        </w:rPr>
        <w:t>).eval(</w:t>
      </w:r>
      <w:r w:rsidRPr="009E477B">
        <w:rPr>
          <w:rFonts w:ascii="Century Schoolbook" w:hAnsi="Century Schoolbook" w:cs="Century Schoolbook"/>
          <w:bCs/>
          <w:iCs/>
          <w:color w:val="0000C0"/>
          <w:kern w:val="0"/>
          <w:sz w:val="24"/>
          <w:szCs w:val="24"/>
        </w:rPr>
        <w:t>luaScript</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keys</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values</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if</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6A3E3E"/>
          <w:kern w:val="0"/>
          <w:sz w:val="24"/>
          <w:szCs w:val="24"/>
        </w:rPr>
        <w:t>result</w:t>
      </w:r>
      <w:r w:rsidRPr="00437E04">
        <w:rPr>
          <w:rFonts w:ascii="Century Schoolbook" w:hAnsi="Century Schoolbook" w:cs="Century Schoolbook"/>
          <w:color w:val="000000"/>
          <w:kern w:val="0"/>
          <w:sz w:val="24"/>
          <w:szCs w:val="24"/>
        </w:rPr>
        <w:t xml:space="preserve"> == 1)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true</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return</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catch</w:t>
      </w:r>
      <w:r w:rsidRPr="00437E04">
        <w:rPr>
          <w:rFonts w:ascii="Century Schoolbook" w:hAnsi="Century Schoolbook" w:cs="Century Schoolbook"/>
          <w:color w:val="000000"/>
          <w:kern w:val="0"/>
          <w:sz w:val="24"/>
          <w:szCs w:val="24"/>
        </w:rPr>
        <w:t xml:space="preserve"> (Throwable </w:t>
      </w:r>
      <w:r w:rsidRPr="00437E04">
        <w:rPr>
          <w:rFonts w:ascii="Century Schoolbook" w:hAnsi="Century Schoolbook" w:cs="Century Schoolbook"/>
          <w:color w:val="6A3E3E"/>
          <w:kern w:val="0"/>
          <w:sz w:val="24"/>
          <w:szCs w:val="24"/>
        </w:rPr>
        <w:t>e</w:t>
      </w:r>
      <w:r w:rsidRPr="00437E04">
        <w:rPr>
          <w:rFonts w:ascii="Century Schoolbook" w:hAnsi="Century Schoolbook" w:cs="Century Schoolbook"/>
          <w:color w:val="000000"/>
          <w:kern w:val="0"/>
          <w:sz w:val="24"/>
          <w:szCs w:val="24"/>
        </w:rPr>
        <w:t>)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this</w:t>
      </w:r>
      <w:r w:rsidRPr="00437E04">
        <w:rPr>
          <w:rFonts w:ascii="Century Schoolbook" w:hAnsi="Century Schoolbook" w:cs="Century Schoolbook"/>
          <w:color w:val="000000"/>
          <w:kern w:val="0"/>
          <w:sz w:val="24"/>
          <w:szCs w:val="24"/>
        </w:rPr>
        <w:t>.getLogger(</w:t>
      </w:r>
      <w:r w:rsidRPr="009E477B">
        <w:rPr>
          <w:rFonts w:ascii="Century Schoolbook" w:hAnsi="Century Schoolbook" w:cs="Century Schoolbook"/>
          <w:bCs/>
          <w:color w:val="7F0055"/>
          <w:kern w:val="0"/>
          <w:sz w:val="24"/>
          <w:szCs w:val="24"/>
        </w:rPr>
        <w:t>null</w:t>
      </w:r>
      <w:r w:rsidRPr="00437E04">
        <w:rPr>
          <w:rFonts w:ascii="Century Schoolbook" w:hAnsi="Century Schoolbook" w:cs="Century Schoolbook"/>
          <w:color w:val="000000"/>
          <w:kern w:val="0"/>
          <w:sz w:val="24"/>
          <w:szCs w:val="24"/>
        </w:rPr>
        <w:t>).sysoutInfo(</w:t>
      </w:r>
      <w:r w:rsidRPr="009E477B">
        <w:rPr>
          <w:rFonts w:ascii="Century Schoolbook" w:hAnsi="Century Schoolbook" w:cs="Century Schoolbook"/>
          <w:bCs/>
          <w:color w:val="7F0055"/>
          <w:kern w:val="0"/>
          <w:sz w:val="24"/>
          <w:szCs w:val="24"/>
        </w:rPr>
        <w:t>this</w:t>
      </w:r>
      <w:r w:rsidRPr="00437E04">
        <w:rPr>
          <w:rFonts w:ascii="Century Schoolbook" w:hAnsi="Century Schoolbook" w:cs="Century Schoolbook"/>
          <w:color w:val="000000"/>
          <w:kern w:val="0"/>
          <w:sz w:val="24"/>
          <w:szCs w:val="24"/>
        </w:rPr>
        <w:t xml:space="preserve">.getInfo(300010110), </w:t>
      </w:r>
      <w:r w:rsidRPr="009E477B">
        <w:rPr>
          <w:rFonts w:ascii="Century Schoolbook" w:hAnsi="Century Schoolbook" w:cs="Century Schoolbook"/>
          <w:bCs/>
          <w:color w:val="7F0055"/>
          <w:kern w:val="0"/>
          <w:sz w:val="24"/>
          <w:szCs w:val="24"/>
        </w:rPr>
        <w:t>this</w:t>
      </w:r>
      <w:r w:rsidRPr="00437E04">
        <w:rPr>
          <w:rFonts w:ascii="Century Schoolbook" w:hAnsi="Century Schoolbook" w:cs="Century Schoolbook"/>
          <w:color w:val="000000"/>
          <w:kern w:val="0"/>
          <w:sz w:val="24"/>
          <w:szCs w:val="24"/>
        </w:rPr>
        <w:t xml:space="preserve">.getClass());  </w:t>
      </w:r>
      <w:r w:rsidRPr="00437E04">
        <w:rPr>
          <w:rFonts w:ascii="Century Schoolbook" w:hAnsi="Century Schoolbook" w:cs="Century Schoolbook"/>
          <w:color w:val="3F7F5F"/>
          <w:kern w:val="0"/>
          <w:sz w:val="24"/>
          <w:szCs w:val="24"/>
        </w:rPr>
        <w:t>// 300010110=</w:t>
      </w:r>
      <w:r w:rsidRPr="009E477B">
        <w:rPr>
          <w:rFonts w:ascii="Century Schoolbook" w:hAnsi="Century Schoolbook" w:cs="Century Schoolbook"/>
          <w:color w:val="3F7F5F"/>
          <w:kern w:val="0"/>
          <w:sz w:val="24"/>
          <w:szCs w:val="24"/>
        </w:rPr>
        <w:t>Redis</w:t>
      </w:r>
      <w:r w:rsidRPr="00437E04">
        <w:rPr>
          <w:rFonts w:ascii="Century Schoolbook" w:hAnsi="Century Schoolbook" w:cs="Century Schoolbook" w:hint="eastAsia"/>
          <w:color w:val="3F7F5F"/>
          <w:kern w:val="0"/>
          <w:sz w:val="24"/>
          <w:szCs w:val="24"/>
        </w:rPr>
        <w:t>不支持</w:t>
      </w:r>
      <w:r w:rsidRPr="00437E04">
        <w:rPr>
          <w:rFonts w:ascii="Century Schoolbook" w:hAnsi="Century Schoolbook" w:cs="Century Schoolbook"/>
          <w:color w:val="3F7F5F"/>
          <w:kern w:val="0"/>
          <w:sz w:val="24"/>
          <w:szCs w:val="24"/>
        </w:rPr>
        <w:t>EVAL</w:t>
      </w:r>
      <w:r w:rsidRPr="00437E04">
        <w:rPr>
          <w:rFonts w:ascii="Century Schoolbook" w:hAnsi="Century Schoolbook" w:cs="Century Schoolbook" w:hint="eastAsia"/>
          <w:color w:val="3F7F5F"/>
          <w:kern w:val="0"/>
          <w:sz w:val="24"/>
          <w:szCs w:val="24"/>
        </w:rPr>
        <w:t>命令，使用降级方式解锁</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 xml:space="preserve">String </w:t>
      </w:r>
      <w:r w:rsidRPr="00437E04">
        <w:rPr>
          <w:rFonts w:ascii="Century Schoolbook" w:hAnsi="Century Schoolbook" w:cs="Century Schoolbook"/>
          <w:color w:val="6A3E3E"/>
          <w:kern w:val="0"/>
          <w:sz w:val="24"/>
          <w:szCs w:val="24"/>
        </w:rPr>
        <w:t>value</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0000C0"/>
          <w:kern w:val="0"/>
          <w:sz w:val="24"/>
          <w:szCs w:val="24"/>
        </w:rPr>
        <w:t>launch</w:t>
      </w:r>
      <w:r w:rsidRPr="00437E04">
        <w:rPr>
          <w:rFonts w:ascii="Century Schoolbook" w:hAnsi="Century Schoolbook" w:cs="Century Schoolbook"/>
          <w:color w:val="000000"/>
          <w:kern w:val="0"/>
          <w:sz w:val="24"/>
          <w:szCs w:val="24"/>
        </w:rPr>
        <w:t>.loadDictCache(DCacheEnum.</w:t>
      </w:r>
      <w:r w:rsidRPr="009E477B">
        <w:rPr>
          <w:rFonts w:ascii="Century Schoolbook" w:hAnsi="Century Schoolbook" w:cs="Century Schoolbook"/>
          <w:bCs/>
          <w:iCs/>
          <w:color w:val="0000C0"/>
          <w:kern w:val="0"/>
          <w:sz w:val="24"/>
          <w:szCs w:val="24"/>
        </w:rPr>
        <w:t>redisLock</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2A00FF"/>
          <w:kern w:val="0"/>
          <w:sz w:val="24"/>
          <w:szCs w:val="24"/>
        </w:rPr>
        <w:t>""</w:t>
      </w:r>
      <w:r w:rsidRPr="00437E04">
        <w:rPr>
          <w:rFonts w:ascii="Century Schoolbook" w:hAnsi="Century Schoolbook" w:cs="Century Schoolbook"/>
          <w:color w:val="000000"/>
          <w:kern w:val="0"/>
          <w:sz w:val="24"/>
          <w:szCs w:val="24"/>
        </w:rPr>
        <w:t>).get(</w:t>
      </w:r>
      <w:r w:rsidRPr="00437E04">
        <w:rPr>
          <w:rFonts w:ascii="Century Schoolbook" w:hAnsi="Century Schoolbook" w:cs="Century Schoolbook"/>
          <w:color w:val="0000C0"/>
          <w:kern w:val="0"/>
          <w:sz w:val="24"/>
          <w:szCs w:val="24"/>
        </w:rPr>
        <w:t>lockKey</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if</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lockValue</w:t>
      </w:r>
      <w:r w:rsidRPr="00437E04">
        <w:rPr>
          <w:rFonts w:ascii="Century Schoolbook" w:hAnsi="Century Schoolbook" w:cs="Century Schoolbook"/>
          <w:color w:val="000000"/>
          <w:kern w:val="0"/>
          <w:sz w:val="24"/>
          <w:szCs w:val="24"/>
        </w:rPr>
        <w:t>.equals(</w:t>
      </w:r>
      <w:r w:rsidRPr="00437E04">
        <w:rPr>
          <w:rFonts w:ascii="Century Schoolbook" w:hAnsi="Century Schoolbook" w:cs="Century Schoolbook"/>
          <w:color w:val="6A3E3E"/>
          <w:kern w:val="0"/>
          <w:sz w:val="24"/>
          <w:szCs w:val="24"/>
        </w:rPr>
        <w:t>value</w:t>
      </w:r>
      <w:r w:rsidRPr="00437E04">
        <w:rPr>
          <w:rFonts w:ascii="Century Schoolbook" w:hAnsi="Century Schoolbook" w:cs="Century Schoolbook"/>
          <w:color w:val="000000"/>
          <w:kern w:val="0"/>
          <w:sz w:val="24"/>
          <w:szCs w:val="24"/>
        </w:rPr>
        <w:t>))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C0"/>
          <w:kern w:val="0"/>
          <w:sz w:val="24"/>
          <w:szCs w:val="24"/>
        </w:rPr>
        <w:t>launch</w:t>
      </w:r>
      <w:r w:rsidRPr="00437E04">
        <w:rPr>
          <w:rFonts w:ascii="Century Schoolbook" w:hAnsi="Century Schoolbook" w:cs="Century Schoolbook"/>
          <w:color w:val="000000"/>
          <w:kern w:val="0"/>
          <w:sz w:val="24"/>
          <w:szCs w:val="24"/>
        </w:rPr>
        <w:t>.loadDictCache(DCacheEnum.</w:t>
      </w:r>
      <w:r w:rsidRPr="009E477B">
        <w:rPr>
          <w:rFonts w:ascii="Century Schoolbook" w:hAnsi="Century Schoolbook" w:cs="Century Schoolbook"/>
          <w:bCs/>
          <w:iCs/>
          <w:color w:val="0000C0"/>
          <w:kern w:val="0"/>
          <w:sz w:val="24"/>
          <w:szCs w:val="24"/>
        </w:rPr>
        <w:t>redisLock</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2A00FF"/>
          <w:kern w:val="0"/>
          <w:sz w:val="24"/>
          <w:szCs w:val="24"/>
        </w:rPr>
        <w:t>""</w:t>
      </w:r>
      <w:r w:rsidRPr="00437E04">
        <w:rPr>
          <w:rFonts w:ascii="Century Schoolbook" w:hAnsi="Century Schoolbook" w:cs="Century Schoolbook"/>
          <w:color w:val="000000"/>
          <w:kern w:val="0"/>
          <w:sz w:val="24"/>
          <w:szCs w:val="24"/>
        </w:rPr>
        <w:t>).del(</w:t>
      </w:r>
      <w:r w:rsidRPr="00437E04">
        <w:rPr>
          <w:rFonts w:ascii="Century Schoolbook" w:hAnsi="Century Schoolbook" w:cs="Century Schoolbook"/>
          <w:color w:val="0000C0"/>
          <w:kern w:val="0"/>
          <w:sz w:val="24"/>
          <w:szCs w:val="24"/>
        </w:rPr>
        <w:t>lockKey</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return</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true</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return</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5FBF"/>
          <w:kern w:val="0"/>
          <w:sz w:val="24"/>
          <w:szCs w:val="24"/>
        </w:rPr>
        <w:t>/**</w:t>
      </w:r>
    </w:p>
    <w:p w:rsidR="00437E04" w:rsidRPr="00437E04" w:rsidRDefault="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ab/>
        <w:t xml:space="preserve"> * </w:t>
      </w:r>
      <w:r w:rsidRPr="009E477B">
        <w:rPr>
          <w:rFonts w:ascii="Century Schoolbook" w:hAnsi="Century Schoolbook" w:cs="Century Schoolbook"/>
          <w:bCs/>
          <w:color w:val="7F9FBF"/>
          <w:kern w:val="0"/>
          <w:sz w:val="24"/>
          <w:szCs w:val="24"/>
        </w:rPr>
        <w:t>@</w:t>
      </w:r>
      <w:r w:rsidRPr="00437E04">
        <w:rPr>
          <w:rFonts w:ascii="Century Schoolbook" w:hAnsi="Century Schoolbook" w:cs="Century Schoolbook"/>
          <w:b/>
          <w:bCs/>
          <w:color w:val="7F9FBF"/>
          <w:kern w:val="0"/>
          <w:sz w:val="24"/>
          <w:szCs w:val="24"/>
        </w:rPr>
        <w:t>description</w:t>
      </w:r>
      <w:r w:rsidRPr="00437E04">
        <w:rPr>
          <w:rFonts w:ascii="Century Schoolbook" w:hAnsi="Century Schoolbook" w:cs="Century Schoolbook"/>
          <w:color w:val="3F5FBF"/>
          <w:kern w:val="0"/>
          <w:sz w:val="24"/>
          <w:szCs w:val="24"/>
        </w:rPr>
        <w:t xml:space="preserve">: </w:t>
      </w:r>
      <w:r w:rsidRPr="00437E04">
        <w:rPr>
          <w:rFonts w:ascii="Century Schoolbook" w:hAnsi="Century Schoolbook" w:cs="Century Schoolbook" w:hint="eastAsia"/>
          <w:color w:val="3F5FBF"/>
          <w:kern w:val="0"/>
          <w:sz w:val="24"/>
          <w:szCs w:val="24"/>
        </w:rPr>
        <w:t>线程等待时间</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ab/>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private</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void</w:t>
      </w:r>
      <w:r w:rsidRPr="00437E04">
        <w:rPr>
          <w:rFonts w:ascii="Century Schoolbook" w:hAnsi="Century Schoolbook" w:cs="Century Schoolbook"/>
          <w:color w:val="000000"/>
          <w:kern w:val="0"/>
          <w:sz w:val="24"/>
          <w:szCs w:val="24"/>
        </w:rPr>
        <w:t xml:space="preserve"> seleep(</w:t>
      </w:r>
      <w:r w:rsidRPr="009E477B">
        <w:rPr>
          <w:rFonts w:ascii="Century Schoolbook" w:hAnsi="Century Schoolbook" w:cs="Century Schoolbook"/>
          <w:bCs/>
          <w:color w:val="7F0055"/>
          <w:kern w:val="0"/>
          <w:sz w:val="24"/>
          <w:szCs w:val="24"/>
        </w:rPr>
        <w:t>long</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millis</w:t>
      </w:r>
      <w:r w:rsidRPr="00437E04">
        <w:rPr>
          <w:rFonts w:ascii="Century Schoolbook" w:hAnsi="Century Schoolbook" w:cs="Century Schoolbook"/>
          <w:color w:val="000000"/>
          <w:kern w:val="0"/>
          <w:sz w:val="24"/>
          <w:szCs w:val="24"/>
        </w:rPr>
        <w:t>)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try</w:t>
      </w: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Thread.</w:t>
      </w:r>
      <w:r w:rsidRPr="009E477B">
        <w:rPr>
          <w:rFonts w:ascii="Century Schoolbook" w:hAnsi="Century Schoolbook" w:cs="Century Schoolbook"/>
          <w:iCs/>
          <w:color w:val="000000"/>
          <w:kern w:val="0"/>
          <w:sz w:val="24"/>
          <w:szCs w:val="24"/>
        </w:rPr>
        <w:t>sleep</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6A3E3E"/>
          <w:kern w:val="0"/>
          <w:sz w:val="24"/>
          <w:szCs w:val="24"/>
        </w:rPr>
        <w:t>millis</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catch</w:t>
      </w:r>
      <w:r w:rsidRPr="00437E04">
        <w:rPr>
          <w:rFonts w:ascii="Century Schoolbook" w:hAnsi="Century Schoolbook" w:cs="Century Schoolbook"/>
          <w:color w:val="000000"/>
          <w:kern w:val="0"/>
          <w:sz w:val="24"/>
          <w:szCs w:val="24"/>
        </w:rPr>
        <w:t xml:space="preserve"> (InterruptedException </w:t>
      </w:r>
      <w:r w:rsidRPr="00437E04">
        <w:rPr>
          <w:rFonts w:ascii="Century Schoolbook" w:hAnsi="Century Schoolbook" w:cs="Century Schoolbook"/>
          <w:color w:val="6A3E3E"/>
          <w:kern w:val="0"/>
          <w:sz w:val="24"/>
          <w:szCs w:val="24"/>
        </w:rPr>
        <w:t>e</w:t>
      </w:r>
      <w:r w:rsidRPr="00437E04">
        <w:rPr>
          <w:rFonts w:ascii="Century Schoolbook" w:hAnsi="Century Schoolbook" w:cs="Century Schoolbook"/>
          <w:color w:val="000000"/>
          <w:kern w:val="0"/>
          <w:sz w:val="24"/>
          <w:szCs w:val="24"/>
        </w:rPr>
        <w:t>)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e</w:t>
      </w:r>
      <w:r w:rsidRPr="00437E04">
        <w:rPr>
          <w:rFonts w:ascii="Century Schoolbook" w:hAnsi="Century Schoolbook" w:cs="Century Schoolbook"/>
          <w:color w:val="000000"/>
          <w:kern w:val="0"/>
          <w:sz w:val="24"/>
          <w:szCs w:val="24"/>
        </w:rPr>
        <w:t>.printStackTrace();</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this</w:t>
      </w:r>
      <w:r w:rsidRPr="00437E04">
        <w:rPr>
          <w:rFonts w:ascii="Century Schoolbook" w:hAnsi="Century Schoolbook" w:cs="Century Schoolbook"/>
          <w:color w:val="000000"/>
          <w:kern w:val="0"/>
          <w:sz w:val="24"/>
          <w:szCs w:val="24"/>
        </w:rPr>
        <w:t>.getLogger(</w:t>
      </w:r>
      <w:r w:rsidRPr="009E477B">
        <w:rPr>
          <w:rFonts w:ascii="Century Schoolbook" w:hAnsi="Century Schoolbook" w:cs="Century Schoolbook"/>
          <w:bCs/>
          <w:color w:val="7F0055"/>
          <w:kern w:val="0"/>
          <w:sz w:val="24"/>
          <w:szCs w:val="24"/>
        </w:rPr>
        <w:t>null</w:t>
      </w:r>
      <w:r w:rsidRPr="00437E04">
        <w:rPr>
          <w:rFonts w:ascii="Century Schoolbook" w:hAnsi="Century Schoolbook" w:cs="Century Schoolbook"/>
          <w:color w:val="000000"/>
          <w:kern w:val="0"/>
          <w:sz w:val="24"/>
          <w:szCs w:val="24"/>
        </w:rPr>
        <w:t>).sysoutInfo(</w:t>
      </w:r>
      <w:r w:rsidRPr="009E477B">
        <w:rPr>
          <w:rFonts w:ascii="Century Schoolbook" w:hAnsi="Century Schoolbook" w:cs="Century Schoolbook"/>
          <w:bCs/>
          <w:color w:val="7F0055"/>
          <w:kern w:val="0"/>
          <w:sz w:val="24"/>
          <w:szCs w:val="24"/>
        </w:rPr>
        <w:t>this</w:t>
      </w:r>
      <w:r w:rsidRPr="00437E04">
        <w:rPr>
          <w:rFonts w:ascii="Century Schoolbook" w:hAnsi="Century Schoolbook" w:cs="Century Schoolbook"/>
          <w:color w:val="000000"/>
          <w:kern w:val="0"/>
          <w:sz w:val="24"/>
          <w:szCs w:val="24"/>
        </w:rPr>
        <w:t xml:space="preserve">.getInfo(300010111), </w:t>
      </w:r>
      <w:r w:rsidRPr="009E477B">
        <w:rPr>
          <w:rFonts w:ascii="Century Schoolbook" w:hAnsi="Century Schoolbook" w:cs="Century Schoolbook"/>
          <w:bCs/>
          <w:color w:val="7F0055"/>
          <w:kern w:val="0"/>
          <w:sz w:val="24"/>
          <w:szCs w:val="24"/>
        </w:rPr>
        <w:t>this</w:t>
      </w:r>
      <w:r w:rsidRPr="00437E04">
        <w:rPr>
          <w:rFonts w:ascii="Century Schoolbook" w:hAnsi="Century Schoolbook" w:cs="Century Schoolbook"/>
          <w:color w:val="000000"/>
          <w:kern w:val="0"/>
          <w:sz w:val="24"/>
          <w:szCs w:val="24"/>
        </w:rPr>
        <w:t xml:space="preserve">.getClass()); </w:t>
      </w:r>
      <w:r w:rsidRPr="00437E04">
        <w:rPr>
          <w:rFonts w:ascii="Century Schoolbook" w:hAnsi="Century Schoolbook" w:cs="Century Schoolbook"/>
          <w:color w:val="3F7F5F"/>
          <w:kern w:val="0"/>
          <w:sz w:val="24"/>
          <w:szCs w:val="24"/>
        </w:rPr>
        <w:t>// 300010111=</w:t>
      </w:r>
      <w:r w:rsidRPr="009E477B">
        <w:rPr>
          <w:rFonts w:ascii="Century Schoolbook" w:hAnsi="Century Schoolbook" w:cs="Century Schoolbook"/>
          <w:color w:val="3F7F5F"/>
          <w:kern w:val="0"/>
          <w:sz w:val="24"/>
          <w:szCs w:val="24"/>
        </w:rPr>
        <w:t>Redis</w:t>
      </w:r>
      <w:r w:rsidRPr="00437E04">
        <w:rPr>
          <w:rFonts w:ascii="Century Schoolbook" w:hAnsi="Century Schoolbook" w:cs="Century Schoolbook" w:hint="eastAsia"/>
          <w:color w:val="3F7F5F"/>
          <w:kern w:val="0"/>
          <w:sz w:val="24"/>
          <w:szCs w:val="24"/>
        </w:rPr>
        <w:t>分布式锁休眠被中断</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w:t>
      </w:r>
    </w:p>
    <w:p w:rsidR="00437E04" w:rsidRPr="00437E04" w:rsidRDefault="00437E04" w:rsidP="00146EE2">
      <w:pPr>
        <w:rPr>
          <w:rFonts w:ascii="Century Schoolbook" w:hAnsi="Century Schoolbook"/>
        </w:rPr>
      </w:pP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9E477B">
        <w:rPr>
          <w:rFonts w:ascii="Century Schoolbook" w:hAnsi="Century Schoolbook" w:hint="eastAsia"/>
          <w:b/>
        </w:rPr>
        <w:t>使用方式</w:t>
      </w:r>
      <w:r>
        <w:rPr>
          <w:rFonts w:ascii="Century Schoolbook" w:hAnsi="Century Schoolbook" w:hint="eastAsia"/>
        </w:rPr>
        <w:t>：</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9E477B">
        <w:rPr>
          <w:rFonts w:ascii="Century Schoolbook" w:hAnsi="Century Schoolbook" w:cs="Century Schoolbook"/>
          <w:bCs/>
          <w:color w:val="7F0055"/>
          <w:kern w:val="0"/>
          <w:sz w:val="24"/>
          <w:szCs w:val="24"/>
        </w:rPr>
        <w:t>public</w:t>
      </w:r>
      <w:r w:rsidRPr="008C4859">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void</w:t>
      </w:r>
      <w:r w:rsidRPr="008C4859">
        <w:rPr>
          <w:rFonts w:ascii="Century Schoolbook" w:hAnsi="Century Schoolbook" w:cs="Century Schoolbook"/>
          <w:color w:val="000000"/>
          <w:kern w:val="0"/>
          <w:sz w:val="24"/>
          <w:szCs w:val="24"/>
        </w:rPr>
        <w:t xml:space="preserve"> howToUse() {</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t xml:space="preserve">DistributeLockRedis </w:t>
      </w:r>
      <w:r w:rsidRPr="008C4859">
        <w:rPr>
          <w:rFonts w:ascii="Century Schoolbook" w:hAnsi="Century Schoolbook" w:cs="Century Schoolbook"/>
          <w:color w:val="6A3E3E"/>
          <w:kern w:val="0"/>
          <w:sz w:val="24"/>
          <w:szCs w:val="24"/>
        </w:rPr>
        <w:t>lock</w:t>
      </w:r>
      <w:r w:rsidRPr="008C4859">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new</w:t>
      </w:r>
      <w:r w:rsidRPr="008C4859">
        <w:rPr>
          <w:rFonts w:ascii="Century Schoolbook" w:hAnsi="Century Schoolbook" w:cs="Century Schoolbook"/>
          <w:color w:val="000000"/>
          <w:kern w:val="0"/>
          <w:sz w:val="24"/>
          <w:szCs w:val="24"/>
        </w:rPr>
        <w:t xml:space="preserve"> DistributeLockRedis(</w:t>
      </w:r>
      <w:r w:rsidRPr="008C4859">
        <w:rPr>
          <w:rFonts w:ascii="Century Schoolbook" w:hAnsi="Century Schoolbook" w:cs="Century Schoolbook"/>
          <w:color w:val="2A00FF"/>
          <w:kern w:val="0"/>
          <w:sz w:val="24"/>
          <w:szCs w:val="24"/>
        </w:rPr>
        <w:t>"redis-lock-key"</w:t>
      </w:r>
      <w:r w:rsidRPr="008C4859">
        <w:rPr>
          <w:rFonts w:ascii="Century Schoolbook" w:hAnsi="Century Schoolbook" w:cs="Century Schoolbook"/>
          <w:color w:val="000000"/>
          <w:kern w:val="0"/>
          <w:sz w:val="24"/>
          <w:szCs w:val="24"/>
        </w:rPr>
        <w:t xml:space="preserve"> , 300 , 200);</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try</w:t>
      </w:r>
      <w:r w:rsidRPr="008C4859">
        <w:rPr>
          <w:rFonts w:ascii="Century Schoolbook" w:hAnsi="Century Schoolbook" w:cs="Century Schoolbook"/>
          <w:color w:val="000000"/>
          <w:kern w:val="0"/>
          <w:sz w:val="24"/>
          <w:szCs w:val="24"/>
        </w:rPr>
        <w:t xml:space="preserve"> {</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long</w:t>
      </w:r>
      <w:r w:rsidRPr="008C4859">
        <w:rPr>
          <w:rFonts w:ascii="Century Schoolbook" w:hAnsi="Century Schoolbook" w:cs="Century Schoolbook"/>
          <w:color w:val="000000"/>
          <w:kern w:val="0"/>
          <w:sz w:val="24"/>
          <w:szCs w:val="24"/>
        </w:rPr>
        <w:t xml:space="preserve"> </w:t>
      </w:r>
      <w:r w:rsidRPr="008C4859">
        <w:rPr>
          <w:rFonts w:ascii="Century Schoolbook" w:hAnsi="Century Schoolbook" w:cs="Century Schoolbook"/>
          <w:color w:val="6A3E3E"/>
          <w:kern w:val="0"/>
          <w:sz w:val="24"/>
          <w:szCs w:val="24"/>
        </w:rPr>
        <w:t>now</w:t>
      </w:r>
      <w:r w:rsidRPr="008C4859">
        <w:rPr>
          <w:rFonts w:ascii="Century Schoolbook" w:hAnsi="Century Schoolbook" w:cs="Century Schoolbook"/>
          <w:color w:val="000000"/>
          <w:kern w:val="0"/>
          <w:sz w:val="24"/>
          <w:szCs w:val="24"/>
        </w:rPr>
        <w:t xml:space="preserve"> = System.</w:t>
      </w:r>
      <w:r w:rsidRPr="009E477B">
        <w:rPr>
          <w:rFonts w:ascii="Century Schoolbook" w:hAnsi="Century Schoolbook" w:cs="Century Schoolbook"/>
          <w:iCs/>
          <w:color w:val="000000"/>
          <w:kern w:val="0"/>
          <w:sz w:val="24"/>
          <w:szCs w:val="24"/>
        </w:rPr>
        <w:t>currentTimeMillis</w:t>
      </w:r>
      <w:r w:rsidRPr="008C4859">
        <w:rPr>
          <w:rFonts w:ascii="Century Schoolbook" w:hAnsi="Century Schoolbook" w:cs="Century Schoolbook"/>
          <w:color w:val="000000"/>
          <w:kern w:val="0"/>
          <w:sz w:val="24"/>
          <w:szCs w:val="24"/>
        </w:rPr>
        <w:t>();</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if</w:t>
      </w:r>
      <w:r w:rsidRPr="008C4859">
        <w:rPr>
          <w:rFonts w:ascii="Century Schoolbook" w:hAnsi="Century Schoolbook" w:cs="Century Schoolbook"/>
          <w:color w:val="000000"/>
          <w:kern w:val="0"/>
          <w:sz w:val="24"/>
          <w:szCs w:val="24"/>
        </w:rPr>
        <w:t xml:space="preserve"> (</w:t>
      </w:r>
      <w:r w:rsidRPr="008C4859">
        <w:rPr>
          <w:rFonts w:ascii="Century Schoolbook" w:hAnsi="Century Schoolbook" w:cs="Century Schoolbook"/>
          <w:color w:val="6A3E3E"/>
          <w:kern w:val="0"/>
          <w:sz w:val="24"/>
          <w:szCs w:val="24"/>
        </w:rPr>
        <w:t>lock</w:t>
      </w:r>
      <w:r w:rsidRPr="008C4859">
        <w:rPr>
          <w:rFonts w:ascii="Century Schoolbook" w:hAnsi="Century Schoolbook" w:cs="Century Schoolbook"/>
          <w:color w:val="000000"/>
          <w:kern w:val="0"/>
          <w:sz w:val="24"/>
          <w:szCs w:val="24"/>
        </w:rPr>
        <w:t>.tryLock()) {</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3F7F5F"/>
          <w:kern w:val="0"/>
          <w:sz w:val="24"/>
          <w:szCs w:val="24"/>
        </w:rPr>
        <w:t xml:space="preserve">// </w:t>
      </w:r>
      <w:r w:rsidRPr="009E477B">
        <w:rPr>
          <w:rFonts w:ascii="Century Schoolbook" w:hAnsi="Century Schoolbook" w:cs="Century Schoolbook"/>
          <w:bCs/>
          <w:color w:val="7F9FBF"/>
          <w:kern w:val="0"/>
          <w:sz w:val="24"/>
          <w:szCs w:val="24"/>
        </w:rPr>
        <w:t>TODO</w:t>
      </w:r>
      <w:r w:rsidRPr="008C4859">
        <w:rPr>
          <w:rFonts w:ascii="Century Schoolbook" w:hAnsi="Century Schoolbook" w:cs="Century Schoolbook"/>
          <w:color w:val="3F7F5F"/>
          <w:kern w:val="0"/>
          <w:sz w:val="24"/>
          <w:szCs w:val="24"/>
        </w:rPr>
        <w:t xml:space="preserve"> </w:t>
      </w:r>
      <w:r w:rsidRPr="008C4859">
        <w:rPr>
          <w:rFonts w:ascii="Century Schoolbook" w:hAnsi="Century Schoolbook" w:cs="Century Schoolbook" w:hint="eastAsia"/>
          <w:color w:val="3F7F5F"/>
          <w:kern w:val="0"/>
          <w:sz w:val="24"/>
          <w:szCs w:val="24"/>
        </w:rPr>
        <w:t>获取到锁要执行的代码块，这里主要写你的业务代码</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t>System.</w:t>
      </w:r>
      <w:r w:rsidRPr="009E477B">
        <w:rPr>
          <w:rFonts w:ascii="Century Schoolbook" w:hAnsi="Century Schoolbook" w:cs="Century Schoolbook"/>
          <w:bCs/>
          <w:iCs/>
          <w:color w:val="0000C0"/>
          <w:kern w:val="0"/>
          <w:sz w:val="24"/>
          <w:szCs w:val="24"/>
        </w:rPr>
        <w:t>out</w:t>
      </w:r>
      <w:r w:rsidRPr="008C4859">
        <w:rPr>
          <w:rFonts w:ascii="Century Schoolbook" w:hAnsi="Century Schoolbook" w:cs="Century Schoolbook"/>
          <w:color w:val="000000"/>
          <w:kern w:val="0"/>
          <w:sz w:val="24"/>
          <w:szCs w:val="24"/>
        </w:rPr>
        <w:t>.println(</w:t>
      </w:r>
      <w:r w:rsidRPr="008C4859">
        <w:rPr>
          <w:rFonts w:ascii="Century Schoolbook" w:hAnsi="Century Schoolbook" w:cs="Century Schoolbook"/>
          <w:color w:val="6A3E3E"/>
          <w:kern w:val="0"/>
          <w:sz w:val="24"/>
          <w:szCs w:val="24"/>
        </w:rPr>
        <w:t>now</w:t>
      </w:r>
      <w:r w:rsidRPr="008C4859">
        <w:rPr>
          <w:rFonts w:ascii="Century Schoolbook" w:hAnsi="Century Schoolbook" w:cs="Century Schoolbook"/>
          <w:color w:val="000000"/>
          <w:kern w:val="0"/>
          <w:sz w:val="24"/>
          <w:szCs w:val="24"/>
        </w:rPr>
        <w:t>);</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else</w:t>
      </w:r>
      <w:r w:rsidRPr="008C4859">
        <w:rPr>
          <w:rFonts w:ascii="Century Schoolbook" w:hAnsi="Century Schoolbook" w:cs="Century Schoolbook"/>
          <w:color w:val="000000"/>
          <w:kern w:val="0"/>
          <w:sz w:val="24"/>
          <w:szCs w:val="24"/>
        </w:rPr>
        <w:t xml:space="preserve"> {</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3F7F5F"/>
          <w:kern w:val="0"/>
          <w:sz w:val="24"/>
          <w:szCs w:val="24"/>
        </w:rPr>
        <w:t xml:space="preserve">// </w:t>
      </w:r>
      <w:r w:rsidRPr="009E477B">
        <w:rPr>
          <w:rFonts w:ascii="Century Schoolbook" w:hAnsi="Century Schoolbook" w:cs="Century Schoolbook"/>
          <w:bCs/>
          <w:color w:val="7F9FBF"/>
          <w:kern w:val="0"/>
          <w:sz w:val="24"/>
          <w:szCs w:val="24"/>
        </w:rPr>
        <w:t>TODO</w:t>
      </w:r>
      <w:r w:rsidRPr="008C4859">
        <w:rPr>
          <w:rFonts w:ascii="Century Schoolbook" w:hAnsi="Century Schoolbook" w:cs="Century Schoolbook"/>
          <w:color w:val="3F7F5F"/>
          <w:kern w:val="0"/>
          <w:sz w:val="24"/>
          <w:szCs w:val="24"/>
        </w:rPr>
        <w:t xml:space="preserve"> </w:t>
      </w:r>
      <w:r w:rsidRPr="008C4859">
        <w:rPr>
          <w:rFonts w:ascii="Century Schoolbook" w:hAnsi="Century Schoolbook" w:cs="Century Schoolbook" w:hint="eastAsia"/>
          <w:color w:val="3F7F5F"/>
          <w:kern w:val="0"/>
          <w:sz w:val="24"/>
          <w:szCs w:val="24"/>
        </w:rPr>
        <w:t>没有获取到锁要执行的代码块，通常不做任何处理</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t>}</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catch</w:t>
      </w:r>
      <w:r w:rsidRPr="008C4859">
        <w:rPr>
          <w:rFonts w:ascii="Century Schoolbook" w:hAnsi="Century Schoolbook" w:cs="Century Schoolbook"/>
          <w:color w:val="000000"/>
          <w:kern w:val="0"/>
          <w:sz w:val="24"/>
          <w:szCs w:val="24"/>
        </w:rPr>
        <w:t xml:space="preserve"> (Exception </w:t>
      </w:r>
      <w:r w:rsidRPr="008C4859">
        <w:rPr>
          <w:rFonts w:ascii="Century Schoolbook" w:hAnsi="Century Schoolbook" w:cs="Century Schoolbook"/>
          <w:color w:val="6A3E3E"/>
          <w:kern w:val="0"/>
          <w:sz w:val="24"/>
          <w:szCs w:val="24"/>
        </w:rPr>
        <w:t>e</w:t>
      </w:r>
      <w:r w:rsidRPr="008C4859">
        <w:rPr>
          <w:rFonts w:ascii="Century Schoolbook" w:hAnsi="Century Schoolbook" w:cs="Century Schoolbook"/>
          <w:color w:val="000000"/>
          <w:kern w:val="0"/>
          <w:sz w:val="24"/>
          <w:szCs w:val="24"/>
        </w:rPr>
        <w:t>) {</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6A3E3E"/>
          <w:kern w:val="0"/>
          <w:sz w:val="24"/>
          <w:szCs w:val="24"/>
        </w:rPr>
        <w:t>e</w:t>
      </w:r>
      <w:r w:rsidRPr="008C4859">
        <w:rPr>
          <w:rFonts w:ascii="Century Schoolbook" w:hAnsi="Century Schoolbook" w:cs="Century Schoolbook"/>
          <w:color w:val="000000"/>
          <w:kern w:val="0"/>
          <w:sz w:val="24"/>
          <w:szCs w:val="24"/>
        </w:rPr>
        <w:t>.printStackTrace();</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finally</w:t>
      </w:r>
      <w:r w:rsidRPr="008C4859">
        <w:rPr>
          <w:rFonts w:ascii="Century Schoolbook" w:hAnsi="Century Schoolbook" w:cs="Century Schoolbook"/>
          <w:color w:val="000000"/>
          <w:kern w:val="0"/>
          <w:sz w:val="24"/>
          <w:szCs w:val="24"/>
        </w:rPr>
        <w:t xml:space="preserve"> {</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6A3E3E"/>
          <w:kern w:val="0"/>
          <w:sz w:val="24"/>
          <w:szCs w:val="24"/>
        </w:rPr>
        <w:t>lock</w:t>
      </w:r>
      <w:r w:rsidRPr="008C4859">
        <w:rPr>
          <w:rFonts w:ascii="Century Schoolbook" w:hAnsi="Century Schoolbook" w:cs="Century Schoolbook"/>
          <w:color w:val="000000"/>
          <w:kern w:val="0"/>
          <w:sz w:val="24"/>
          <w:szCs w:val="24"/>
        </w:rPr>
        <w:t>.unlock();</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t>}</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w:t>
      </w:r>
    </w:p>
    <w:p w:rsidR="00437E04" w:rsidRDefault="00437E04" w:rsidP="00146EE2">
      <w:pPr>
        <w:rPr>
          <w:rFonts w:ascii="Century Schoolbook" w:hAnsi="Century Schoolbook"/>
        </w:rPr>
      </w:pPr>
    </w:p>
    <w:p w:rsidR="00437E04" w:rsidRDefault="0095433F" w:rsidP="009E477B">
      <w:pPr>
        <w:pStyle w:val="Tip3"/>
      </w:pPr>
      <w:r w:rsidRPr="001F2D74">
        <w:t>Redisson</w:t>
      </w:r>
      <w:r>
        <w:t>分布式锁</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9E477B">
        <w:rPr>
          <w:rFonts w:ascii="Century Schoolbook" w:hAnsi="Century Schoolbook" w:cs="Century Schoolbook"/>
          <w:bCs/>
          <w:color w:val="7F0055"/>
          <w:kern w:val="0"/>
          <w:sz w:val="24"/>
          <w:szCs w:val="24"/>
        </w:rPr>
        <w:t>public</w:t>
      </w:r>
      <w:r w:rsidRPr="008F23E8">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void</w:t>
      </w:r>
      <w:r w:rsidRPr="008F23E8">
        <w:rPr>
          <w:rFonts w:ascii="Century Schoolbook" w:hAnsi="Century Schoolbook" w:cs="Century Schoolbook"/>
          <w:color w:val="000000"/>
          <w:kern w:val="0"/>
          <w:sz w:val="24"/>
          <w:szCs w:val="24"/>
        </w:rPr>
        <w:t xml:space="preserve"> testRedissonLock() {</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t xml:space="preserve"> </w:t>
      </w:r>
      <w:r w:rsidRPr="008F23E8">
        <w:rPr>
          <w:rFonts w:ascii="Century Schoolbook" w:hAnsi="Century Schoolbook" w:cs="Century Schoolbook"/>
          <w:color w:val="3F7F5F"/>
          <w:kern w:val="0"/>
          <w:sz w:val="24"/>
          <w:szCs w:val="24"/>
        </w:rPr>
        <w:t>// RLock</w:t>
      </w:r>
      <w:r w:rsidRPr="008F23E8">
        <w:rPr>
          <w:rFonts w:ascii="Century Schoolbook" w:hAnsi="Century Schoolbook" w:cs="Century Schoolbook" w:hint="eastAsia"/>
          <w:color w:val="3F7F5F"/>
          <w:kern w:val="0"/>
          <w:sz w:val="24"/>
          <w:szCs w:val="24"/>
        </w:rPr>
        <w:t>类还有很多种锁的实现，请参考</w:t>
      </w:r>
      <w:r w:rsidRPr="008F23E8">
        <w:rPr>
          <w:rFonts w:ascii="Century Schoolbook" w:hAnsi="Century Schoolbook" w:cs="Century Schoolbook"/>
          <w:color w:val="3F7F5F"/>
          <w:kern w:val="0"/>
          <w:sz w:val="24"/>
          <w:szCs w:val="24"/>
        </w:rPr>
        <w:t>API</w:t>
      </w:r>
      <w:r w:rsidRPr="008F23E8">
        <w:rPr>
          <w:rFonts w:ascii="Century Schoolbook" w:hAnsi="Century Schoolbook" w:cs="Century Schoolbook" w:hint="eastAsia"/>
          <w:color w:val="3F7F5F"/>
          <w:kern w:val="0"/>
          <w:sz w:val="24"/>
          <w:szCs w:val="24"/>
        </w:rPr>
        <w:t>文档。</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t xml:space="preserve">RLock </w:t>
      </w:r>
      <w:r w:rsidRPr="008F23E8">
        <w:rPr>
          <w:rFonts w:ascii="Century Schoolbook" w:hAnsi="Century Schoolbook" w:cs="Century Schoolbook"/>
          <w:color w:val="6A3E3E"/>
          <w:kern w:val="0"/>
          <w:sz w:val="24"/>
          <w:szCs w:val="24"/>
        </w:rPr>
        <w:t>disLock</w:t>
      </w:r>
      <w:r w:rsidRPr="008F23E8">
        <w:rPr>
          <w:rFonts w:ascii="Century Schoolbook" w:hAnsi="Century Schoolbook" w:cs="Century Schoolbook"/>
          <w:color w:val="000000"/>
          <w:kern w:val="0"/>
          <w:sz w:val="24"/>
          <w:szCs w:val="24"/>
        </w:rPr>
        <w:t xml:space="preserve"> = RedissonLock.</w:t>
      </w:r>
      <w:r w:rsidRPr="009E477B">
        <w:rPr>
          <w:rFonts w:ascii="Century Schoolbook" w:hAnsi="Century Schoolbook" w:cs="Century Schoolbook"/>
          <w:iCs/>
          <w:color w:val="000000"/>
          <w:kern w:val="0"/>
          <w:sz w:val="24"/>
          <w:szCs w:val="24"/>
        </w:rPr>
        <w:t>getInstance</w:t>
      </w:r>
      <w:r w:rsidRPr="008F23E8">
        <w:rPr>
          <w:rFonts w:ascii="Century Schoolbook" w:hAnsi="Century Schoolbook" w:cs="Century Schoolbook"/>
          <w:color w:val="000000"/>
          <w:kern w:val="0"/>
          <w:sz w:val="24"/>
          <w:szCs w:val="24"/>
        </w:rPr>
        <w:t>().getRedissonClient().getLock(</w:t>
      </w:r>
      <w:r w:rsidRPr="008F23E8">
        <w:rPr>
          <w:rFonts w:ascii="Century Schoolbook" w:hAnsi="Century Schoolbook" w:cs="Century Schoolbook"/>
          <w:color w:val="2A00FF"/>
          <w:kern w:val="0"/>
          <w:sz w:val="24"/>
          <w:szCs w:val="24"/>
        </w:rPr>
        <w:t>"lock-key"</w:t>
      </w:r>
      <w:r w:rsidRPr="008F23E8">
        <w:rPr>
          <w:rFonts w:ascii="Century Schoolbook" w:hAnsi="Century Schoolbook" w:cs="Century Schoolbook"/>
          <w:color w:val="000000"/>
          <w:kern w:val="0"/>
          <w:sz w:val="24"/>
          <w:szCs w:val="24"/>
        </w:rPr>
        <w:t>);</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try</w:t>
      </w:r>
      <w:r w:rsidRPr="008F23E8">
        <w:rPr>
          <w:rFonts w:ascii="Century Schoolbook" w:hAnsi="Century Schoolbook" w:cs="Century Schoolbook"/>
          <w:color w:val="000000"/>
          <w:kern w:val="0"/>
          <w:sz w:val="24"/>
          <w:szCs w:val="24"/>
        </w:rPr>
        <w:t xml:space="preserve"> {</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t xml:space="preserve">    </w:t>
      </w:r>
      <w:r w:rsidRPr="008F23E8">
        <w:rPr>
          <w:rFonts w:ascii="Century Schoolbook" w:hAnsi="Century Schoolbook" w:cs="Century Schoolbook"/>
          <w:color w:val="3F7F5F"/>
          <w:kern w:val="0"/>
          <w:sz w:val="24"/>
          <w:szCs w:val="24"/>
        </w:rPr>
        <w:t xml:space="preserve">// </w:t>
      </w:r>
      <w:r w:rsidRPr="008F23E8">
        <w:rPr>
          <w:rFonts w:ascii="Century Schoolbook" w:hAnsi="Century Schoolbook" w:cs="Century Schoolbook" w:hint="eastAsia"/>
          <w:color w:val="3F7F5F"/>
          <w:kern w:val="0"/>
          <w:sz w:val="24"/>
          <w:szCs w:val="24"/>
        </w:rPr>
        <w:t>尝试获取分布式锁</w:t>
      </w:r>
      <w:r w:rsidRPr="008F23E8">
        <w:rPr>
          <w:rFonts w:ascii="Century Schoolbook" w:hAnsi="Century Schoolbook" w:cs="Century Schoolbook"/>
          <w:color w:val="3F7F5F"/>
          <w:kern w:val="0"/>
          <w:sz w:val="24"/>
          <w:szCs w:val="24"/>
        </w:rPr>
        <w:t>|</w:t>
      </w:r>
      <w:r w:rsidRPr="008F23E8">
        <w:rPr>
          <w:rFonts w:ascii="Century Schoolbook" w:hAnsi="Century Schoolbook" w:cs="Century Schoolbook" w:hint="eastAsia"/>
          <w:color w:val="3F7F5F"/>
          <w:kern w:val="0"/>
          <w:sz w:val="24"/>
          <w:szCs w:val="24"/>
        </w:rPr>
        <w:t>第一个参数是等待时间，</w:t>
      </w:r>
      <w:r w:rsidRPr="008F23E8">
        <w:rPr>
          <w:rFonts w:ascii="Century Schoolbook" w:hAnsi="Century Schoolbook" w:cs="Century Schoolbook"/>
          <w:color w:val="3F7F5F"/>
          <w:kern w:val="0"/>
          <w:sz w:val="24"/>
          <w:szCs w:val="24"/>
        </w:rPr>
        <w:t>5</w:t>
      </w:r>
      <w:r w:rsidRPr="008F23E8">
        <w:rPr>
          <w:rFonts w:ascii="Century Schoolbook" w:hAnsi="Century Schoolbook" w:cs="Century Schoolbook" w:hint="eastAsia"/>
          <w:color w:val="3F7F5F"/>
          <w:kern w:val="0"/>
          <w:sz w:val="24"/>
          <w:szCs w:val="24"/>
        </w:rPr>
        <w:t>秒内获取不到锁，则直接返回。</w:t>
      </w:r>
      <w:r w:rsidRPr="008F23E8">
        <w:rPr>
          <w:rFonts w:ascii="Century Schoolbook" w:hAnsi="Century Schoolbook" w:cs="Century Schoolbook"/>
          <w:color w:val="3F7F5F"/>
          <w:kern w:val="0"/>
          <w:sz w:val="24"/>
          <w:szCs w:val="24"/>
        </w:rPr>
        <w:t xml:space="preserve"> </w:t>
      </w:r>
      <w:r w:rsidRPr="008F23E8">
        <w:rPr>
          <w:rFonts w:ascii="Century Schoolbook" w:hAnsi="Century Schoolbook" w:cs="Century Schoolbook" w:hint="eastAsia"/>
          <w:color w:val="3F7F5F"/>
          <w:kern w:val="0"/>
          <w:sz w:val="24"/>
          <w:szCs w:val="24"/>
        </w:rPr>
        <w:t>第二个参数</w:t>
      </w:r>
      <w:r w:rsidRPr="008F23E8">
        <w:rPr>
          <w:rFonts w:ascii="Century Schoolbook" w:hAnsi="Century Schoolbook" w:cs="Century Schoolbook"/>
          <w:color w:val="3F7F5F"/>
          <w:kern w:val="0"/>
          <w:sz w:val="24"/>
          <w:szCs w:val="24"/>
        </w:rPr>
        <w:t xml:space="preserve"> 60</w:t>
      </w:r>
      <w:r w:rsidRPr="008F23E8">
        <w:rPr>
          <w:rFonts w:ascii="Century Schoolbook" w:hAnsi="Century Schoolbook" w:cs="Century Schoolbook" w:hint="eastAsia"/>
          <w:color w:val="3F7F5F"/>
          <w:kern w:val="0"/>
          <w:sz w:val="24"/>
          <w:szCs w:val="24"/>
        </w:rPr>
        <w:t>是</w:t>
      </w:r>
      <w:r w:rsidRPr="008F23E8">
        <w:rPr>
          <w:rFonts w:ascii="Century Schoolbook" w:hAnsi="Century Schoolbook" w:cs="Century Schoolbook"/>
          <w:color w:val="3F7F5F"/>
          <w:kern w:val="0"/>
          <w:sz w:val="24"/>
          <w:szCs w:val="24"/>
        </w:rPr>
        <w:t>60</w:t>
      </w:r>
      <w:r w:rsidRPr="008F23E8">
        <w:rPr>
          <w:rFonts w:ascii="Century Schoolbook" w:hAnsi="Century Schoolbook" w:cs="Century Schoolbook" w:hint="eastAsia"/>
          <w:color w:val="3F7F5F"/>
          <w:kern w:val="0"/>
          <w:sz w:val="24"/>
          <w:szCs w:val="24"/>
        </w:rPr>
        <w:t>秒后强制释放</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r>
      <w:r w:rsidRPr="008F23E8">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boolean</w:t>
      </w:r>
      <w:r w:rsidRPr="008F23E8">
        <w:rPr>
          <w:rFonts w:ascii="Century Schoolbook" w:hAnsi="Century Schoolbook" w:cs="Century Schoolbook"/>
          <w:color w:val="000000"/>
          <w:kern w:val="0"/>
          <w:sz w:val="24"/>
          <w:szCs w:val="24"/>
        </w:rPr>
        <w:t xml:space="preserve"> </w:t>
      </w:r>
      <w:r w:rsidRPr="008F23E8">
        <w:rPr>
          <w:rFonts w:ascii="Century Schoolbook" w:hAnsi="Century Schoolbook" w:cs="Century Schoolbook"/>
          <w:color w:val="6A3E3E"/>
          <w:kern w:val="0"/>
          <w:sz w:val="24"/>
          <w:szCs w:val="24"/>
        </w:rPr>
        <w:t>isLock</w:t>
      </w:r>
      <w:r w:rsidRPr="008F23E8">
        <w:rPr>
          <w:rFonts w:ascii="Century Schoolbook" w:hAnsi="Century Schoolbook" w:cs="Century Schoolbook"/>
          <w:color w:val="000000"/>
          <w:kern w:val="0"/>
          <w:sz w:val="24"/>
          <w:szCs w:val="24"/>
        </w:rPr>
        <w:t xml:space="preserve"> = </w:t>
      </w:r>
      <w:r w:rsidRPr="008F23E8">
        <w:rPr>
          <w:rFonts w:ascii="Century Schoolbook" w:hAnsi="Century Schoolbook" w:cs="Century Schoolbook"/>
          <w:color w:val="6A3E3E"/>
          <w:kern w:val="0"/>
          <w:sz w:val="24"/>
          <w:szCs w:val="24"/>
        </w:rPr>
        <w:t>disLock</w:t>
      </w:r>
      <w:r w:rsidRPr="008F23E8">
        <w:rPr>
          <w:rFonts w:ascii="Century Schoolbook" w:hAnsi="Century Schoolbook" w:cs="Century Schoolbook"/>
          <w:color w:val="000000"/>
          <w:kern w:val="0"/>
          <w:sz w:val="24"/>
          <w:szCs w:val="24"/>
        </w:rPr>
        <w:t>.tryLock(5L, 60L, TimeUnit.</w:t>
      </w:r>
      <w:r w:rsidRPr="009E477B">
        <w:rPr>
          <w:rFonts w:ascii="Century Schoolbook" w:hAnsi="Century Schoolbook" w:cs="Century Schoolbook"/>
          <w:bCs/>
          <w:iCs/>
          <w:color w:val="0000C0"/>
          <w:kern w:val="0"/>
          <w:sz w:val="24"/>
          <w:szCs w:val="24"/>
        </w:rPr>
        <w:t>SECONDS</w:t>
      </w:r>
      <w:r w:rsidRPr="008F23E8">
        <w:rPr>
          <w:rFonts w:ascii="Century Schoolbook" w:hAnsi="Century Schoolbook" w:cs="Century Schoolbook"/>
          <w:color w:val="000000"/>
          <w:kern w:val="0"/>
          <w:sz w:val="24"/>
          <w:szCs w:val="24"/>
        </w:rPr>
        <w:t>);</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if</w:t>
      </w:r>
      <w:r w:rsidRPr="008F23E8">
        <w:rPr>
          <w:rFonts w:ascii="Century Schoolbook" w:hAnsi="Century Schoolbook" w:cs="Century Schoolbook"/>
          <w:color w:val="000000"/>
          <w:kern w:val="0"/>
          <w:sz w:val="24"/>
          <w:szCs w:val="24"/>
        </w:rPr>
        <w:t xml:space="preserve"> (</w:t>
      </w:r>
      <w:r w:rsidRPr="008F23E8">
        <w:rPr>
          <w:rFonts w:ascii="Century Schoolbook" w:hAnsi="Century Schoolbook" w:cs="Century Schoolbook"/>
          <w:color w:val="6A3E3E"/>
          <w:kern w:val="0"/>
          <w:sz w:val="24"/>
          <w:szCs w:val="24"/>
        </w:rPr>
        <w:t>isLock</w:t>
      </w:r>
      <w:r w:rsidRPr="008F23E8">
        <w:rPr>
          <w:rFonts w:ascii="Century Schoolbook" w:hAnsi="Century Schoolbook" w:cs="Century Schoolbook"/>
          <w:color w:val="000000"/>
          <w:kern w:val="0"/>
          <w:sz w:val="24"/>
          <w:szCs w:val="24"/>
        </w:rPr>
        <w:t>) {</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t xml:space="preserve">        </w:t>
      </w:r>
      <w:r w:rsidRPr="008F23E8">
        <w:rPr>
          <w:rFonts w:ascii="Century Schoolbook" w:hAnsi="Century Schoolbook" w:cs="Century Schoolbook"/>
          <w:color w:val="3F7F5F"/>
          <w:kern w:val="0"/>
          <w:sz w:val="24"/>
          <w:szCs w:val="24"/>
        </w:rPr>
        <w:t xml:space="preserve">// </w:t>
      </w:r>
      <w:r w:rsidRPr="009E477B">
        <w:rPr>
          <w:rFonts w:ascii="Century Schoolbook" w:hAnsi="Century Schoolbook" w:cs="Century Schoolbook"/>
          <w:bCs/>
          <w:color w:val="7F9FBF"/>
          <w:kern w:val="0"/>
          <w:sz w:val="24"/>
          <w:szCs w:val="24"/>
        </w:rPr>
        <w:t>TODO</w:t>
      </w:r>
      <w:r w:rsidRPr="008F23E8">
        <w:rPr>
          <w:rFonts w:ascii="Century Schoolbook" w:hAnsi="Century Schoolbook" w:cs="Century Schoolbook"/>
          <w:color w:val="3F7F5F"/>
          <w:kern w:val="0"/>
          <w:sz w:val="24"/>
          <w:szCs w:val="24"/>
        </w:rPr>
        <w:t xml:space="preserve"> if get lock success, do something;</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t xml:space="preserve">    }</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catch</w:t>
      </w:r>
      <w:r w:rsidRPr="008F23E8">
        <w:rPr>
          <w:rFonts w:ascii="Century Schoolbook" w:hAnsi="Century Schoolbook" w:cs="Century Schoolbook"/>
          <w:color w:val="000000"/>
          <w:kern w:val="0"/>
          <w:sz w:val="24"/>
          <w:szCs w:val="24"/>
        </w:rPr>
        <w:t xml:space="preserve"> (Exception </w:t>
      </w:r>
      <w:r w:rsidRPr="008F23E8">
        <w:rPr>
          <w:rFonts w:ascii="Century Schoolbook" w:hAnsi="Century Schoolbook" w:cs="Century Schoolbook"/>
          <w:color w:val="6A3E3E"/>
          <w:kern w:val="0"/>
          <w:sz w:val="24"/>
          <w:szCs w:val="24"/>
        </w:rPr>
        <w:t>e</w:t>
      </w:r>
      <w:r w:rsidRPr="008F23E8">
        <w:rPr>
          <w:rFonts w:ascii="Century Schoolbook" w:hAnsi="Century Schoolbook" w:cs="Century Schoolbook"/>
          <w:color w:val="000000"/>
          <w:kern w:val="0"/>
          <w:sz w:val="24"/>
          <w:szCs w:val="24"/>
        </w:rPr>
        <w:t>) {</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r>
      <w:r w:rsidRPr="008F23E8">
        <w:rPr>
          <w:rFonts w:ascii="Century Schoolbook" w:hAnsi="Century Schoolbook" w:cs="Century Schoolbook"/>
          <w:color w:val="000000"/>
          <w:kern w:val="0"/>
          <w:sz w:val="24"/>
          <w:szCs w:val="24"/>
        </w:rPr>
        <w:tab/>
      </w:r>
      <w:r w:rsidRPr="008F23E8">
        <w:rPr>
          <w:rFonts w:ascii="Century Schoolbook" w:hAnsi="Century Schoolbook" w:cs="Century Schoolbook"/>
          <w:color w:val="6A3E3E"/>
          <w:kern w:val="0"/>
          <w:sz w:val="24"/>
          <w:szCs w:val="24"/>
        </w:rPr>
        <w:t>e</w:t>
      </w:r>
      <w:r w:rsidRPr="008F23E8">
        <w:rPr>
          <w:rFonts w:ascii="Century Schoolbook" w:hAnsi="Century Schoolbook" w:cs="Century Schoolbook"/>
          <w:color w:val="000000"/>
          <w:kern w:val="0"/>
          <w:sz w:val="24"/>
          <w:szCs w:val="24"/>
        </w:rPr>
        <w:t xml:space="preserve">.printStackTrace(); </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finally</w:t>
      </w:r>
      <w:r w:rsidRPr="008F23E8">
        <w:rPr>
          <w:rFonts w:ascii="Century Schoolbook" w:hAnsi="Century Schoolbook" w:cs="Century Schoolbook"/>
          <w:color w:val="000000"/>
          <w:kern w:val="0"/>
          <w:sz w:val="24"/>
          <w:szCs w:val="24"/>
        </w:rPr>
        <w:t xml:space="preserve"> {   </w:t>
      </w:r>
      <w:r w:rsidRPr="008F23E8">
        <w:rPr>
          <w:rFonts w:ascii="Century Schoolbook" w:hAnsi="Century Schoolbook" w:cs="Century Schoolbook"/>
          <w:color w:val="3F7F5F"/>
          <w:kern w:val="0"/>
          <w:sz w:val="24"/>
          <w:szCs w:val="24"/>
        </w:rPr>
        <w:t xml:space="preserve">// </w:t>
      </w:r>
      <w:r w:rsidRPr="008F23E8">
        <w:rPr>
          <w:rFonts w:ascii="Century Schoolbook" w:hAnsi="Century Schoolbook" w:cs="Century Schoolbook" w:hint="eastAsia"/>
          <w:color w:val="3F7F5F"/>
          <w:kern w:val="0"/>
          <w:sz w:val="24"/>
          <w:szCs w:val="24"/>
        </w:rPr>
        <w:t>无论如何</w:t>
      </w:r>
      <w:r w:rsidRPr="008F23E8">
        <w:rPr>
          <w:rFonts w:ascii="Century Schoolbook" w:hAnsi="Century Schoolbook" w:cs="Century Schoolbook"/>
          <w:color w:val="3F7F5F"/>
          <w:kern w:val="0"/>
          <w:sz w:val="24"/>
          <w:szCs w:val="24"/>
        </w:rPr>
        <w:t xml:space="preserve">, </w:t>
      </w:r>
      <w:r w:rsidRPr="008F23E8">
        <w:rPr>
          <w:rFonts w:ascii="Century Schoolbook" w:hAnsi="Century Schoolbook" w:cs="Century Schoolbook" w:hint="eastAsia"/>
          <w:color w:val="3F7F5F"/>
          <w:kern w:val="0"/>
          <w:sz w:val="24"/>
          <w:szCs w:val="24"/>
        </w:rPr>
        <w:t>最后都要解锁</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t xml:space="preserve">    </w:t>
      </w:r>
      <w:r w:rsidRPr="008F23E8">
        <w:rPr>
          <w:rFonts w:ascii="Century Schoolbook" w:hAnsi="Century Schoolbook" w:cs="Century Schoolbook"/>
          <w:color w:val="6A3E3E"/>
          <w:kern w:val="0"/>
          <w:sz w:val="24"/>
          <w:szCs w:val="24"/>
        </w:rPr>
        <w:t>disLock</w:t>
      </w:r>
      <w:r w:rsidRPr="008F23E8">
        <w:rPr>
          <w:rFonts w:ascii="Century Schoolbook" w:hAnsi="Century Schoolbook" w:cs="Century Schoolbook"/>
          <w:color w:val="000000"/>
          <w:kern w:val="0"/>
          <w:sz w:val="24"/>
          <w:szCs w:val="24"/>
        </w:rPr>
        <w:t>.unlock();</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t>}</w:t>
      </w:r>
    </w:p>
    <w:p w:rsidR="00146EE2" w:rsidRPr="009E477B" w:rsidRDefault="008F23E8" w:rsidP="009E477B">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w:t>
      </w:r>
    </w:p>
    <w:p w:rsidR="00146EE2" w:rsidRDefault="00194374" w:rsidP="009E477B">
      <w:pPr>
        <w:pStyle w:val="Tip3"/>
      </w:pPr>
      <w:r>
        <w:t>高稳定分布式锁</w:t>
      </w:r>
    </w:p>
    <w:p w:rsidR="001105EB" w:rsidRPr="009E477B" w:rsidRDefault="004823C3" w:rsidP="009E477B">
      <w:pPr>
        <w:rPr>
          <w:rFonts w:ascii="Century Schoolbook" w:hAnsi="Century Schoolbook"/>
        </w:rPr>
      </w:pPr>
      <w:r>
        <w:rPr>
          <w:rFonts w:ascii="Century Schoolbook" w:hAnsi="Century Schoolbook"/>
        </w:rPr>
        <w:tab/>
      </w:r>
      <w:r>
        <w:rPr>
          <w:rFonts w:ascii="Century Schoolbook" w:hAnsi="Century Schoolbook"/>
        </w:rPr>
        <w:t>基于</w:t>
      </w:r>
      <w:r>
        <w:rPr>
          <w:rFonts w:ascii="Century Schoolbook" w:hAnsi="Century Schoolbook"/>
        </w:rPr>
        <w:t>Zookeeper</w:t>
      </w:r>
      <w:r>
        <w:rPr>
          <w:rFonts w:ascii="Century Schoolbook" w:hAnsi="Century Schoolbook"/>
        </w:rPr>
        <w:t>设计的高稳定分布式锁</w:t>
      </w:r>
      <w:r w:rsidR="002E5363">
        <w:rPr>
          <w:rFonts w:ascii="Century Schoolbook" w:hAnsi="Century Schoolbook" w:hint="eastAsia"/>
        </w:rPr>
        <w:t>。</w:t>
      </w:r>
      <w:r w:rsidR="008D50BC">
        <w:rPr>
          <w:rFonts w:ascii="Century Schoolbook" w:hAnsi="Century Schoolbook" w:hint="eastAsia"/>
        </w:rPr>
        <w:t>这里的代码使用了</w:t>
      </w:r>
      <w:r w:rsidR="008D50BC" w:rsidRPr="008D50BC">
        <w:rPr>
          <w:rFonts w:ascii="Century Schoolbook" w:hAnsi="Century Schoolbook"/>
        </w:rPr>
        <w:t>org.apache.curator</w:t>
      </w:r>
      <w:r w:rsidR="008D50BC">
        <w:rPr>
          <w:rFonts w:ascii="Century Schoolbook" w:hAnsi="Century Schoolbook"/>
        </w:rPr>
        <w:t>封装好的代码</w:t>
      </w:r>
      <w:r w:rsidR="008D50BC">
        <w:rPr>
          <w:rFonts w:ascii="Century Schoolbook" w:hAnsi="Century Schoolbook" w:hint="eastAsia"/>
        </w:rPr>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9E477B">
        <w:rPr>
          <w:rFonts w:ascii="Century Schoolbook" w:hAnsi="Century Schoolbook" w:cs="Century Schoolbook"/>
          <w:bCs/>
          <w:color w:val="7F0055"/>
          <w:kern w:val="0"/>
          <w:sz w:val="24"/>
          <w:szCs w:val="24"/>
        </w:rPr>
        <w:t>public</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class</w:t>
      </w:r>
      <w:r w:rsidRPr="001105EB">
        <w:rPr>
          <w:rFonts w:ascii="Century Schoolbook" w:hAnsi="Century Schoolbook" w:cs="Century Schoolbook"/>
          <w:color w:val="000000"/>
          <w:kern w:val="0"/>
          <w:sz w:val="24"/>
          <w:szCs w:val="24"/>
        </w:rPr>
        <w:t xml:space="preserve"> DistributeLockZk </w:t>
      </w:r>
      <w:r w:rsidRPr="009E477B">
        <w:rPr>
          <w:rFonts w:ascii="Century Schoolbook" w:hAnsi="Century Schoolbook" w:cs="Century Schoolbook"/>
          <w:bCs/>
          <w:color w:val="7F0055"/>
          <w:kern w:val="0"/>
          <w:sz w:val="24"/>
          <w:szCs w:val="24"/>
        </w:rPr>
        <w:t>extends</w:t>
      </w:r>
      <w:r w:rsidRPr="001105EB">
        <w:rPr>
          <w:rFonts w:ascii="Century Schoolbook" w:hAnsi="Century Schoolbook" w:cs="Century Schoolbook"/>
          <w:color w:val="000000"/>
          <w:kern w:val="0"/>
          <w:sz w:val="24"/>
          <w:szCs w:val="24"/>
        </w:rPr>
        <w:t xml:space="preserve"> BaseClass{</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private</w:t>
      </w:r>
      <w:r w:rsidRPr="001105EB">
        <w:rPr>
          <w:rFonts w:ascii="Century Schoolbook" w:hAnsi="Century Schoolbook" w:cs="Century Schoolbook"/>
          <w:color w:val="000000"/>
          <w:kern w:val="0"/>
          <w:sz w:val="24"/>
          <w:szCs w:val="24"/>
        </w:rPr>
        <w:t xml:space="preserve"> CuratorFramework </w:t>
      </w:r>
      <w:r w:rsidRPr="001105EB">
        <w:rPr>
          <w:rFonts w:ascii="Century Schoolbook" w:hAnsi="Century Schoolbook" w:cs="Century Schoolbook"/>
          <w:color w:val="0000C0"/>
          <w:kern w:val="0"/>
          <w:sz w:val="24"/>
          <w:szCs w:val="24"/>
        </w:rPr>
        <w:t>client</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null</w:t>
      </w:r>
      <w:r w:rsidRPr="001105EB">
        <w:rPr>
          <w:rFonts w:ascii="Century Schoolbook" w:hAnsi="Century Schoolbook" w:cs="Century Schoolbook"/>
          <w:color w:val="000000"/>
          <w:kern w:val="0"/>
          <w:sz w:val="24"/>
          <w:szCs w:val="24"/>
        </w:rPr>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private</w:t>
      </w:r>
      <w:r w:rsidRPr="001105EB">
        <w:rPr>
          <w:rFonts w:ascii="Century Schoolbook" w:hAnsi="Century Schoolbook" w:cs="Century Schoolbook"/>
          <w:color w:val="000000"/>
          <w:kern w:val="0"/>
          <w:sz w:val="24"/>
          <w:szCs w:val="24"/>
        </w:rPr>
        <w:t xml:space="preserve"> DistributeLockZk()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if</w:t>
      </w:r>
      <w:r w:rsidRPr="001105EB">
        <w:rPr>
          <w:rFonts w:ascii="Century Schoolbook" w:hAnsi="Century Schoolbook" w:cs="Century Schoolbook"/>
          <w:color w:val="000000"/>
          <w:kern w:val="0"/>
          <w:sz w:val="24"/>
          <w:szCs w:val="24"/>
        </w:rPr>
        <w:t>(</w:t>
      </w:r>
      <w:r w:rsidRPr="001105EB">
        <w:rPr>
          <w:rFonts w:ascii="Century Schoolbook" w:hAnsi="Century Schoolbook" w:cs="Century Schoolbook"/>
          <w:color w:val="0000C0"/>
          <w:kern w:val="0"/>
          <w:sz w:val="24"/>
          <w:szCs w:val="24"/>
        </w:rPr>
        <w:t>client</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null</w:t>
      </w:r>
      <w:r w:rsidRPr="001105EB">
        <w:rPr>
          <w:rFonts w:ascii="Century Schoolbook" w:hAnsi="Century Schoolbook" w:cs="Century Schoolbook"/>
          <w:color w:val="000000"/>
          <w:kern w:val="0"/>
          <w:sz w:val="24"/>
          <w:szCs w:val="24"/>
        </w:rPr>
        <w:t>) {</w:t>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3F7F5F"/>
          <w:kern w:val="0"/>
          <w:sz w:val="24"/>
          <w:szCs w:val="24"/>
        </w:rPr>
        <w:t>// zk_url_ in config.matrix-cache.properties</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C0"/>
          <w:kern w:val="0"/>
          <w:sz w:val="24"/>
          <w:szCs w:val="24"/>
        </w:rPr>
        <w:t>client</w:t>
      </w:r>
      <w:r w:rsidRPr="001105EB">
        <w:rPr>
          <w:rFonts w:ascii="Century Schoolbook" w:hAnsi="Century Schoolbook" w:cs="Century Schoolbook"/>
          <w:color w:val="000000"/>
          <w:kern w:val="0"/>
          <w:sz w:val="24"/>
          <w:szCs w:val="24"/>
        </w:rPr>
        <w:t xml:space="preserve"> = CuratorFrameworkFactory.</w:t>
      </w:r>
      <w:r w:rsidRPr="009E477B">
        <w:rPr>
          <w:rFonts w:ascii="Century Schoolbook" w:hAnsi="Century Schoolbook" w:cs="Century Schoolbook"/>
          <w:iCs/>
          <w:color w:val="000000"/>
          <w:kern w:val="0"/>
          <w:sz w:val="24"/>
          <w:szCs w:val="24"/>
        </w:rPr>
        <w:t>newClient</w:t>
      </w:r>
      <w:r w:rsidRPr="001105EB">
        <w:rPr>
          <w:rFonts w:ascii="Century Schoolbook" w:hAnsi="Century Schoolbook" w:cs="Century Schoolbook"/>
          <w:color w:val="000000"/>
          <w:kern w:val="0"/>
          <w:sz w:val="24"/>
          <w:szCs w:val="24"/>
        </w:rPr>
        <w:t>(</w:t>
      </w:r>
      <w:r w:rsidRPr="009E477B">
        <w:rPr>
          <w:rFonts w:ascii="Century Schoolbook" w:hAnsi="Century Schoolbook" w:cs="Century Schoolbook"/>
          <w:bCs/>
          <w:color w:val="7F0055"/>
          <w:kern w:val="0"/>
          <w:sz w:val="24"/>
          <w:szCs w:val="24"/>
        </w:rPr>
        <w:t>this</w:t>
      </w:r>
      <w:r w:rsidRPr="001105EB">
        <w:rPr>
          <w:rFonts w:ascii="Century Schoolbook" w:hAnsi="Century Schoolbook" w:cs="Century Schoolbook"/>
          <w:color w:val="000000"/>
          <w:kern w:val="0"/>
          <w:sz w:val="24"/>
          <w:szCs w:val="24"/>
        </w:rPr>
        <w:t>.getConfig(</w:t>
      </w:r>
      <w:r w:rsidRPr="001105EB">
        <w:rPr>
          <w:rFonts w:ascii="Century Schoolbook" w:hAnsi="Century Schoolbook" w:cs="Century Schoolbook"/>
          <w:color w:val="2A00FF"/>
          <w:kern w:val="0"/>
          <w:sz w:val="24"/>
          <w:szCs w:val="24"/>
        </w:rPr>
        <w:t>"matrix-core.zookeeper_host"</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new</w:t>
      </w:r>
      <w:r w:rsidRPr="001105EB">
        <w:rPr>
          <w:rFonts w:ascii="Century Schoolbook" w:hAnsi="Century Schoolbook" w:cs="Century Schoolbook"/>
          <w:color w:val="000000"/>
          <w:kern w:val="0"/>
          <w:sz w:val="24"/>
          <w:szCs w:val="24"/>
        </w:rPr>
        <w:t xml:space="preserve"> ExponentialBackoffRetry(100, 1)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C0"/>
          <w:kern w:val="0"/>
          <w:sz w:val="24"/>
          <w:szCs w:val="24"/>
        </w:rPr>
        <w:t>client</w:t>
      </w:r>
      <w:r w:rsidRPr="001105EB">
        <w:rPr>
          <w:rFonts w:ascii="Century Schoolbook" w:hAnsi="Century Schoolbook" w:cs="Century Schoolbook"/>
          <w:color w:val="000000"/>
          <w:kern w:val="0"/>
          <w:sz w:val="24"/>
          <w:szCs w:val="24"/>
        </w:rPr>
        <w:t>.start();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private</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static</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class</w:t>
      </w:r>
      <w:r w:rsidRPr="001105EB">
        <w:rPr>
          <w:rFonts w:ascii="Century Schoolbook" w:hAnsi="Century Schoolbook" w:cs="Century Schoolbook"/>
          <w:color w:val="000000"/>
          <w:kern w:val="0"/>
          <w:sz w:val="24"/>
          <w:szCs w:val="24"/>
        </w:rPr>
        <w:t xml:space="preserve"> LazyHolder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private</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static</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final</w:t>
      </w:r>
      <w:r w:rsidRPr="001105EB">
        <w:rPr>
          <w:rFonts w:ascii="Century Schoolbook" w:hAnsi="Century Schoolbook" w:cs="Century Schoolbook"/>
          <w:color w:val="000000"/>
          <w:kern w:val="0"/>
          <w:sz w:val="24"/>
          <w:szCs w:val="24"/>
        </w:rPr>
        <w:t xml:space="preserve"> DistributeLockZk </w:t>
      </w:r>
      <w:r w:rsidRPr="009E477B">
        <w:rPr>
          <w:rFonts w:ascii="Century Schoolbook" w:hAnsi="Century Schoolbook" w:cs="Century Schoolbook"/>
          <w:bCs/>
          <w:iCs/>
          <w:color w:val="0000C0"/>
          <w:kern w:val="0"/>
          <w:sz w:val="24"/>
          <w:szCs w:val="24"/>
        </w:rPr>
        <w:t>INSTANCE</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new</w:t>
      </w:r>
      <w:r w:rsidRPr="001105EB">
        <w:rPr>
          <w:rFonts w:ascii="Century Schoolbook" w:hAnsi="Century Schoolbook" w:cs="Century Schoolbook"/>
          <w:color w:val="000000"/>
          <w:kern w:val="0"/>
          <w:sz w:val="24"/>
          <w:szCs w:val="24"/>
        </w:rPr>
        <w:t xml:space="preserve"> DistributeLockZk();</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lastRenderedPageBreak/>
        <w:tab/>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public</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static</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final</w:t>
      </w:r>
      <w:r w:rsidRPr="001105EB">
        <w:rPr>
          <w:rFonts w:ascii="Century Schoolbook" w:hAnsi="Century Schoolbook" w:cs="Century Schoolbook"/>
          <w:color w:val="000000"/>
          <w:kern w:val="0"/>
          <w:sz w:val="24"/>
          <w:szCs w:val="24"/>
        </w:rPr>
        <w:t xml:space="preserve"> DistributeLockZk getInstance()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return</w:t>
      </w:r>
      <w:r w:rsidRPr="001105EB">
        <w:rPr>
          <w:rFonts w:ascii="Century Schoolbook" w:hAnsi="Century Schoolbook" w:cs="Century Schoolbook"/>
          <w:color w:val="000000"/>
          <w:kern w:val="0"/>
          <w:sz w:val="24"/>
          <w:szCs w:val="24"/>
        </w:rPr>
        <w:t xml:space="preserve"> LazyHolder.</w:t>
      </w:r>
      <w:r w:rsidRPr="009E477B">
        <w:rPr>
          <w:rFonts w:ascii="Century Schoolbook" w:hAnsi="Century Schoolbook" w:cs="Century Schoolbook"/>
          <w:bCs/>
          <w:iCs/>
          <w:color w:val="0000C0"/>
          <w:kern w:val="0"/>
          <w:sz w:val="24"/>
          <w:szCs w:val="24"/>
        </w:rPr>
        <w:t>INSTANCE</w:t>
      </w:r>
      <w:r w:rsidRPr="001105EB">
        <w:rPr>
          <w:rFonts w:ascii="Century Schoolbook" w:hAnsi="Century Schoolbook" w:cs="Century Schoolbook"/>
          <w:color w:val="000000"/>
          <w:kern w:val="0"/>
          <w:sz w:val="24"/>
          <w:szCs w:val="24"/>
        </w:rPr>
        <w:t xml:space="preserve">;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private</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static</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final</w:t>
      </w:r>
      <w:r w:rsidRPr="001105EB">
        <w:rPr>
          <w:rFonts w:ascii="Century Schoolbook" w:hAnsi="Century Schoolbook" w:cs="Century Schoolbook"/>
          <w:color w:val="000000"/>
          <w:kern w:val="0"/>
          <w:sz w:val="24"/>
          <w:szCs w:val="24"/>
        </w:rPr>
        <w:t xml:space="preserve"> String </w:t>
      </w:r>
      <w:r w:rsidRPr="009E477B">
        <w:rPr>
          <w:rFonts w:ascii="Century Schoolbook" w:hAnsi="Century Schoolbook" w:cs="Century Schoolbook"/>
          <w:bCs/>
          <w:iCs/>
          <w:color w:val="0000C0"/>
          <w:kern w:val="0"/>
          <w:sz w:val="24"/>
          <w:szCs w:val="24"/>
        </w:rPr>
        <w:t>rootPath</w:t>
      </w:r>
      <w:r w:rsidRPr="001105EB">
        <w:rPr>
          <w:rFonts w:ascii="Century Schoolbook" w:hAnsi="Century Schoolbook" w:cs="Century Schoolbook"/>
          <w:color w:val="000000"/>
          <w:kern w:val="0"/>
          <w:sz w:val="24"/>
          <w:szCs w:val="24"/>
        </w:rPr>
        <w:t xml:space="preserve"> = </w:t>
      </w:r>
      <w:r w:rsidRPr="001105EB">
        <w:rPr>
          <w:rFonts w:ascii="Century Schoolbook" w:hAnsi="Century Schoolbook" w:cs="Century Schoolbook"/>
          <w:color w:val="2A00FF"/>
          <w:kern w:val="0"/>
          <w:sz w:val="24"/>
          <w:szCs w:val="24"/>
        </w:rPr>
        <w:t>"/"</w:t>
      </w:r>
      <w:r w:rsidRPr="001105EB">
        <w:rPr>
          <w:rFonts w:ascii="Century Schoolbook" w:hAnsi="Century Schoolbook" w:cs="Century Schoolbook"/>
          <w:color w:val="000000"/>
          <w:kern w:val="0"/>
          <w:sz w:val="24"/>
          <w:szCs w:val="24"/>
        </w:rPr>
        <w:t xml:space="preserve"> + DCacheEnum.</w:t>
      </w:r>
      <w:r w:rsidRPr="009E477B">
        <w:rPr>
          <w:rFonts w:ascii="Century Schoolbook" w:hAnsi="Century Schoolbook" w:cs="Century Schoolbook"/>
          <w:bCs/>
          <w:iCs/>
          <w:color w:val="0000C0"/>
          <w:kern w:val="0"/>
          <w:sz w:val="24"/>
          <w:szCs w:val="24"/>
        </w:rPr>
        <w:t>zkLockRoot</w:t>
      </w:r>
      <w:r w:rsidRPr="001105EB">
        <w:rPr>
          <w:rFonts w:ascii="Century Schoolbook" w:hAnsi="Century Schoolbook" w:cs="Century Schoolbook"/>
          <w:color w:val="000000"/>
          <w:kern w:val="0"/>
          <w:sz w:val="24"/>
          <w:szCs w:val="24"/>
        </w:rPr>
        <w:t xml:space="preserve">.toString() + </w:t>
      </w:r>
      <w:r w:rsidRPr="001105EB">
        <w:rPr>
          <w:rFonts w:ascii="Century Schoolbook" w:hAnsi="Century Schoolbook" w:cs="Century Schoolbook"/>
          <w:color w:val="2A00FF"/>
          <w:kern w:val="0"/>
          <w:sz w:val="24"/>
          <w:szCs w:val="24"/>
        </w:rPr>
        <w:t>"/"</w:t>
      </w:r>
      <w:r w:rsidRPr="001105EB">
        <w:rPr>
          <w:rFonts w:ascii="Century Schoolbook" w:hAnsi="Century Schoolbook" w:cs="Century Schoolbook"/>
          <w:color w:val="000000"/>
          <w:kern w:val="0"/>
          <w:sz w:val="24"/>
          <w:szCs w:val="24"/>
        </w:rPr>
        <w:t xml:space="preserve">;     </w:t>
      </w:r>
      <w:r w:rsidRPr="001105EB">
        <w:rPr>
          <w:rFonts w:ascii="Century Schoolbook" w:hAnsi="Century Schoolbook" w:cs="Century Schoolbook"/>
          <w:color w:val="3F7F5F"/>
          <w:kern w:val="0"/>
          <w:sz w:val="24"/>
          <w:szCs w:val="24"/>
        </w:rPr>
        <w:t xml:space="preserve">// </w:t>
      </w:r>
      <w:r w:rsidRPr="009E477B">
        <w:rPr>
          <w:rFonts w:ascii="Century Schoolbook" w:hAnsi="Century Schoolbook" w:cs="Century Schoolbook"/>
          <w:color w:val="3F7F5F"/>
          <w:kern w:val="0"/>
          <w:sz w:val="24"/>
          <w:szCs w:val="24"/>
        </w:rPr>
        <w:t>zookeeper</w:t>
      </w:r>
      <w:r w:rsidRPr="001105EB">
        <w:rPr>
          <w:rFonts w:ascii="Century Schoolbook" w:hAnsi="Century Schoolbook" w:cs="Century Schoolbook" w:hint="eastAsia"/>
          <w:color w:val="3F7F5F"/>
          <w:kern w:val="0"/>
          <w:sz w:val="24"/>
          <w:szCs w:val="24"/>
        </w:rPr>
        <w:t>锁基础路径</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3F7F5F"/>
          <w:kern w:val="0"/>
          <w:sz w:val="24"/>
          <w:szCs w:val="24"/>
        </w:rPr>
        <w:t xml:space="preserve">// </w:t>
      </w:r>
      <w:r w:rsidRPr="001105EB">
        <w:rPr>
          <w:rFonts w:ascii="Century Schoolbook" w:hAnsi="Century Schoolbook" w:cs="Century Schoolbook" w:hint="eastAsia"/>
          <w:color w:val="3F7F5F"/>
          <w:kern w:val="0"/>
          <w:sz w:val="24"/>
          <w:szCs w:val="24"/>
        </w:rPr>
        <w:t>可重入锁</w:t>
      </w:r>
      <w:r w:rsidRPr="001105EB">
        <w:rPr>
          <w:rFonts w:ascii="Century Schoolbook" w:hAnsi="Century Schoolbook" w:cs="Century Schoolbook"/>
          <w:color w:val="3F7F5F"/>
          <w:kern w:val="0"/>
          <w:sz w:val="24"/>
          <w:szCs w:val="24"/>
        </w:rPr>
        <w:t>|</w:t>
      </w:r>
      <w:r w:rsidRPr="001105EB">
        <w:rPr>
          <w:rFonts w:ascii="Century Schoolbook" w:hAnsi="Century Schoolbook" w:cs="Century Schoolbook" w:hint="eastAsia"/>
          <w:color w:val="3F7F5F"/>
          <w:kern w:val="0"/>
          <w:sz w:val="24"/>
          <w:szCs w:val="24"/>
        </w:rPr>
        <w:t>公平锁</w:t>
      </w:r>
      <w:r w:rsidRPr="001105EB">
        <w:rPr>
          <w:rFonts w:ascii="Century Schoolbook" w:hAnsi="Century Schoolbook" w:cs="Century Schoolbook"/>
          <w:color w:val="3F7F5F"/>
          <w:kern w:val="0"/>
          <w:sz w:val="24"/>
          <w:szCs w:val="24"/>
        </w:rPr>
        <w:t>(fair)</w:t>
      </w:r>
      <w:r w:rsidRPr="001105EB">
        <w:rPr>
          <w:rFonts w:ascii="Century Schoolbook" w:hAnsi="Century Schoolbook" w:cs="Century Schoolbook" w:hint="eastAsia"/>
          <w:color w:val="3F7F5F"/>
          <w:kern w:val="0"/>
          <w:sz w:val="24"/>
          <w:szCs w:val="24"/>
        </w:rPr>
        <w:t>。当多个线程同时竞争一把锁的时候，只有等前一个获取锁的线程释放锁后，下一个线程才能获取锁。</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public</w:t>
      </w:r>
      <w:r w:rsidRPr="001105EB">
        <w:rPr>
          <w:rFonts w:ascii="Century Schoolbook" w:hAnsi="Century Schoolbook" w:cs="Century Schoolbook"/>
          <w:color w:val="000000"/>
          <w:kern w:val="0"/>
          <w:sz w:val="24"/>
          <w:szCs w:val="24"/>
        </w:rPr>
        <w:t xml:space="preserve"> InterProcessMutex zkMutexLock(ZkLockPathEnum </w:t>
      </w:r>
      <w:r w:rsidRPr="001105EB">
        <w:rPr>
          <w:rFonts w:ascii="Century Schoolbook" w:hAnsi="Century Schoolbook" w:cs="Century Schoolbook"/>
          <w:color w:val="6A3E3E"/>
          <w:kern w:val="0"/>
          <w:sz w:val="24"/>
          <w:szCs w:val="24"/>
        </w:rPr>
        <w:t>lock</w:t>
      </w:r>
      <w:r w:rsidRPr="001105EB">
        <w:rPr>
          <w:rFonts w:ascii="Century Schoolbook" w:hAnsi="Century Schoolbook" w:cs="Century Schoolbook"/>
          <w:color w:val="000000"/>
          <w:kern w:val="0"/>
          <w:sz w:val="24"/>
          <w:szCs w:val="24"/>
        </w:rPr>
        <w:t>)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if</w:t>
      </w:r>
      <w:r w:rsidRPr="001105EB">
        <w:rPr>
          <w:rFonts w:ascii="Century Schoolbook" w:hAnsi="Century Schoolbook" w:cs="Century Schoolbook"/>
          <w:color w:val="000000"/>
          <w:kern w:val="0"/>
          <w:sz w:val="24"/>
          <w:szCs w:val="24"/>
        </w:rPr>
        <w:t>(</w:t>
      </w:r>
      <w:r w:rsidRPr="001105EB">
        <w:rPr>
          <w:rFonts w:ascii="Century Schoolbook" w:hAnsi="Century Schoolbook" w:cs="Century Schoolbook"/>
          <w:color w:val="6A3E3E"/>
          <w:kern w:val="0"/>
          <w:sz w:val="24"/>
          <w:szCs w:val="24"/>
        </w:rPr>
        <w:t>lock</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null</w:t>
      </w:r>
      <w:r w:rsidRPr="001105EB">
        <w:rPr>
          <w:rFonts w:ascii="Century Schoolbook" w:hAnsi="Century Schoolbook" w:cs="Century Schoolbook"/>
          <w:color w:val="000000"/>
          <w:kern w:val="0"/>
          <w:sz w:val="24"/>
          <w:szCs w:val="24"/>
        </w:rPr>
        <w:t>)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return</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null</w:t>
      </w:r>
      <w:r w:rsidRPr="001105EB">
        <w:rPr>
          <w:rFonts w:ascii="Century Schoolbook" w:hAnsi="Century Schoolbook" w:cs="Century Schoolbook"/>
          <w:color w:val="000000"/>
          <w:kern w:val="0"/>
          <w:sz w:val="24"/>
          <w:szCs w:val="24"/>
        </w:rPr>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return</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new</w:t>
      </w:r>
      <w:r w:rsidRPr="001105EB">
        <w:rPr>
          <w:rFonts w:ascii="Century Schoolbook" w:hAnsi="Century Schoolbook" w:cs="Century Schoolbook"/>
          <w:color w:val="000000"/>
          <w:kern w:val="0"/>
          <w:sz w:val="24"/>
          <w:szCs w:val="24"/>
        </w:rPr>
        <w:t xml:space="preserve"> InterProcessMutex(</w:t>
      </w:r>
      <w:r w:rsidRPr="001105EB">
        <w:rPr>
          <w:rFonts w:ascii="Century Schoolbook" w:hAnsi="Century Schoolbook" w:cs="Century Schoolbook"/>
          <w:color w:val="0000C0"/>
          <w:kern w:val="0"/>
          <w:sz w:val="24"/>
          <w:szCs w:val="24"/>
        </w:rPr>
        <w:t>client</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iCs/>
          <w:color w:val="0000C0"/>
          <w:kern w:val="0"/>
          <w:sz w:val="24"/>
          <w:szCs w:val="24"/>
        </w:rPr>
        <w:t>rootPath</w:t>
      </w:r>
      <w:r w:rsidRPr="001105EB">
        <w:rPr>
          <w:rFonts w:ascii="Century Schoolbook" w:hAnsi="Century Schoolbook" w:cs="Century Schoolbook"/>
          <w:color w:val="000000"/>
          <w:kern w:val="0"/>
          <w:sz w:val="24"/>
          <w:szCs w:val="24"/>
        </w:rPr>
        <w:t xml:space="preserve"> + </w:t>
      </w:r>
      <w:r w:rsidRPr="001105EB">
        <w:rPr>
          <w:rFonts w:ascii="Century Schoolbook" w:hAnsi="Century Schoolbook" w:cs="Century Schoolbook"/>
          <w:color w:val="6A3E3E"/>
          <w:kern w:val="0"/>
          <w:sz w:val="24"/>
          <w:szCs w:val="24"/>
        </w:rPr>
        <w:t>lock</w:t>
      </w:r>
      <w:r w:rsidRPr="001105EB">
        <w:rPr>
          <w:rFonts w:ascii="Century Schoolbook" w:hAnsi="Century Schoolbook" w:cs="Century Schoolbook"/>
          <w:color w:val="000000"/>
          <w:kern w:val="0"/>
          <w:sz w:val="24"/>
          <w:szCs w:val="24"/>
        </w:rPr>
        <w:t>.toString());</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3F7F5F"/>
          <w:kern w:val="0"/>
          <w:sz w:val="24"/>
          <w:szCs w:val="24"/>
        </w:rPr>
        <w:t xml:space="preserve">// </w:t>
      </w:r>
      <w:r w:rsidRPr="001105EB">
        <w:rPr>
          <w:rFonts w:ascii="Century Schoolbook" w:hAnsi="Century Schoolbook" w:cs="Century Schoolbook" w:hint="eastAsia"/>
          <w:color w:val="3F7F5F"/>
          <w:kern w:val="0"/>
          <w:sz w:val="24"/>
          <w:szCs w:val="24"/>
        </w:rPr>
        <w:t>创建读写锁</w:t>
      </w:r>
      <w:r w:rsidRPr="001105EB">
        <w:rPr>
          <w:rFonts w:ascii="Century Schoolbook" w:hAnsi="Century Schoolbook" w:cs="Century Schoolbook"/>
          <w:color w:val="3F7F5F"/>
          <w:kern w:val="0"/>
          <w:sz w:val="24"/>
          <w:szCs w:val="24"/>
        </w:rPr>
        <w:t>|</w:t>
      </w:r>
      <w:r w:rsidRPr="001105EB">
        <w:rPr>
          <w:rFonts w:ascii="Century Schoolbook" w:hAnsi="Century Schoolbook" w:cs="Century Schoolbook" w:hint="eastAsia"/>
          <w:color w:val="3F7F5F"/>
          <w:kern w:val="0"/>
          <w:sz w:val="24"/>
          <w:szCs w:val="24"/>
        </w:rPr>
        <w:t>公平锁</w:t>
      </w:r>
      <w:r w:rsidRPr="001105EB">
        <w:rPr>
          <w:rFonts w:ascii="Century Schoolbook" w:hAnsi="Century Schoolbook" w:cs="Century Schoolbook"/>
          <w:color w:val="3F7F5F"/>
          <w:kern w:val="0"/>
          <w:sz w:val="24"/>
          <w:szCs w:val="24"/>
        </w:rPr>
        <w:t>(fair)|</w:t>
      </w:r>
      <w:r w:rsidRPr="001105EB">
        <w:rPr>
          <w:rFonts w:ascii="Century Schoolbook" w:hAnsi="Century Schoolbook" w:cs="Century Schoolbook" w:hint="eastAsia"/>
          <w:color w:val="3F7F5F"/>
          <w:kern w:val="0"/>
          <w:sz w:val="24"/>
          <w:szCs w:val="24"/>
        </w:rPr>
        <w:t>同时多个线程可获取读锁，但同时只能有一个线程获取写锁</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public</w:t>
      </w:r>
      <w:r w:rsidRPr="001105EB">
        <w:rPr>
          <w:rFonts w:ascii="Century Schoolbook" w:hAnsi="Century Schoolbook" w:cs="Century Schoolbook"/>
          <w:color w:val="000000"/>
          <w:kern w:val="0"/>
          <w:sz w:val="24"/>
          <w:szCs w:val="24"/>
        </w:rPr>
        <w:t xml:space="preserve"> InterProcessReadWriteLock readWriteLock(ZkLockPathEnum </w:t>
      </w:r>
      <w:r w:rsidRPr="001105EB">
        <w:rPr>
          <w:rFonts w:ascii="Century Schoolbook" w:hAnsi="Century Schoolbook" w:cs="Century Schoolbook"/>
          <w:color w:val="6A3E3E"/>
          <w:kern w:val="0"/>
          <w:sz w:val="24"/>
          <w:szCs w:val="24"/>
        </w:rPr>
        <w:t>lock</w:t>
      </w:r>
      <w:r w:rsidRPr="001105EB">
        <w:rPr>
          <w:rFonts w:ascii="Century Schoolbook" w:hAnsi="Century Schoolbook" w:cs="Century Schoolbook"/>
          <w:color w:val="000000"/>
          <w:kern w:val="0"/>
          <w:sz w:val="24"/>
          <w:szCs w:val="24"/>
        </w:rPr>
        <w:t>)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if</w:t>
      </w:r>
      <w:r w:rsidRPr="001105EB">
        <w:rPr>
          <w:rFonts w:ascii="Century Schoolbook" w:hAnsi="Century Schoolbook" w:cs="Century Schoolbook"/>
          <w:color w:val="000000"/>
          <w:kern w:val="0"/>
          <w:sz w:val="24"/>
          <w:szCs w:val="24"/>
        </w:rPr>
        <w:t>(</w:t>
      </w:r>
      <w:r w:rsidRPr="001105EB">
        <w:rPr>
          <w:rFonts w:ascii="Century Schoolbook" w:hAnsi="Century Schoolbook" w:cs="Century Schoolbook"/>
          <w:color w:val="6A3E3E"/>
          <w:kern w:val="0"/>
          <w:sz w:val="24"/>
          <w:szCs w:val="24"/>
        </w:rPr>
        <w:t>lock</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null</w:t>
      </w:r>
      <w:r w:rsidRPr="001105EB">
        <w:rPr>
          <w:rFonts w:ascii="Century Schoolbook" w:hAnsi="Century Schoolbook" w:cs="Century Schoolbook"/>
          <w:color w:val="000000"/>
          <w:kern w:val="0"/>
          <w:sz w:val="24"/>
          <w:szCs w:val="24"/>
        </w:rPr>
        <w:t>)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return</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null</w:t>
      </w:r>
      <w:r w:rsidRPr="001105EB">
        <w:rPr>
          <w:rFonts w:ascii="Century Schoolbook" w:hAnsi="Century Schoolbook" w:cs="Century Schoolbook"/>
          <w:color w:val="000000"/>
          <w:kern w:val="0"/>
          <w:sz w:val="24"/>
          <w:szCs w:val="24"/>
        </w:rPr>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return</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new</w:t>
      </w:r>
      <w:r w:rsidRPr="001105EB">
        <w:rPr>
          <w:rFonts w:ascii="Century Schoolbook" w:hAnsi="Century Schoolbook" w:cs="Century Schoolbook"/>
          <w:color w:val="000000"/>
          <w:kern w:val="0"/>
          <w:sz w:val="24"/>
          <w:szCs w:val="24"/>
        </w:rPr>
        <w:t xml:space="preserve"> InterProcessReadWriteLock(</w:t>
      </w:r>
      <w:r w:rsidRPr="001105EB">
        <w:rPr>
          <w:rFonts w:ascii="Century Schoolbook" w:hAnsi="Century Schoolbook" w:cs="Century Schoolbook"/>
          <w:color w:val="0000C0"/>
          <w:kern w:val="0"/>
          <w:sz w:val="24"/>
          <w:szCs w:val="24"/>
        </w:rPr>
        <w:t>client</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iCs/>
          <w:color w:val="0000C0"/>
          <w:kern w:val="0"/>
          <w:sz w:val="24"/>
          <w:szCs w:val="24"/>
        </w:rPr>
        <w:t>rootPath</w:t>
      </w:r>
      <w:r w:rsidRPr="001105EB">
        <w:rPr>
          <w:rFonts w:ascii="Century Schoolbook" w:hAnsi="Century Schoolbook" w:cs="Century Schoolbook"/>
          <w:color w:val="000000"/>
          <w:kern w:val="0"/>
          <w:sz w:val="24"/>
          <w:szCs w:val="24"/>
        </w:rPr>
        <w:t xml:space="preserve"> + </w:t>
      </w:r>
      <w:r w:rsidRPr="001105EB">
        <w:rPr>
          <w:rFonts w:ascii="Century Schoolbook" w:hAnsi="Century Schoolbook" w:cs="Century Schoolbook"/>
          <w:color w:val="6A3E3E"/>
          <w:kern w:val="0"/>
          <w:sz w:val="24"/>
          <w:szCs w:val="24"/>
        </w:rPr>
        <w:t>lock</w:t>
      </w:r>
      <w:r w:rsidRPr="001105EB">
        <w:rPr>
          <w:rFonts w:ascii="Century Schoolbook" w:hAnsi="Century Schoolbook" w:cs="Century Schoolbook"/>
          <w:color w:val="000000"/>
          <w:kern w:val="0"/>
          <w:sz w:val="24"/>
          <w:szCs w:val="24"/>
        </w:rPr>
        <w:t>.toString());</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3F7F5F"/>
          <w:kern w:val="0"/>
          <w:sz w:val="24"/>
          <w:szCs w:val="24"/>
        </w:rPr>
        <w:t xml:space="preserve">// </w:t>
      </w:r>
      <w:r w:rsidRPr="001105EB">
        <w:rPr>
          <w:rFonts w:ascii="Century Schoolbook" w:hAnsi="Century Schoolbook" w:cs="Century Schoolbook" w:hint="eastAsia"/>
          <w:color w:val="3F7F5F"/>
          <w:kern w:val="0"/>
          <w:sz w:val="24"/>
          <w:szCs w:val="24"/>
        </w:rPr>
        <w:t>信号量锁</w:t>
      </w:r>
      <w:r w:rsidRPr="001105EB">
        <w:rPr>
          <w:rFonts w:ascii="Century Schoolbook" w:hAnsi="Century Schoolbook" w:cs="Century Schoolbook"/>
          <w:color w:val="3F7F5F"/>
          <w:kern w:val="0"/>
          <w:sz w:val="24"/>
          <w:szCs w:val="24"/>
        </w:rPr>
        <w:t>|</w:t>
      </w:r>
      <w:r w:rsidRPr="001105EB">
        <w:rPr>
          <w:rFonts w:ascii="Century Schoolbook" w:hAnsi="Century Schoolbook" w:cs="Century Schoolbook" w:hint="eastAsia"/>
          <w:color w:val="3F7F5F"/>
          <w:kern w:val="0"/>
          <w:sz w:val="24"/>
          <w:szCs w:val="24"/>
        </w:rPr>
        <w:t>公平锁</w:t>
      </w:r>
      <w:r w:rsidRPr="001105EB">
        <w:rPr>
          <w:rFonts w:ascii="Century Schoolbook" w:hAnsi="Century Schoolbook" w:cs="Century Schoolbook"/>
          <w:color w:val="3F7F5F"/>
          <w:kern w:val="0"/>
          <w:sz w:val="24"/>
          <w:szCs w:val="24"/>
        </w:rPr>
        <w:t>(fair) InterProcessSemaphoreV2</w:t>
      </w:r>
      <w:r w:rsidRPr="001105EB">
        <w:rPr>
          <w:rFonts w:ascii="Century Schoolbook" w:hAnsi="Century Schoolbook" w:cs="Century Schoolbook" w:hint="eastAsia"/>
          <w:color w:val="3F7F5F"/>
          <w:kern w:val="0"/>
          <w:sz w:val="24"/>
          <w:szCs w:val="24"/>
        </w:rPr>
        <w:t>信号量与多线程中的</w:t>
      </w:r>
      <w:r w:rsidRPr="009E477B">
        <w:rPr>
          <w:rFonts w:ascii="Century Schoolbook" w:hAnsi="Century Schoolbook" w:cs="Century Schoolbook"/>
          <w:color w:val="3F7F5F"/>
          <w:kern w:val="0"/>
          <w:sz w:val="24"/>
          <w:szCs w:val="24"/>
        </w:rPr>
        <w:t>Semaphonre</w:t>
      </w:r>
      <w:r w:rsidRPr="001105EB">
        <w:rPr>
          <w:rFonts w:ascii="Century Schoolbook" w:hAnsi="Century Schoolbook" w:cs="Century Schoolbook" w:hint="eastAsia"/>
          <w:color w:val="3F7F5F"/>
          <w:kern w:val="0"/>
          <w:sz w:val="24"/>
          <w:szCs w:val="24"/>
        </w:rPr>
        <w:t>信息量含义是一致的，即同时最多只能允许指定数量的线程访问临界资源。</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public</w:t>
      </w:r>
      <w:r w:rsidRPr="001105EB">
        <w:rPr>
          <w:rFonts w:ascii="Century Schoolbook" w:hAnsi="Century Schoolbook" w:cs="Century Schoolbook"/>
          <w:color w:val="000000"/>
          <w:kern w:val="0"/>
          <w:sz w:val="24"/>
          <w:szCs w:val="24"/>
        </w:rPr>
        <w:t xml:space="preserve"> InterProcessSemaphoreV2  semaphoreLock(ZkLockPathEnum </w:t>
      </w:r>
      <w:r w:rsidRPr="001105EB">
        <w:rPr>
          <w:rFonts w:ascii="Century Schoolbook" w:hAnsi="Century Schoolbook" w:cs="Century Schoolbook"/>
          <w:color w:val="6A3E3E"/>
          <w:kern w:val="0"/>
          <w:sz w:val="24"/>
          <w:szCs w:val="24"/>
        </w:rPr>
        <w:t>lock</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int</w:t>
      </w:r>
      <w:r w:rsidRPr="001105EB">
        <w:rPr>
          <w:rFonts w:ascii="Century Schoolbook" w:hAnsi="Century Schoolbook" w:cs="Century Schoolbook"/>
          <w:color w:val="000000"/>
          <w:kern w:val="0"/>
          <w:sz w:val="24"/>
          <w:szCs w:val="24"/>
        </w:rPr>
        <w:t xml:space="preserve"> </w:t>
      </w:r>
      <w:r w:rsidRPr="001105EB">
        <w:rPr>
          <w:rFonts w:ascii="Century Schoolbook" w:hAnsi="Century Schoolbook" w:cs="Century Schoolbook"/>
          <w:color w:val="6A3E3E"/>
          <w:kern w:val="0"/>
          <w:sz w:val="24"/>
          <w:szCs w:val="24"/>
        </w:rPr>
        <w:t>count</w:t>
      </w:r>
      <w:r w:rsidRPr="001105EB">
        <w:rPr>
          <w:rFonts w:ascii="Century Schoolbook" w:hAnsi="Century Schoolbook" w:cs="Century Schoolbook"/>
          <w:color w:val="000000"/>
          <w:kern w:val="0"/>
          <w:sz w:val="24"/>
          <w:szCs w:val="24"/>
        </w:rPr>
        <w:t>)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if</w:t>
      </w:r>
      <w:r w:rsidRPr="001105EB">
        <w:rPr>
          <w:rFonts w:ascii="Century Schoolbook" w:hAnsi="Century Schoolbook" w:cs="Century Schoolbook"/>
          <w:color w:val="000000"/>
          <w:kern w:val="0"/>
          <w:sz w:val="24"/>
          <w:szCs w:val="24"/>
        </w:rPr>
        <w:t>(</w:t>
      </w:r>
      <w:r w:rsidRPr="001105EB">
        <w:rPr>
          <w:rFonts w:ascii="Century Schoolbook" w:hAnsi="Century Schoolbook" w:cs="Century Schoolbook"/>
          <w:color w:val="6A3E3E"/>
          <w:kern w:val="0"/>
          <w:sz w:val="24"/>
          <w:szCs w:val="24"/>
        </w:rPr>
        <w:t>lock</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null</w:t>
      </w:r>
      <w:r w:rsidRPr="001105EB">
        <w:rPr>
          <w:rFonts w:ascii="Century Schoolbook" w:hAnsi="Century Schoolbook" w:cs="Century Schoolbook"/>
          <w:color w:val="000000"/>
          <w:kern w:val="0"/>
          <w:sz w:val="24"/>
          <w:szCs w:val="24"/>
        </w:rPr>
        <w:t>)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return</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null</w:t>
      </w:r>
      <w:r w:rsidRPr="001105EB">
        <w:rPr>
          <w:rFonts w:ascii="Century Schoolbook" w:hAnsi="Century Schoolbook" w:cs="Century Schoolbook"/>
          <w:color w:val="000000"/>
          <w:kern w:val="0"/>
          <w:sz w:val="24"/>
          <w:szCs w:val="24"/>
        </w:rPr>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return</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new</w:t>
      </w:r>
      <w:r w:rsidRPr="001105EB">
        <w:rPr>
          <w:rFonts w:ascii="Century Schoolbook" w:hAnsi="Century Schoolbook" w:cs="Century Schoolbook"/>
          <w:color w:val="000000"/>
          <w:kern w:val="0"/>
          <w:sz w:val="24"/>
          <w:szCs w:val="24"/>
        </w:rPr>
        <w:t xml:space="preserve"> InterProcessSemaphoreV2(</w:t>
      </w:r>
      <w:r w:rsidRPr="001105EB">
        <w:rPr>
          <w:rFonts w:ascii="Century Schoolbook" w:hAnsi="Century Schoolbook" w:cs="Century Schoolbook"/>
          <w:color w:val="0000C0"/>
          <w:kern w:val="0"/>
          <w:sz w:val="24"/>
          <w:szCs w:val="24"/>
        </w:rPr>
        <w:t>client</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iCs/>
          <w:color w:val="0000C0"/>
          <w:kern w:val="0"/>
          <w:sz w:val="24"/>
          <w:szCs w:val="24"/>
        </w:rPr>
        <w:t>rootPath</w:t>
      </w:r>
      <w:r w:rsidRPr="001105EB">
        <w:rPr>
          <w:rFonts w:ascii="Century Schoolbook" w:hAnsi="Century Schoolbook" w:cs="Century Schoolbook"/>
          <w:color w:val="000000"/>
          <w:kern w:val="0"/>
          <w:sz w:val="24"/>
          <w:szCs w:val="24"/>
        </w:rPr>
        <w:t xml:space="preserve"> + </w:t>
      </w:r>
      <w:r w:rsidRPr="001105EB">
        <w:rPr>
          <w:rFonts w:ascii="Century Schoolbook" w:hAnsi="Century Schoolbook" w:cs="Century Schoolbook"/>
          <w:color w:val="6A3E3E"/>
          <w:kern w:val="0"/>
          <w:sz w:val="24"/>
          <w:szCs w:val="24"/>
        </w:rPr>
        <w:t>lock</w:t>
      </w:r>
      <w:r w:rsidRPr="001105EB">
        <w:rPr>
          <w:rFonts w:ascii="Century Schoolbook" w:hAnsi="Century Schoolbook" w:cs="Century Schoolbook"/>
          <w:color w:val="000000"/>
          <w:kern w:val="0"/>
          <w:sz w:val="24"/>
          <w:szCs w:val="24"/>
        </w:rPr>
        <w:t xml:space="preserve">.toString() , </w:t>
      </w:r>
      <w:r w:rsidRPr="001105EB">
        <w:rPr>
          <w:rFonts w:ascii="Century Schoolbook" w:hAnsi="Century Schoolbook" w:cs="Century Schoolbook"/>
          <w:color w:val="6A3E3E"/>
          <w:kern w:val="0"/>
          <w:sz w:val="24"/>
          <w:szCs w:val="24"/>
        </w:rPr>
        <w:t>count</w:t>
      </w:r>
      <w:r w:rsidRPr="001105EB">
        <w:rPr>
          <w:rFonts w:ascii="Century Schoolbook" w:hAnsi="Century Schoolbook" w:cs="Century Schoolbook"/>
          <w:color w:val="000000"/>
          <w:kern w:val="0"/>
          <w:sz w:val="24"/>
          <w:szCs w:val="24"/>
        </w:rPr>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t>}</w:t>
      </w:r>
    </w:p>
    <w:p w:rsidR="00146EE2" w:rsidRDefault="001105EB" w:rsidP="009E477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w:t>
      </w:r>
    </w:p>
    <w:p w:rsidR="001105EB" w:rsidRPr="009E477B" w:rsidRDefault="001105EB" w:rsidP="009E477B">
      <w:pPr>
        <w:autoSpaceDE w:val="0"/>
        <w:autoSpaceDN w:val="0"/>
        <w:adjustRightInd w:val="0"/>
        <w:jc w:val="left"/>
        <w:rPr>
          <w:rFonts w:ascii="Century Schoolbook" w:hAnsi="Century Schoolbook" w:cs="Century Schoolbook"/>
          <w:kern w:val="0"/>
          <w:sz w:val="24"/>
          <w:szCs w:val="24"/>
        </w:rPr>
      </w:pPr>
    </w:p>
    <w:p w:rsidR="001105EB" w:rsidRPr="009E477B" w:rsidRDefault="001105EB" w:rsidP="009E477B">
      <w:pPr>
        <w:rPr>
          <w:rFonts w:ascii="Century Schoolbook" w:hAnsi="Century Schoolbook"/>
        </w:rPr>
      </w:pPr>
      <w:r w:rsidRPr="009E477B">
        <w:rPr>
          <w:rFonts w:ascii="Century Schoolbook" w:hAnsi="Century Schoolbook" w:hint="eastAsia"/>
          <w:b/>
        </w:rPr>
        <w:t>使用示例</w:t>
      </w:r>
      <w:r>
        <w:rPr>
          <w:rFonts w:ascii="Century Schoolbook" w:hAnsi="Century Schoolbook" w:hint="eastAsia"/>
        </w:rPr>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9E477B">
        <w:rPr>
          <w:rFonts w:ascii="Century Schoolbook" w:hAnsi="Century Schoolbook" w:cs="Century Schoolbook"/>
          <w:bCs/>
          <w:color w:val="7F0055"/>
          <w:kern w:val="0"/>
          <w:sz w:val="24"/>
          <w:szCs w:val="24"/>
        </w:rPr>
        <w:t>public</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static</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void</w:t>
      </w:r>
      <w:r w:rsidRPr="001105EB">
        <w:rPr>
          <w:rFonts w:ascii="Century Schoolbook" w:hAnsi="Century Schoolbook" w:cs="Century Schoolbook"/>
          <w:color w:val="000000"/>
          <w:kern w:val="0"/>
          <w:sz w:val="24"/>
          <w:szCs w:val="24"/>
        </w:rPr>
        <w:t xml:space="preserve"> example()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t xml:space="preserve">InterProcessMutex </w:t>
      </w:r>
      <w:r w:rsidRPr="001105EB">
        <w:rPr>
          <w:rFonts w:ascii="Century Schoolbook" w:hAnsi="Century Schoolbook" w:cs="Century Schoolbook"/>
          <w:color w:val="6A3E3E"/>
          <w:kern w:val="0"/>
          <w:sz w:val="24"/>
          <w:szCs w:val="24"/>
        </w:rPr>
        <w:t>ipm</w:t>
      </w:r>
      <w:r w:rsidRPr="001105EB">
        <w:rPr>
          <w:rFonts w:ascii="Century Schoolbook" w:hAnsi="Century Schoolbook" w:cs="Century Schoolbook"/>
          <w:color w:val="000000"/>
          <w:kern w:val="0"/>
          <w:sz w:val="24"/>
          <w:szCs w:val="24"/>
        </w:rPr>
        <w:t xml:space="preserve"> = DistributeLockZk.</w:t>
      </w:r>
      <w:r w:rsidRPr="009E477B">
        <w:rPr>
          <w:rFonts w:ascii="Century Schoolbook" w:hAnsi="Century Schoolbook" w:cs="Century Schoolbook"/>
          <w:iCs/>
          <w:color w:val="000000"/>
          <w:kern w:val="0"/>
          <w:sz w:val="24"/>
          <w:szCs w:val="24"/>
        </w:rPr>
        <w:t>getInstance</w:t>
      </w:r>
      <w:r w:rsidRPr="001105EB">
        <w:rPr>
          <w:rFonts w:ascii="Century Schoolbook" w:hAnsi="Century Schoolbook" w:cs="Century Schoolbook"/>
          <w:color w:val="000000"/>
          <w:kern w:val="0"/>
          <w:sz w:val="24"/>
          <w:szCs w:val="24"/>
        </w:rPr>
        <w:t>().zkMutexLock(ZkLockPathEnum.</w:t>
      </w:r>
      <w:r w:rsidRPr="009E477B">
        <w:rPr>
          <w:rFonts w:ascii="Century Schoolbook" w:hAnsi="Century Schoolbook" w:cs="Century Schoolbook"/>
          <w:bCs/>
          <w:iCs/>
          <w:color w:val="0000C0"/>
          <w:kern w:val="0"/>
          <w:sz w:val="24"/>
          <w:szCs w:val="24"/>
        </w:rPr>
        <w:t>zkTest</w:t>
      </w:r>
      <w:r w:rsidRPr="001105EB">
        <w:rPr>
          <w:rFonts w:ascii="Century Schoolbook" w:hAnsi="Century Schoolbook" w:cs="Century Schoolbook"/>
          <w:color w:val="000000"/>
          <w:kern w:val="0"/>
          <w:sz w:val="24"/>
          <w:szCs w:val="24"/>
        </w:rPr>
        <w:t>);</w:t>
      </w:r>
    </w:p>
    <w:p w:rsidR="00202C78" w:rsidRDefault="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 xml:space="preserve"> </w:t>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try</w:t>
      </w:r>
      <w:r w:rsidRPr="001105EB">
        <w:rPr>
          <w:rFonts w:ascii="Century Schoolbook" w:hAnsi="Century Schoolbook" w:cs="Century Schoolbook"/>
          <w:color w:val="000000"/>
          <w:kern w:val="0"/>
          <w:sz w:val="24"/>
          <w:szCs w:val="24"/>
        </w:rPr>
        <w:t>{</w:t>
      </w:r>
    </w:p>
    <w:p w:rsidR="00412253" w:rsidRDefault="001105EB" w:rsidP="009E477B">
      <w:pPr>
        <w:autoSpaceDE w:val="0"/>
        <w:autoSpaceDN w:val="0"/>
        <w:adjustRightInd w:val="0"/>
        <w:ind w:left="420" w:firstLine="420"/>
        <w:jc w:val="left"/>
        <w:rPr>
          <w:rFonts w:ascii="Century Schoolbook" w:hAnsi="Century Schoolbook" w:cs="Century Schoolbook"/>
          <w:kern w:val="0"/>
          <w:sz w:val="24"/>
          <w:szCs w:val="24"/>
        </w:rPr>
      </w:pPr>
      <w:r w:rsidRPr="001105EB">
        <w:rPr>
          <w:rFonts w:ascii="Century Schoolbook" w:hAnsi="Century Schoolbook" w:cs="Century Schoolbook"/>
          <w:color w:val="6A3E3E"/>
          <w:kern w:val="0"/>
          <w:sz w:val="24"/>
          <w:szCs w:val="24"/>
        </w:rPr>
        <w:t>ipm</w:t>
      </w:r>
      <w:r w:rsidRPr="001105EB">
        <w:rPr>
          <w:rFonts w:ascii="Century Schoolbook" w:hAnsi="Century Schoolbook" w:cs="Century Schoolbook"/>
          <w:color w:val="000000"/>
          <w:kern w:val="0"/>
          <w:sz w:val="24"/>
          <w:szCs w:val="24"/>
        </w:rPr>
        <w:t>.acquire();</w:t>
      </w:r>
      <w:r w:rsidR="00202C78">
        <w:rPr>
          <w:rFonts w:ascii="Century Schoolbook" w:hAnsi="Century Schoolbook" w:cs="Century Schoolbook"/>
          <w:color w:val="000000"/>
          <w:kern w:val="0"/>
          <w:sz w:val="24"/>
          <w:szCs w:val="24"/>
        </w:rPr>
        <w:t xml:space="preserve"> </w:t>
      </w:r>
      <w:r w:rsidR="00202C78" w:rsidRPr="0068394C">
        <w:rPr>
          <w:rFonts w:ascii="Century Schoolbook" w:hAnsi="Century Schoolbook" w:cs="Century Schoolbook"/>
          <w:color w:val="3F7F5F"/>
          <w:kern w:val="0"/>
          <w:sz w:val="24"/>
          <w:szCs w:val="24"/>
        </w:rPr>
        <w:t xml:space="preserve">// </w:t>
      </w:r>
      <w:r w:rsidR="00202C78" w:rsidRPr="0068394C">
        <w:rPr>
          <w:rFonts w:ascii="Century Schoolbook" w:hAnsi="Century Schoolbook" w:cs="Century Schoolbook"/>
          <w:color w:val="3F7F5F"/>
          <w:kern w:val="0"/>
          <w:sz w:val="24"/>
          <w:szCs w:val="24"/>
        </w:rPr>
        <w:t>获取锁</w:t>
      </w:r>
    </w:p>
    <w:p w:rsidR="001105EB" w:rsidRPr="001105EB" w:rsidRDefault="001105EB" w:rsidP="009E477B">
      <w:pPr>
        <w:autoSpaceDE w:val="0"/>
        <w:autoSpaceDN w:val="0"/>
        <w:adjustRightInd w:val="0"/>
        <w:ind w:left="420" w:firstLine="42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System.</w:t>
      </w:r>
      <w:r w:rsidRPr="009E477B">
        <w:rPr>
          <w:rFonts w:ascii="Century Schoolbook" w:hAnsi="Century Schoolbook" w:cs="Century Schoolbook"/>
          <w:bCs/>
          <w:iCs/>
          <w:color w:val="0000C0"/>
          <w:kern w:val="0"/>
          <w:sz w:val="24"/>
          <w:szCs w:val="24"/>
        </w:rPr>
        <w:t>out</w:t>
      </w:r>
      <w:r w:rsidRPr="001105EB">
        <w:rPr>
          <w:rFonts w:ascii="Century Schoolbook" w:hAnsi="Century Schoolbook" w:cs="Century Schoolbook"/>
          <w:color w:val="000000"/>
          <w:kern w:val="0"/>
          <w:sz w:val="24"/>
          <w:szCs w:val="24"/>
        </w:rPr>
        <w:t>.println(</w:t>
      </w:r>
      <w:r w:rsidRPr="001105EB">
        <w:rPr>
          <w:rFonts w:ascii="Century Schoolbook" w:hAnsi="Century Schoolbook" w:cs="Century Schoolbook"/>
          <w:color w:val="2A00FF"/>
          <w:kern w:val="0"/>
          <w:sz w:val="24"/>
          <w:szCs w:val="24"/>
        </w:rPr>
        <w:t>"acquire read lock"</w:t>
      </w:r>
      <w:r w:rsidRPr="001105EB">
        <w:rPr>
          <w:rFonts w:ascii="Century Schoolbook" w:hAnsi="Century Schoolbook" w:cs="Century Schoolbook"/>
          <w:color w:val="000000"/>
          <w:kern w:val="0"/>
          <w:sz w:val="24"/>
          <w:szCs w:val="24"/>
        </w:rPr>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catch</w:t>
      </w:r>
      <w:r w:rsidRPr="001105EB">
        <w:rPr>
          <w:rFonts w:ascii="Century Schoolbook" w:hAnsi="Century Schoolbook" w:cs="Century Schoolbook"/>
          <w:color w:val="000000"/>
          <w:kern w:val="0"/>
          <w:sz w:val="24"/>
          <w:szCs w:val="24"/>
        </w:rPr>
        <w:t xml:space="preserve"> (Exception </w:t>
      </w:r>
      <w:r w:rsidRPr="001105EB">
        <w:rPr>
          <w:rFonts w:ascii="Century Schoolbook" w:hAnsi="Century Schoolbook" w:cs="Century Schoolbook"/>
          <w:color w:val="6A3E3E"/>
          <w:kern w:val="0"/>
          <w:sz w:val="24"/>
          <w:szCs w:val="24"/>
        </w:rPr>
        <w:t>e</w:t>
      </w:r>
      <w:r w:rsidRPr="001105EB">
        <w:rPr>
          <w:rFonts w:ascii="Century Schoolbook" w:hAnsi="Century Schoolbook" w:cs="Century Schoolbook"/>
          <w:color w:val="000000"/>
          <w:kern w:val="0"/>
          <w:sz w:val="24"/>
          <w:szCs w:val="24"/>
        </w:rPr>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 xml:space="preserve">    </w:t>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6A3E3E"/>
          <w:kern w:val="0"/>
          <w:sz w:val="24"/>
          <w:szCs w:val="24"/>
        </w:rPr>
        <w:t>e</w:t>
      </w:r>
      <w:r w:rsidRPr="001105EB">
        <w:rPr>
          <w:rFonts w:ascii="Century Schoolbook" w:hAnsi="Century Schoolbook" w:cs="Century Schoolbook"/>
          <w:color w:val="000000"/>
          <w:kern w:val="0"/>
          <w:sz w:val="24"/>
          <w:szCs w:val="24"/>
        </w:rPr>
        <w:t xml:space="preserve">.printStackTrace();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finally</w:t>
      </w:r>
      <w:r w:rsidRPr="001105EB">
        <w:rPr>
          <w:rFonts w:ascii="Century Schoolbook" w:hAnsi="Century Schoolbook" w:cs="Century Schoolbook"/>
          <w:color w:val="000000"/>
          <w:kern w:val="0"/>
          <w:sz w:val="24"/>
          <w:szCs w:val="24"/>
        </w:rPr>
        <w:t xml:space="preserve"> {</w:t>
      </w:r>
    </w:p>
    <w:p w:rsidR="001105EB" w:rsidRPr="001105EB" w:rsidRDefault="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 xml:space="preserve">    </w:t>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try</w:t>
      </w:r>
      <w:r w:rsidRPr="001105EB">
        <w:rPr>
          <w:rFonts w:ascii="Century Schoolbook" w:hAnsi="Century Schoolbook" w:cs="Century Schoolbook"/>
          <w:color w:val="000000"/>
          <w:kern w:val="0"/>
          <w:sz w:val="24"/>
          <w:szCs w:val="24"/>
        </w:rPr>
        <w:t xml:space="preserve"> {</w:t>
      </w:r>
      <w:r w:rsidR="00412253">
        <w:rPr>
          <w:rFonts w:ascii="Century Schoolbook" w:hAnsi="Century Schoolbook" w:cs="Century Schoolbook"/>
          <w:kern w:val="0"/>
          <w:sz w:val="24"/>
          <w:szCs w:val="24"/>
        </w:rPr>
        <w:t xml:space="preserve"> </w:t>
      </w:r>
      <w:r w:rsidRPr="001105EB">
        <w:rPr>
          <w:rFonts w:ascii="Century Schoolbook" w:hAnsi="Century Schoolbook" w:cs="Century Schoolbook"/>
          <w:color w:val="3F7F5F"/>
          <w:kern w:val="0"/>
          <w:sz w:val="24"/>
          <w:szCs w:val="24"/>
        </w:rPr>
        <w:t xml:space="preserve">// </w:t>
      </w:r>
      <w:r w:rsidRPr="001105EB">
        <w:rPr>
          <w:rFonts w:ascii="Century Schoolbook" w:hAnsi="Century Schoolbook" w:cs="Century Schoolbook" w:hint="eastAsia"/>
          <w:color w:val="3F7F5F"/>
          <w:kern w:val="0"/>
          <w:sz w:val="24"/>
          <w:szCs w:val="24"/>
        </w:rPr>
        <w:t>释放锁</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6A3E3E"/>
          <w:kern w:val="0"/>
          <w:sz w:val="24"/>
          <w:szCs w:val="24"/>
        </w:rPr>
        <w:t>ipm</w:t>
      </w:r>
      <w:r w:rsidRPr="001105EB">
        <w:rPr>
          <w:rFonts w:ascii="Century Schoolbook" w:hAnsi="Century Schoolbook" w:cs="Century Schoolbook"/>
          <w:color w:val="000000"/>
          <w:kern w:val="0"/>
          <w:sz w:val="24"/>
          <w:szCs w:val="24"/>
        </w:rPr>
        <w:t>.release();</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catch</w:t>
      </w:r>
      <w:r w:rsidRPr="001105EB">
        <w:rPr>
          <w:rFonts w:ascii="Century Schoolbook" w:hAnsi="Century Schoolbook" w:cs="Century Schoolbook"/>
          <w:color w:val="000000"/>
          <w:kern w:val="0"/>
          <w:sz w:val="24"/>
          <w:szCs w:val="24"/>
        </w:rPr>
        <w:t xml:space="preserve"> (Exception </w:t>
      </w:r>
      <w:r w:rsidRPr="001105EB">
        <w:rPr>
          <w:rFonts w:ascii="Century Schoolbook" w:hAnsi="Century Schoolbook" w:cs="Century Schoolbook"/>
          <w:color w:val="6A3E3E"/>
          <w:kern w:val="0"/>
          <w:sz w:val="24"/>
          <w:szCs w:val="24"/>
        </w:rPr>
        <w:t>e</w:t>
      </w:r>
      <w:r w:rsidRPr="001105EB">
        <w:rPr>
          <w:rFonts w:ascii="Century Schoolbook" w:hAnsi="Century Schoolbook" w:cs="Century Schoolbook"/>
          <w:color w:val="000000"/>
          <w:kern w:val="0"/>
          <w:sz w:val="24"/>
          <w:szCs w:val="24"/>
        </w:rPr>
        <w:t>)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6A3E3E"/>
          <w:kern w:val="0"/>
          <w:sz w:val="24"/>
          <w:szCs w:val="24"/>
        </w:rPr>
        <w:t>e</w:t>
      </w:r>
      <w:r w:rsidRPr="001105EB">
        <w:rPr>
          <w:rFonts w:ascii="Century Schoolbook" w:hAnsi="Century Schoolbook" w:cs="Century Schoolbook"/>
          <w:color w:val="000000"/>
          <w:kern w:val="0"/>
          <w:sz w:val="24"/>
          <w:szCs w:val="24"/>
        </w:rPr>
        <w:t>.printStackTrace();</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 xml:space="preserve">        System.</w:t>
      </w:r>
      <w:r w:rsidRPr="009E477B">
        <w:rPr>
          <w:rFonts w:ascii="Century Schoolbook" w:hAnsi="Century Schoolbook" w:cs="Century Schoolbook"/>
          <w:bCs/>
          <w:iCs/>
          <w:color w:val="0000C0"/>
          <w:kern w:val="0"/>
          <w:sz w:val="24"/>
          <w:szCs w:val="24"/>
        </w:rPr>
        <w:t>out</w:t>
      </w:r>
      <w:r w:rsidRPr="001105EB">
        <w:rPr>
          <w:rFonts w:ascii="Century Schoolbook" w:hAnsi="Century Schoolbook" w:cs="Century Schoolbook"/>
          <w:color w:val="000000"/>
          <w:kern w:val="0"/>
          <w:sz w:val="24"/>
          <w:szCs w:val="24"/>
        </w:rPr>
        <w:t>.println(</w:t>
      </w:r>
      <w:r w:rsidRPr="001105EB">
        <w:rPr>
          <w:rFonts w:ascii="Century Schoolbook" w:hAnsi="Century Schoolbook" w:cs="Century Schoolbook"/>
          <w:color w:val="2A00FF"/>
          <w:kern w:val="0"/>
          <w:sz w:val="24"/>
          <w:szCs w:val="24"/>
        </w:rPr>
        <w:t>"release read lock"</w:t>
      </w:r>
      <w:r w:rsidRPr="001105EB">
        <w:rPr>
          <w:rFonts w:ascii="Century Schoolbook" w:hAnsi="Century Schoolbook" w:cs="Century Schoolbook"/>
          <w:color w:val="000000"/>
          <w:kern w:val="0"/>
          <w:sz w:val="24"/>
          <w:szCs w:val="24"/>
        </w:rPr>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 xml:space="preserve">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w:t>
      </w:r>
    </w:p>
    <w:p w:rsidR="00F9528A" w:rsidRDefault="00F9528A" w:rsidP="00146EE2">
      <w:pPr>
        <w:rPr>
          <w:rFonts w:ascii="Century Schoolbook" w:hAnsi="Century Schoolbook"/>
        </w:rPr>
      </w:pPr>
    </w:p>
    <w:p w:rsidR="00F9528A" w:rsidRDefault="00F9528A" w:rsidP="00146EE2">
      <w:pPr>
        <w:rPr>
          <w:rFonts w:ascii="Century Schoolbook" w:hAnsi="Century Schoolbook"/>
        </w:rPr>
      </w:pPr>
    </w:p>
    <w:p w:rsidR="00F9528A" w:rsidRDefault="00F9528A" w:rsidP="00146EE2">
      <w:pPr>
        <w:rPr>
          <w:rFonts w:ascii="Century Schoolbook" w:hAnsi="Century Schoolbook"/>
        </w:rPr>
      </w:pPr>
    </w:p>
    <w:p w:rsidR="00F9528A" w:rsidRDefault="00F9528A" w:rsidP="00146EE2">
      <w:pPr>
        <w:rPr>
          <w:rFonts w:ascii="Century Schoolbook" w:hAnsi="Century Schoolbook"/>
        </w:rPr>
      </w:pPr>
    </w:p>
    <w:p w:rsidR="00F9528A" w:rsidRDefault="00F9528A" w:rsidP="00146EE2">
      <w:pPr>
        <w:rPr>
          <w:rFonts w:ascii="Century Schoolbook" w:hAnsi="Century Schoolbook"/>
        </w:rPr>
      </w:pPr>
    </w:p>
    <w:p w:rsidR="00F9528A" w:rsidRDefault="00F9528A" w:rsidP="00146EE2">
      <w:pPr>
        <w:rPr>
          <w:rFonts w:ascii="Century Schoolbook" w:hAnsi="Century Schoolbook"/>
        </w:rPr>
      </w:pPr>
    </w:p>
    <w:p w:rsidR="00F9528A" w:rsidRDefault="00F9528A" w:rsidP="00146EE2">
      <w:pPr>
        <w:rPr>
          <w:rFonts w:ascii="Century Schoolbook" w:hAnsi="Century Schoolbook"/>
        </w:rPr>
      </w:pPr>
    </w:p>
    <w:p w:rsidR="00F9528A" w:rsidRDefault="00F9528A" w:rsidP="00146EE2">
      <w:pPr>
        <w:rPr>
          <w:rFonts w:ascii="Century Schoolbook" w:hAnsi="Century Schoolbook"/>
        </w:rPr>
      </w:pPr>
    </w:p>
    <w:p w:rsidR="00F9528A" w:rsidRDefault="00F9528A" w:rsidP="00146EE2">
      <w:pPr>
        <w:rPr>
          <w:rFonts w:ascii="Century Schoolbook" w:hAnsi="Century Schoolbook"/>
        </w:rPr>
      </w:pPr>
    </w:p>
    <w:p w:rsidR="00F9528A" w:rsidRDefault="00F9528A" w:rsidP="00146EE2">
      <w:pPr>
        <w:rPr>
          <w:rFonts w:ascii="Century Schoolbook" w:hAnsi="Century Schoolbook"/>
        </w:rPr>
      </w:pPr>
    </w:p>
    <w:p w:rsidR="00F9528A" w:rsidRDefault="00F9528A" w:rsidP="00146EE2">
      <w:pPr>
        <w:rPr>
          <w:rFonts w:ascii="Century Schoolbook" w:hAnsi="Century Schoolbook"/>
        </w:rPr>
      </w:pPr>
    </w:p>
    <w:p w:rsidR="00F9528A" w:rsidRDefault="00F9528A" w:rsidP="00146EE2">
      <w:pPr>
        <w:rPr>
          <w:rFonts w:ascii="Century Schoolbook" w:hAnsi="Century Schoolbook"/>
        </w:rPr>
      </w:pPr>
    </w:p>
    <w:p w:rsidR="00F9528A" w:rsidRDefault="00F9528A" w:rsidP="00146EE2">
      <w:pPr>
        <w:rPr>
          <w:rFonts w:ascii="Century Schoolbook" w:hAnsi="Century Schoolbook"/>
        </w:rPr>
      </w:pPr>
    </w:p>
    <w:p w:rsidR="00F9528A" w:rsidRDefault="00F9528A" w:rsidP="00146EE2">
      <w:pPr>
        <w:rPr>
          <w:rFonts w:ascii="Century Schoolbook" w:hAnsi="Century Schoolbook"/>
        </w:rPr>
      </w:pPr>
    </w:p>
    <w:p w:rsidR="00F9528A" w:rsidRDefault="00F9528A" w:rsidP="00146EE2">
      <w:pPr>
        <w:rPr>
          <w:rFonts w:ascii="Century Schoolbook" w:hAnsi="Century Schoolbook"/>
        </w:rPr>
      </w:pPr>
    </w:p>
    <w:p w:rsidR="00F9528A" w:rsidRDefault="00F9528A" w:rsidP="00146EE2">
      <w:pPr>
        <w:rPr>
          <w:rFonts w:ascii="Century Schoolbook" w:hAnsi="Century Schoolbook"/>
        </w:rPr>
      </w:pPr>
    </w:p>
    <w:p w:rsidR="00F9528A" w:rsidRDefault="00F9528A" w:rsidP="00146EE2">
      <w:pPr>
        <w:rPr>
          <w:rFonts w:ascii="Century Schoolbook" w:hAnsi="Century Schoolbook"/>
        </w:rPr>
      </w:pPr>
    </w:p>
    <w:p w:rsidR="00F9528A" w:rsidRDefault="00F9528A" w:rsidP="00146EE2">
      <w:pPr>
        <w:rPr>
          <w:rFonts w:ascii="Century Schoolbook" w:hAnsi="Century Schoolbook"/>
        </w:rPr>
      </w:pPr>
    </w:p>
    <w:p w:rsidR="00F9528A" w:rsidRDefault="00F9528A" w:rsidP="00146EE2">
      <w:pPr>
        <w:rPr>
          <w:rFonts w:ascii="Century Schoolbook" w:hAnsi="Century Schoolbook"/>
        </w:rPr>
      </w:pPr>
    </w:p>
    <w:p w:rsidR="00F9528A" w:rsidRDefault="00F9528A" w:rsidP="00146EE2">
      <w:pPr>
        <w:rPr>
          <w:rFonts w:ascii="Century Schoolbook" w:hAnsi="Century Schoolbook"/>
        </w:rPr>
      </w:pPr>
    </w:p>
    <w:p w:rsidR="00F9528A" w:rsidRDefault="00F9528A" w:rsidP="00146EE2">
      <w:pPr>
        <w:rPr>
          <w:rFonts w:ascii="Century Schoolbook" w:hAnsi="Century Schoolbook"/>
        </w:rPr>
      </w:pPr>
    </w:p>
    <w:p w:rsidR="00F9528A" w:rsidRDefault="00F9528A" w:rsidP="00146EE2">
      <w:pPr>
        <w:rPr>
          <w:rFonts w:ascii="Century Schoolbook" w:hAnsi="Century Schoolbook"/>
        </w:rPr>
      </w:pPr>
    </w:p>
    <w:p w:rsidR="00F9528A" w:rsidRDefault="00F9528A" w:rsidP="00146EE2">
      <w:pPr>
        <w:rPr>
          <w:rFonts w:ascii="Century Schoolbook" w:hAnsi="Century Schoolbook"/>
        </w:rPr>
      </w:pPr>
    </w:p>
    <w:p w:rsidR="00F9528A" w:rsidRDefault="00F9528A" w:rsidP="00146EE2">
      <w:pPr>
        <w:rPr>
          <w:rFonts w:ascii="Century Schoolbook" w:hAnsi="Century Schoolbook"/>
        </w:rPr>
      </w:pPr>
    </w:p>
    <w:p w:rsidR="00F9528A" w:rsidRDefault="00F9528A" w:rsidP="00146EE2">
      <w:pPr>
        <w:rPr>
          <w:rFonts w:ascii="Century Schoolbook" w:hAnsi="Century Schoolbook"/>
        </w:rPr>
      </w:pPr>
    </w:p>
    <w:p w:rsidR="00F9528A" w:rsidRDefault="00F9528A" w:rsidP="00146EE2">
      <w:pPr>
        <w:rPr>
          <w:rFonts w:ascii="Century Schoolbook" w:hAnsi="Century Schoolbook"/>
        </w:rPr>
      </w:pPr>
    </w:p>
    <w:p w:rsidR="00F9528A" w:rsidRDefault="00F9528A" w:rsidP="00146EE2">
      <w:pPr>
        <w:rPr>
          <w:rFonts w:ascii="Century Schoolbook" w:hAnsi="Century Schoolbook"/>
        </w:rPr>
      </w:pPr>
    </w:p>
    <w:p w:rsidR="00F9528A" w:rsidRDefault="00F9528A" w:rsidP="00146EE2">
      <w:pPr>
        <w:rPr>
          <w:rFonts w:ascii="Century Schoolbook" w:hAnsi="Century Schoolbook"/>
        </w:rPr>
      </w:pPr>
    </w:p>
    <w:p w:rsidR="00F9528A" w:rsidRDefault="00F9528A"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CF4360" w:rsidP="009E477B">
      <w:pPr>
        <w:pStyle w:val="Tip2"/>
      </w:pPr>
      <w:r>
        <w:t>高可复用缓存设计</w:t>
      </w: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82025A" w:rsidRDefault="0082025A" w:rsidP="007D35CF">
      <w:pPr>
        <w:rPr>
          <w:rFonts w:ascii="Century Schoolbook" w:hAnsi="Century Schoolbook"/>
        </w:rPr>
      </w:pPr>
    </w:p>
    <w:p w:rsidR="0082025A" w:rsidRDefault="0082025A" w:rsidP="007D35CF">
      <w:pPr>
        <w:rPr>
          <w:rFonts w:ascii="Century Schoolbook" w:hAnsi="Century Schoolbook"/>
        </w:rPr>
      </w:pPr>
    </w:p>
    <w:p w:rsidR="007D35CF" w:rsidRDefault="007D35CF" w:rsidP="008B3C54">
      <w:pPr>
        <w:pageBreakBefore/>
        <w:rPr>
          <w:rFonts w:ascii="Century Schoolbook" w:hAnsi="Century Schoolbook"/>
        </w:rPr>
      </w:pPr>
    </w:p>
    <w:p w:rsidR="007D35CF" w:rsidRDefault="006774F3" w:rsidP="006774F3">
      <w:pPr>
        <w:pStyle w:val="Tip1"/>
      </w:pPr>
      <w:r>
        <w:t>实际问题收集</w:t>
      </w:r>
      <w:r>
        <w:rPr>
          <w:rFonts w:hint="eastAsia"/>
        </w:rPr>
        <w:t xml:space="preserve"> </w:t>
      </w:r>
    </w:p>
    <w:p w:rsidR="007D35CF" w:rsidRDefault="007D35CF" w:rsidP="007D35CF">
      <w:pPr>
        <w:rPr>
          <w:rFonts w:ascii="Century Schoolbook" w:hAnsi="Century Schoolbook"/>
        </w:rPr>
      </w:pPr>
    </w:p>
    <w:p w:rsidR="007D35CF" w:rsidRDefault="006774F3" w:rsidP="006774F3">
      <w:pPr>
        <w:pStyle w:val="Tip2"/>
      </w:pPr>
      <w:r>
        <w:rPr>
          <w:rFonts w:hint="eastAsia"/>
        </w:rPr>
        <w:t>1</w:t>
      </w:r>
      <w:r>
        <w:t xml:space="preserve"> </w:t>
      </w:r>
      <w:r w:rsidRPr="006774F3">
        <w:rPr>
          <w:rFonts w:hint="eastAsia"/>
        </w:rPr>
        <w:t>SpringMvc</w:t>
      </w:r>
      <w:r w:rsidRPr="006774F3">
        <w:rPr>
          <w:rFonts w:hint="eastAsia"/>
        </w:rPr>
        <w:t>线程安全问题</w:t>
      </w:r>
      <w:r>
        <w:rPr>
          <w:rFonts w:hint="eastAsia"/>
        </w:rPr>
        <w:t xml:space="preserve"> </w:t>
      </w:r>
    </w:p>
    <w:p w:rsidR="007D35CF" w:rsidRDefault="006774F3" w:rsidP="007D35CF">
      <w:pPr>
        <w:rPr>
          <w:rFonts w:ascii="Century Schoolbook" w:hAnsi="Century Schoolbook"/>
        </w:rPr>
      </w:pPr>
      <w:r>
        <w:rPr>
          <w:noProof/>
        </w:rPr>
        <w:drawing>
          <wp:inline distT="0" distB="0" distL="0" distR="0" wp14:anchorId="3D8DDCC4" wp14:editId="0803ADC6">
            <wp:extent cx="9153525" cy="76295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9153525" cy="7629525"/>
                    </a:xfrm>
                    <a:prstGeom prst="rect">
                      <a:avLst/>
                    </a:prstGeom>
                  </pic:spPr>
                </pic:pic>
              </a:graphicData>
            </a:graphic>
          </wp:inline>
        </w:drawing>
      </w:r>
    </w:p>
    <w:p w:rsidR="007D35CF" w:rsidRDefault="007D35CF" w:rsidP="007D35CF">
      <w:pPr>
        <w:rPr>
          <w:rFonts w:ascii="Century Schoolbook" w:hAnsi="Century Schoolbook"/>
        </w:rPr>
      </w:pPr>
    </w:p>
    <w:p w:rsidR="007D35CF" w:rsidRDefault="006774F3" w:rsidP="007D35CF">
      <w:pPr>
        <w:rPr>
          <w:rFonts w:ascii="Century Schoolbook" w:hAnsi="Century Schoolbook"/>
        </w:rPr>
      </w:pPr>
      <w:r w:rsidRPr="006774F3">
        <w:rPr>
          <w:rFonts w:ascii="Century Schoolbook" w:hAnsi="Century Schoolbook" w:hint="eastAsia"/>
        </w:rPr>
        <w:t>springmvc</w:t>
      </w:r>
      <w:r w:rsidRPr="006774F3">
        <w:rPr>
          <w:rFonts w:ascii="Century Schoolbook" w:hAnsi="Century Schoolbook" w:hint="eastAsia"/>
        </w:rPr>
        <w:t>是单例模式的框架</w:t>
      </w:r>
      <w:r w:rsidRPr="006774F3">
        <w:rPr>
          <w:rFonts w:ascii="Century Schoolbook" w:hAnsi="Century Schoolbook" w:hint="eastAsia"/>
        </w:rPr>
        <w:t>,</w:t>
      </w:r>
      <w:r w:rsidRPr="006774F3">
        <w:rPr>
          <w:rFonts w:ascii="Century Schoolbook" w:hAnsi="Century Schoolbook" w:hint="eastAsia"/>
        </w:rPr>
        <w:t>但它是线程安全的</w:t>
      </w:r>
      <w:r w:rsidRPr="006774F3">
        <w:rPr>
          <w:rFonts w:ascii="Century Schoolbook" w:hAnsi="Century Schoolbook" w:hint="eastAsia"/>
        </w:rPr>
        <w:t>,</w:t>
      </w:r>
      <w:r w:rsidRPr="006774F3">
        <w:rPr>
          <w:rFonts w:ascii="Century Schoolbook" w:hAnsi="Century Schoolbook" w:hint="eastAsia"/>
        </w:rPr>
        <w:t>因为</w:t>
      </w:r>
      <w:r w:rsidRPr="006774F3">
        <w:rPr>
          <w:rFonts w:ascii="Century Schoolbook" w:hAnsi="Century Schoolbook" w:hint="eastAsia"/>
        </w:rPr>
        <w:t>springmvc</w:t>
      </w:r>
      <w:r w:rsidRPr="006774F3">
        <w:rPr>
          <w:rFonts w:ascii="Century Schoolbook" w:hAnsi="Century Schoolbook" w:hint="eastAsia"/>
        </w:rPr>
        <w:t>没有成员变量</w:t>
      </w:r>
      <w:r w:rsidRPr="006774F3">
        <w:rPr>
          <w:rFonts w:ascii="Century Schoolbook" w:hAnsi="Century Schoolbook" w:hint="eastAsia"/>
        </w:rPr>
        <w:t>,</w:t>
      </w:r>
      <w:r w:rsidRPr="006774F3">
        <w:rPr>
          <w:rFonts w:ascii="Century Schoolbook" w:hAnsi="Century Schoolbook" w:hint="eastAsia"/>
        </w:rPr>
        <w:t>所有参数的封装都是基于方法的</w:t>
      </w:r>
      <w:r w:rsidRPr="006774F3">
        <w:rPr>
          <w:rFonts w:ascii="Century Schoolbook" w:hAnsi="Century Schoolbook" w:hint="eastAsia"/>
        </w:rPr>
        <w:t>,</w:t>
      </w:r>
      <w:r w:rsidRPr="006774F3">
        <w:rPr>
          <w:rFonts w:ascii="Century Schoolbook" w:hAnsi="Century Schoolbook" w:hint="eastAsia"/>
        </w:rPr>
        <w:t>属于当前线程的私有变量</w:t>
      </w:r>
      <w:r w:rsidRPr="006774F3">
        <w:rPr>
          <w:rFonts w:ascii="Century Schoolbook" w:hAnsi="Century Schoolbook" w:hint="eastAsia"/>
        </w:rPr>
        <w:t xml:space="preserve">. </w:t>
      </w:r>
      <w:r w:rsidRPr="006774F3">
        <w:rPr>
          <w:rFonts w:ascii="Century Schoolbook" w:hAnsi="Century Schoolbook" w:hint="eastAsia"/>
        </w:rPr>
        <w:t>因此是线程安全的框架</w:t>
      </w:r>
    </w:p>
    <w:p w:rsidR="007D35CF" w:rsidRDefault="007D35C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7D35CF" w:rsidRPr="00E335E7" w:rsidRDefault="00E335E7" w:rsidP="00E335E7">
      <w:pPr>
        <w:pStyle w:val="Tip2"/>
      </w:pPr>
      <w:r w:rsidRPr="00E335E7">
        <w:rPr>
          <w:rFonts w:hint="eastAsia"/>
        </w:rPr>
        <w:t>关于</w:t>
      </w:r>
      <w:r w:rsidRPr="00E335E7">
        <w:rPr>
          <w:rFonts w:hint="eastAsia"/>
        </w:rPr>
        <w:t>java</w:t>
      </w:r>
      <w:r w:rsidRPr="00E335E7">
        <w:rPr>
          <w:rFonts w:hint="eastAsia"/>
        </w:rPr>
        <w:t>成员变量和局部变量</w:t>
      </w:r>
    </w:p>
    <w:p w:rsidR="007D35CF" w:rsidRDefault="00E335E7" w:rsidP="007D35CF">
      <w:pPr>
        <w:rPr>
          <w:rFonts w:ascii="Century Schoolbook" w:hAnsi="Century Schoolbook"/>
        </w:rPr>
      </w:pPr>
      <w:r w:rsidRPr="00E335E7">
        <w:rPr>
          <w:rFonts w:ascii="Century Schoolbook" w:hAnsi="Century Schoolbook"/>
        </w:rPr>
        <w:t>https://blog.csdn.net/weixin_37012881/article/details/82699089</w:t>
      </w:r>
    </w:p>
    <w:p w:rsidR="007D35CF" w:rsidRDefault="00E335E7" w:rsidP="007D35CF">
      <w:pPr>
        <w:rPr>
          <w:rFonts w:ascii="Century Schoolbook" w:hAnsi="Century Schoolbook"/>
        </w:rPr>
      </w:pPr>
      <w:r>
        <w:rPr>
          <w:noProof/>
        </w:rPr>
        <w:drawing>
          <wp:inline distT="0" distB="0" distL="0" distR="0" wp14:anchorId="2591C582" wp14:editId="1B59FE69">
            <wp:extent cx="9448800" cy="49244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9448800" cy="4924425"/>
                    </a:xfrm>
                    <a:prstGeom prst="rect">
                      <a:avLst/>
                    </a:prstGeom>
                  </pic:spPr>
                </pic:pic>
              </a:graphicData>
            </a:graphic>
          </wp:inline>
        </w:drawing>
      </w:r>
    </w:p>
    <w:p w:rsidR="007D35CF" w:rsidRPr="007C0623" w:rsidRDefault="007D35CF" w:rsidP="007D35CF">
      <w:pPr>
        <w:rPr>
          <w:rFonts w:ascii="Century Schoolbook" w:hAnsi="Century Schoolbook"/>
        </w:rPr>
      </w:pPr>
    </w:p>
    <w:p w:rsidR="007D35CF" w:rsidRDefault="007D35CF" w:rsidP="007D35CF">
      <w:pPr>
        <w:rPr>
          <w:rFonts w:ascii="Century Schoolbook" w:hAnsi="Century Schoolbook"/>
        </w:rPr>
      </w:pPr>
    </w:p>
    <w:p w:rsidR="00E92FC2" w:rsidRDefault="00E92FC2" w:rsidP="007D35CF">
      <w:pPr>
        <w:rPr>
          <w:rFonts w:ascii="Century Schoolbook" w:hAnsi="Century Schoolbook"/>
        </w:rPr>
      </w:pPr>
      <w:r w:rsidRPr="00E92FC2">
        <w:rPr>
          <w:rFonts w:ascii="Century Schoolbook" w:hAnsi="Century Schoolbook" w:hint="eastAsia"/>
        </w:rPr>
        <w:t>实例变量属于某个对象的属性，必须创建了实例对象，其中的实例变量才会被分配空间，才能使用这个实例变量。</w:t>
      </w:r>
    </w:p>
    <w:p w:rsidR="00E92FC2" w:rsidRDefault="00E92FC2" w:rsidP="007D35CF">
      <w:pPr>
        <w:rPr>
          <w:rFonts w:ascii="Century Schoolbook" w:hAnsi="Century Schoolbook"/>
        </w:rPr>
      </w:pPr>
      <w:r w:rsidRPr="00E92FC2">
        <w:rPr>
          <w:rFonts w:ascii="Century Schoolbook" w:hAnsi="Century Schoolbook"/>
        </w:rPr>
        <w:t>https://blog.csdn.net/yong_zi/article/details/81285049</w:t>
      </w:r>
    </w:p>
    <w:p w:rsidR="00E92FC2" w:rsidRDefault="00E92FC2" w:rsidP="007D35CF">
      <w:pPr>
        <w:rPr>
          <w:rFonts w:ascii="Century Schoolbook" w:hAnsi="Century Schoolbook"/>
        </w:rPr>
      </w:pPr>
      <w:r>
        <w:rPr>
          <w:noProof/>
        </w:rPr>
        <w:lastRenderedPageBreak/>
        <w:drawing>
          <wp:inline distT="0" distB="0" distL="0" distR="0" wp14:anchorId="3BFFA6D4" wp14:editId="274A3756">
            <wp:extent cx="9391650" cy="75533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9391650" cy="7553325"/>
                    </a:xfrm>
                    <a:prstGeom prst="rect">
                      <a:avLst/>
                    </a:prstGeom>
                  </pic:spPr>
                </pic:pic>
              </a:graphicData>
            </a:graphic>
          </wp:inline>
        </w:drawing>
      </w:r>
    </w:p>
    <w:p w:rsidR="00E92FC2" w:rsidRPr="00F8697E" w:rsidRDefault="00E92FC2" w:rsidP="007D35CF">
      <w:pPr>
        <w:rPr>
          <w:rFonts w:ascii="Century Schoolbook" w:hAnsi="Century Schoolbook"/>
        </w:rPr>
      </w:pPr>
      <w:r>
        <w:rPr>
          <w:noProof/>
        </w:rPr>
        <w:drawing>
          <wp:inline distT="0" distB="0" distL="0" distR="0" wp14:anchorId="5A8F2043" wp14:editId="4A5CECB3">
            <wp:extent cx="9248775" cy="28860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248775" cy="2886075"/>
                    </a:xfrm>
                    <a:prstGeom prst="rect">
                      <a:avLst/>
                    </a:prstGeom>
                  </pic:spPr>
                </pic:pic>
              </a:graphicData>
            </a:graphic>
          </wp:inline>
        </w:drawing>
      </w:r>
    </w:p>
    <w:p w:rsidR="007D35CF" w:rsidRDefault="00E92FC2" w:rsidP="007D35CF">
      <w:pPr>
        <w:rPr>
          <w:rFonts w:ascii="Century Schoolbook" w:hAnsi="Century Schoolbook"/>
        </w:rPr>
      </w:pPr>
      <w:r>
        <w:rPr>
          <w:noProof/>
        </w:rPr>
        <w:drawing>
          <wp:inline distT="0" distB="0" distL="0" distR="0" wp14:anchorId="60A4C83B" wp14:editId="6DFC64EE">
            <wp:extent cx="9296400" cy="30670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9296400" cy="3067050"/>
                    </a:xfrm>
                    <a:prstGeom prst="rect">
                      <a:avLst/>
                    </a:prstGeom>
                  </pic:spPr>
                </pic:pic>
              </a:graphicData>
            </a:graphic>
          </wp:inline>
        </w:drawing>
      </w:r>
    </w:p>
    <w:p w:rsidR="00A46B81" w:rsidRDefault="00A46B81" w:rsidP="00A46B81">
      <w:pPr>
        <w:pStyle w:val="Tip2"/>
      </w:pPr>
      <w:r>
        <w:t xml:space="preserve">2 </w:t>
      </w:r>
      <w:r w:rsidRPr="00A46B81">
        <w:t>ThreadLocal</w:t>
      </w:r>
    </w:p>
    <w:p w:rsidR="00A46B81" w:rsidRDefault="00505D37" w:rsidP="007D35CF">
      <w:pPr>
        <w:rPr>
          <w:rFonts w:ascii="Century Schoolbook" w:hAnsi="Century Schoolbook"/>
        </w:rPr>
      </w:pPr>
      <w:r w:rsidRPr="00505D37">
        <w:rPr>
          <w:rFonts w:ascii="Century Schoolbook" w:hAnsi="Century Schoolbook"/>
        </w:rPr>
        <w:t>https://www.jianshu.com/p/3c5d7f09dfbd</w:t>
      </w:r>
    </w:p>
    <w:p w:rsidR="00A46B81" w:rsidRDefault="00A46B81" w:rsidP="007D35CF">
      <w:pPr>
        <w:rPr>
          <w:rFonts w:ascii="Century Schoolbook" w:hAnsi="Century Schoolbook"/>
        </w:rPr>
      </w:pPr>
    </w:p>
    <w:p w:rsidR="00A46B81" w:rsidRDefault="00A46B81" w:rsidP="007D35CF">
      <w:pPr>
        <w:rPr>
          <w:rFonts w:ascii="Century Schoolbook" w:hAnsi="Century Schoolbook"/>
        </w:rPr>
      </w:pPr>
    </w:p>
    <w:p w:rsidR="007D35CF" w:rsidRDefault="00A46B81" w:rsidP="00AB029B">
      <w:pPr>
        <w:pStyle w:val="Tip2"/>
      </w:pPr>
      <w:r>
        <w:t>3</w:t>
      </w:r>
      <w:r w:rsidR="00BB2A60">
        <w:t xml:space="preserve"> HashMap</w:t>
      </w:r>
      <w:r w:rsidR="00BB2A60">
        <w:t>算法</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3346A" w:rsidP="0093346A">
      <w:pPr>
        <w:pStyle w:val="Tip2"/>
      </w:pPr>
      <w:r>
        <w:t xml:space="preserve">4 Zookeeper </w:t>
      </w:r>
    </w:p>
    <w:p w:rsidR="007D35CF" w:rsidRDefault="007D35CF" w:rsidP="007D35CF">
      <w:pPr>
        <w:rPr>
          <w:rFonts w:ascii="Century Schoolbook" w:hAnsi="Century Schoolbook"/>
        </w:rPr>
      </w:pPr>
    </w:p>
    <w:p w:rsidR="007D35CF" w:rsidRDefault="0093346A" w:rsidP="007D35CF">
      <w:pPr>
        <w:rPr>
          <w:rFonts w:ascii="Century Schoolbook" w:hAnsi="Century Schoolbook"/>
        </w:rPr>
      </w:pPr>
      <w:r w:rsidRPr="0093346A">
        <w:rPr>
          <w:rFonts w:ascii="Century Schoolbook" w:hAnsi="Century Schoolbook"/>
        </w:rPr>
        <w:t>https://blog.csdn.net/qq_36864672/article/details/78596499</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5063E1" w:rsidP="005063E1">
      <w:pPr>
        <w:pStyle w:val="Tip2"/>
      </w:pPr>
      <w:r>
        <w:rPr>
          <w:rFonts w:hint="eastAsia"/>
        </w:rPr>
        <w:lastRenderedPageBreak/>
        <w:t>5</w:t>
      </w:r>
      <w:r>
        <w:t xml:space="preserve"> Redis </w:t>
      </w:r>
    </w:p>
    <w:p w:rsidR="007D35CF" w:rsidRDefault="007D35CF" w:rsidP="007D35CF">
      <w:pPr>
        <w:rPr>
          <w:rFonts w:ascii="Century Schoolbook" w:hAnsi="Century Schoolbook"/>
        </w:rPr>
      </w:pPr>
    </w:p>
    <w:p w:rsidR="004C04E0" w:rsidRDefault="004C04E0" w:rsidP="007D35CF">
      <w:pPr>
        <w:rPr>
          <w:rFonts w:ascii="Century Schoolbook" w:hAnsi="Century Schoolbook"/>
        </w:rPr>
      </w:pPr>
      <w:r w:rsidRPr="004C04E0">
        <w:rPr>
          <w:rFonts w:ascii="Century Schoolbook" w:hAnsi="Century Schoolbook" w:hint="eastAsia"/>
        </w:rPr>
        <w:t>Redis</w:t>
      </w:r>
      <w:r w:rsidRPr="004C04E0">
        <w:rPr>
          <w:rFonts w:ascii="Century Schoolbook" w:hAnsi="Century Schoolbook" w:hint="eastAsia"/>
        </w:rPr>
        <w:t>支持五种数据类型：</w:t>
      </w:r>
      <w:r w:rsidRPr="004C04E0">
        <w:rPr>
          <w:rFonts w:ascii="Century Schoolbook" w:hAnsi="Century Schoolbook" w:hint="eastAsia"/>
        </w:rPr>
        <w:t>string</w:t>
      </w:r>
      <w:r w:rsidRPr="004C04E0">
        <w:rPr>
          <w:rFonts w:ascii="Century Schoolbook" w:hAnsi="Century Schoolbook" w:hint="eastAsia"/>
        </w:rPr>
        <w:t>（字符串），</w:t>
      </w:r>
      <w:r w:rsidRPr="004C04E0">
        <w:rPr>
          <w:rFonts w:ascii="Century Schoolbook" w:hAnsi="Century Schoolbook" w:hint="eastAsia"/>
        </w:rPr>
        <w:t>hash</w:t>
      </w:r>
      <w:r w:rsidRPr="004C04E0">
        <w:rPr>
          <w:rFonts w:ascii="Century Schoolbook" w:hAnsi="Century Schoolbook" w:hint="eastAsia"/>
        </w:rPr>
        <w:t>（哈希），</w:t>
      </w:r>
      <w:r w:rsidRPr="004C04E0">
        <w:rPr>
          <w:rFonts w:ascii="Century Schoolbook" w:hAnsi="Century Schoolbook" w:hint="eastAsia"/>
        </w:rPr>
        <w:t>list</w:t>
      </w:r>
      <w:r w:rsidRPr="004C04E0">
        <w:rPr>
          <w:rFonts w:ascii="Century Schoolbook" w:hAnsi="Century Schoolbook" w:hint="eastAsia"/>
        </w:rPr>
        <w:t>（列表），</w:t>
      </w:r>
      <w:r w:rsidRPr="004C04E0">
        <w:rPr>
          <w:rFonts w:ascii="Century Schoolbook" w:hAnsi="Century Schoolbook" w:hint="eastAsia"/>
        </w:rPr>
        <w:t>set</w:t>
      </w:r>
      <w:r w:rsidRPr="004C04E0">
        <w:rPr>
          <w:rFonts w:ascii="Century Schoolbook" w:hAnsi="Century Schoolbook" w:hint="eastAsia"/>
        </w:rPr>
        <w:t>（集合）及</w:t>
      </w:r>
      <w:r w:rsidRPr="004C04E0">
        <w:rPr>
          <w:rFonts w:ascii="Century Schoolbook" w:hAnsi="Century Schoolbook" w:hint="eastAsia"/>
        </w:rPr>
        <w:t>zset(sorted set</w:t>
      </w:r>
      <w:r w:rsidRPr="004C04E0">
        <w:rPr>
          <w:rFonts w:ascii="Century Schoolbook" w:hAnsi="Century Schoolbook" w:hint="eastAsia"/>
        </w:rPr>
        <w:t>：有序集合</w:t>
      </w:r>
      <w:r w:rsidRPr="004C04E0">
        <w:rPr>
          <w:rFonts w:ascii="Century Schoolbook" w:hAnsi="Century Schoolbook" w:hint="eastAsia"/>
        </w:rPr>
        <w:t>)</w:t>
      </w:r>
      <w:r w:rsidRPr="004C04E0">
        <w:rPr>
          <w:rFonts w:ascii="Century Schoolbook" w:hAnsi="Century Schoolbook" w:hint="eastAsia"/>
        </w:rPr>
        <w:t>。</w:t>
      </w:r>
      <w:r w:rsidR="00587F5B" w:rsidRPr="00587F5B">
        <w:rPr>
          <w:rFonts w:ascii="Century Schoolbook" w:hAnsi="Century Schoolbook" w:hint="eastAsia"/>
        </w:rPr>
        <w:t>但是</w:t>
      </w:r>
      <w:r w:rsidR="00587F5B" w:rsidRPr="00587F5B">
        <w:rPr>
          <w:rFonts w:ascii="Century Schoolbook" w:hAnsi="Century Schoolbook" w:hint="eastAsia"/>
        </w:rPr>
        <w:t>Redis</w:t>
      </w:r>
      <w:r w:rsidR="00587F5B" w:rsidRPr="00587F5B">
        <w:rPr>
          <w:rFonts w:ascii="Century Schoolbook" w:hAnsi="Century Schoolbook" w:hint="eastAsia"/>
        </w:rPr>
        <w:t>后续又丰富了几种数据类型分别是</w:t>
      </w:r>
      <w:r w:rsidR="00587F5B" w:rsidRPr="00587F5B">
        <w:rPr>
          <w:rFonts w:ascii="Century Schoolbook" w:hAnsi="Century Schoolbook" w:hint="eastAsia"/>
        </w:rPr>
        <w:t>Bitmaps</w:t>
      </w:r>
      <w:r w:rsidR="00587F5B" w:rsidRPr="00587F5B">
        <w:rPr>
          <w:rFonts w:ascii="Century Schoolbook" w:hAnsi="Century Schoolbook" w:hint="eastAsia"/>
        </w:rPr>
        <w:t>、</w:t>
      </w:r>
      <w:r w:rsidR="00587F5B" w:rsidRPr="00587F5B">
        <w:rPr>
          <w:rFonts w:ascii="Century Schoolbook" w:hAnsi="Century Schoolbook" w:hint="eastAsia"/>
        </w:rPr>
        <w:t>HyperLogLogs</w:t>
      </w:r>
      <w:r w:rsidR="00587F5B" w:rsidRPr="00587F5B">
        <w:rPr>
          <w:rFonts w:ascii="Century Schoolbook" w:hAnsi="Century Schoolbook" w:hint="eastAsia"/>
        </w:rPr>
        <w:t>、</w:t>
      </w:r>
      <w:r w:rsidR="00587F5B" w:rsidRPr="00587F5B">
        <w:rPr>
          <w:rFonts w:ascii="Century Schoolbook" w:hAnsi="Century Schoolbook" w:hint="eastAsia"/>
        </w:rPr>
        <w:t>GEO</w:t>
      </w:r>
      <w:r w:rsidR="00587F5B" w:rsidRPr="00587F5B">
        <w:rPr>
          <w:rFonts w:ascii="Century Schoolbook" w:hAnsi="Century Schoolbook" w:hint="eastAsia"/>
        </w:rPr>
        <w:t>。</w:t>
      </w:r>
    </w:p>
    <w:p w:rsidR="004C04E0" w:rsidRDefault="004C04E0" w:rsidP="007D35CF">
      <w:pPr>
        <w:rPr>
          <w:rFonts w:ascii="Century Schoolbook" w:hAnsi="Century Schoolbook"/>
        </w:rPr>
      </w:pPr>
    </w:p>
    <w:p w:rsidR="004C04E0" w:rsidRDefault="004C04E0" w:rsidP="007D35CF">
      <w:pPr>
        <w:rPr>
          <w:rFonts w:ascii="Century Schoolbook" w:hAnsi="Century Schoolbook"/>
        </w:rPr>
      </w:pPr>
    </w:p>
    <w:p w:rsidR="004C04E0" w:rsidRDefault="004C04E0" w:rsidP="007D35CF">
      <w:pPr>
        <w:rPr>
          <w:rFonts w:ascii="Century Schoolbook" w:hAnsi="Century Schoolbook"/>
        </w:rPr>
      </w:pPr>
    </w:p>
    <w:p w:rsidR="007D35CF" w:rsidRDefault="005063E1" w:rsidP="007D35CF">
      <w:pPr>
        <w:rPr>
          <w:rFonts w:ascii="Century Schoolbook" w:hAnsi="Century Schoolbook"/>
        </w:rPr>
      </w:pPr>
      <w:r w:rsidRPr="005063E1">
        <w:rPr>
          <w:rFonts w:ascii="Century Schoolbook" w:hAnsi="Century Schoolbook"/>
        </w:rPr>
        <w:t>https://mp.weixin.qq.com/s/f9N13fnyTtnu2D5sKZiu9w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6D0A4B" w:rsidP="006D0A4B">
      <w:pPr>
        <w:pStyle w:val="Tip2"/>
      </w:pPr>
      <w:r>
        <w:rPr>
          <w:rFonts w:hint="eastAsia"/>
        </w:rPr>
        <w:t>6</w:t>
      </w:r>
      <w:r>
        <w:t xml:space="preserve"> SPI </w:t>
      </w:r>
      <w:r>
        <w:t>技术</w:t>
      </w:r>
      <w:r>
        <w:rPr>
          <w:rFonts w:hint="eastAsia"/>
        </w:rPr>
        <w:t xml:space="preserve"> </w:t>
      </w:r>
    </w:p>
    <w:p w:rsidR="007D35CF" w:rsidRDefault="007D35CF" w:rsidP="007D35CF">
      <w:pPr>
        <w:rPr>
          <w:rFonts w:ascii="Century Schoolbook" w:hAnsi="Century Schoolbook"/>
        </w:rPr>
      </w:pPr>
    </w:p>
    <w:p w:rsidR="007D35CF" w:rsidRDefault="006D0A4B" w:rsidP="007D35CF">
      <w:pPr>
        <w:rPr>
          <w:rFonts w:ascii="Century Schoolbook" w:hAnsi="Century Schoolbook"/>
        </w:rPr>
      </w:pPr>
      <w:r w:rsidRPr="006D0A4B">
        <w:rPr>
          <w:rFonts w:ascii="Century Schoolbook" w:hAnsi="Century Schoolbook"/>
        </w:rPr>
        <w:t>https://mp.weixin.qq.com/s/VrqOpyTTIzlyMAtJFda9fw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C723CC" w:rsidP="00C723CC">
      <w:pPr>
        <w:pStyle w:val="Tip2"/>
      </w:pPr>
      <w:r>
        <w:rPr>
          <w:rFonts w:hint="eastAsia"/>
        </w:rPr>
        <w:t>7</w:t>
      </w:r>
      <w:r>
        <w:t xml:space="preserve"> </w:t>
      </w:r>
      <w:r>
        <w:t>乐观锁和悲观锁</w:t>
      </w:r>
    </w:p>
    <w:p w:rsidR="00C723CC" w:rsidRDefault="00C723CC" w:rsidP="007D35CF">
      <w:pPr>
        <w:rPr>
          <w:rFonts w:ascii="Century Schoolbook" w:hAnsi="Century Schoolbook"/>
        </w:rPr>
      </w:pPr>
      <w:r>
        <w:rPr>
          <w:noProof/>
        </w:rPr>
        <w:drawing>
          <wp:inline distT="0" distB="0" distL="0" distR="0" wp14:anchorId="6C66B55F" wp14:editId="6CEEF5E8">
            <wp:extent cx="7324725" cy="24574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7324725" cy="2457450"/>
                    </a:xfrm>
                    <a:prstGeom prst="rect">
                      <a:avLst/>
                    </a:prstGeom>
                  </pic:spPr>
                </pic:pic>
              </a:graphicData>
            </a:graphic>
          </wp:inline>
        </w:drawing>
      </w:r>
    </w:p>
    <w:p w:rsidR="007D35CF" w:rsidRDefault="00C723CC" w:rsidP="007D35CF">
      <w:pPr>
        <w:rPr>
          <w:rFonts w:ascii="Century Schoolbook" w:hAnsi="Century Schoolbook"/>
        </w:rPr>
      </w:pPr>
      <w:r w:rsidRPr="00C723CC">
        <w:rPr>
          <w:rFonts w:ascii="Century Schoolbook" w:hAnsi="Century Schoolbook"/>
        </w:rPr>
        <w:t>https://segmentfault.com/a/1190000015239603</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A6CEB" w:rsidP="009A6CEB">
      <w:pPr>
        <w:pStyle w:val="Tip2"/>
      </w:pPr>
      <w:r>
        <w:rPr>
          <w:shd w:val="clear" w:color="auto" w:fill="FEFEF2"/>
        </w:rPr>
        <w:t>JVM</w:t>
      </w:r>
      <w:r>
        <w:rPr>
          <w:shd w:val="clear" w:color="auto" w:fill="FEFEF2"/>
        </w:rPr>
        <w:t>类的双亲加载</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B424FF" w:rsidP="00B424FF">
      <w:pPr>
        <w:pStyle w:val="Tip2"/>
      </w:pPr>
      <w:r w:rsidRPr="00B424FF">
        <w:rPr>
          <w:rFonts w:hint="eastAsia"/>
        </w:rPr>
        <w:t>关键字</w:t>
      </w:r>
      <w:r w:rsidRPr="00B424FF">
        <w:rPr>
          <w:rFonts w:hint="eastAsia"/>
        </w:rPr>
        <w:t>transient</w:t>
      </w:r>
      <w:r w:rsidRPr="00B424FF">
        <w:rPr>
          <w:rFonts w:hint="eastAsia"/>
        </w:rPr>
        <w:t>是干啥的</w:t>
      </w:r>
    </w:p>
    <w:p w:rsidR="00191A9D" w:rsidRDefault="00191A9D" w:rsidP="007D35CF">
      <w:pPr>
        <w:rPr>
          <w:rFonts w:ascii="Century Schoolbook" w:hAnsi="Century Schoolbook"/>
        </w:rPr>
      </w:pPr>
    </w:p>
    <w:p w:rsidR="00A009E9" w:rsidRDefault="00A009E9" w:rsidP="007D35CF">
      <w:pPr>
        <w:rPr>
          <w:rFonts w:ascii="Century Schoolbook" w:hAnsi="Century Schoolbook"/>
        </w:rPr>
      </w:pPr>
      <w:r w:rsidRPr="00A009E9">
        <w:rPr>
          <w:rFonts w:ascii="Century Schoolbook" w:hAnsi="Century Schoolbook"/>
        </w:rPr>
        <w:t>https://blog.csdn.net/u010188178/article/details/83581506</w:t>
      </w:r>
    </w:p>
    <w:p w:rsidR="007D35CF" w:rsidRDefault="00B424FF" w:rsidP="007D35CF">
      <w:pPr>
        <w:rPr>
          <w:rFonts w:ascii="Century Schoolbook" w:hAnsi="Century Schoolbook"/>
        </w:rPr>
      </w:pPr>
      <w:r>
        <w:rPr>
          <w:noProof/>
        </w:rPr>
        <w:drawing>
          <wp:inline distT="0" distB="0" distL="0" distR="0" wp14:anchorId="704E280C" wp14:editId="02EEA1E5">
            <wp:extent cx="9439275" cy="435292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9439275" cy="4352925"/>
                    </a:xfrm>
                    <a:prstGeom prst="rect">
                      <a:avLst/>
                    </a:prstGeom>
                  </pic:spPr>
                </pic:pic>
              </a:graphicData>
            </a:graphic>
          </wp:inline>
        </w:drawing>
      </w:r>
    </w:p>
    <w:p w:rsidR="007D35CF" w:rsidRDefault="007D35CF" w:rsidP="007D35CF">
      <w:pPr>
        <w:rPr>
          <w:rFonts w:ascii="Century Schoolbook" w:hAnsi="Century Schoolbook"/>
        </w:rPr>
      </w:pPr>
    </w:p>
    <w:p w:rsidR="007D35CF" w:rsidRDefault="00016444" w:rsidP="00016444">
      <w:pPr>
        <w:pStyle w:val="Tip2"/>
      </w:pPr>
      <w:r w:rsidRPr="00016444">
        <w:rPr>
          <w:rFonts w:hint="eastAsia"/>
        </w:rPr>
        <w:lastRenderedPageBreak/>
        <w:t>AQS</w:t>
      </w:r>
      <w:r w:rsidRPr="00016444">
        <w:rPr>
          <w:rFonts w:hint="eastAsia"/>
        </w:rPr>
        <w:t>详解</w:t>
      </w:r>
      <w:r>
        <w:rPr>
          <w:rFonts w:hint="eastAsia"/>
        </w:rPr>
        <w:t xml:space="preserve"> </w:t>
      </w:r>
    </w:p>
    <w:p w:rsidR="007D35CF" w:rsidRPr="00016444" w:rsidRDefault="007D35CF" w:rsidP="007D35CF">
      <w:pPr>
        <w:rPr>
          <w:rFonts w:ascii="Century Schoolbook" w:hAnsi="Century Schoolbook"/>
        </w:rPr>
      </w:pPr>
    </w:p>
    <w:p w:rsidR="007D35CF" w:rsidRDefault="00016444" w:rsidP="007D35CF">
      <w:pPr>
        <w:rPr>
          <w:rFonts w:ascii="Century Schoolbook" w:hAnsi="Century Schoolbook"/>
        </w:rPr>
      </w:pPr>
      <w:r w:rsidRPr="00016444">
        <w:rPr>
          <w:rFonts w:ascii="Century Schoolbook" w:hAnsi="Century Schoolbook"/>
        </w:rPr>
        <w:t>https://blog.csdn.net/mulinsen77/article/details/84583716</w:t>
      </w:r>
    </w:p>
    <w:p w:rsidR="007D35CF" w:rsidRDefault="007D35CF" w:rsidP="007D35CF">
      <w:pPr>
        <w:rPr>
          <w:rFonts w:ascii="Century Schoolbook" w:hAnsi="Century Schoolbook"/>
        </w:rPr>
      </w:pPr>
    </w:p>
    <w:p w:rsidR="007D35CF" w:rsidRDefault="00016444" w:rsidP="007D35CF">
      <w:pPr>
        <w:rPr>
          <w:rFonts w:ascii="Century Schoolbook" w:hAnsi="Century Schoolbook"/>
        </w:rPr>
      </w:pPr>
      <w:r>
        <w:rPr>
          <w:noProof/>
        </w:rPr>
        <w:drawing>
          <wp:inline distT="0" distB="0" distL="0" distR="0" wp14:anchorId="76400334" wp14:editId="5FF29892">
            <wp:extent cx="9439275" cy="565785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9439275" cy="5657850"/>
                    </a:xfrm>
                    <a:prstGeom prst="rect">
                      <a:avLst/>
                    </a:prstGeom>
                  </pic:spPr>
                </pic:pic>
              </a:graphicData>
            </a:graphic>
          </wp:inline>
        </w:drawing>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BF19D4" w:rsidP="00BF19D4">
      <w:pPr>
        <w:pStyle w:val="Tip2"/>
      </w:pPr>
      <w:r>
        <w:t>秒杀系统设计</w:t>
      </w:r>
      <w:r>
        <w:rPr>
          <w:rFonts w:hint="eastAsia"/>
        </w:rPr>
        <w:t xml:space="preserve"> </w:t>
      </w:r>
    </w:p>
    <w:p w:rsidR="007D35CF" w:rsidRDefault="007D35CF" w:rsidP="007D35CF">
      <w:pPr>
        <w:rPr>
          <w:rFonts w:ascii="Century Schoolbook" w:hAnsi="Century Schoolbook"/>
        </w:rPr>
      </w:pPr>
    </w:p>
    <w:p w:rsidR="007D35CF" w:rsidRDefault="00BF19D4" w:rsidP="007D35CF">
      <w:pPr>
        <w:rPr>
          <w:rFonts w:ascii="Century Schoolbook" w:hAnsi="Century Schoolbook"/>
        </w:rPr>
      </w:pPr>
      <w:r w:rsidRPr="00BF19D4">
        <w:rPr>
          <w:rFonts w:ascii="Century Schoolbook" w:hAnsi="Century Schoolbook"/>
        </w:rPr>
        <w:t>https://www.toutiao.com/i6802735487669764615/</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A80E07" w:rsidRDefault="00A80E07" w:rsidP="00A80E07">
      <w:pPr>
        <w:pStyle w:val="Tip2"/>
      </w:pPr>
      <w:r w:rsidRPr="00A80E07">
        <w:rPr>
          <w:rFonts w:hint="eastAsia"/>
        </w:rPr>
        <w:t>内部类的使用场景和好处</w:t>
      </w:r>
      <w:r>
        <w:rPr>
          <w:rFonts w:hint="eastAsia"/>
        </w:rPr>
        <w:t xml:space="preserve"> </w:t>
      </w:r>
    </w:p>
    <w:p w:rsidR="007D35CF" w:rsidRDefault="00A80E07" w:rsidP="007D35CF">
      <w:pPr>
        <w:rPr>
          <w:rFonts w:ascii="Century Schoolbook" w:hAnsi="Century Schoolbook"/>
        </w:rPr>
      </w:pPr>
      <w:r w:rsidRPr="00A80E07">
        <w:rPr>
          <w:rFonts w:ascii="Century Schoolbook" w:hAnsi="Century Schoolbook"/>
        </w:rPr>
        <w:t>https://www.runoob.com/w3cnote/java-inner-class-intro.html</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C720FC" w:rsidRDefault="00C720FC" w:rsidP="007D35CF">
      <w:pPr>
        <w:rPr>
          <w:rFonts w:ascii="Century Schoolbook" w:hAnsi="Century Schoolbook"/>
        </w:rPr>
        <w:sectPr w:rsidR="00C720FC" w:rsidSect="000B57B7">
          <w:pgSz w:w="22113" w:h="29484" w:code="8"/>
          <w:pgMar w:top="720" w:right="720" w:bottom="720" w:left="953" w:header="851" w:footer="992" w:gutter="0"/>
          <w:cols w:space="425"/>
          <w:docGrid w:type="lines" w:linePitch="312"/>
        </w:sectPr>
      </w:pPr>
    </w:p>
    <w:p w:rsidR="00C720FC" w:rsidRDefault="00C720FC" w:rsidP="00C720FC">
      <w:pPr>
        <w:pStyle w:val="Tip1"/>
      </w:pPr>
      <w:r>
        <w:rPr>
          <w:rFonts w:hint="eastAsia"/>
        </w:rPr>
        <w:lastRenderedPageBreak/>
        <w:t>代码样式</w:t>
      </w:r>
      <w:r>
        <w:rPr>
          <w:rFonts w:hint="eastAsia"/>
        </w:rPr>
        <w:t xml:space="preserve">  </w:t>
      </w:r>
    </w:p>
    <w:p w:rsidR="007D35CF" w:rsidRDefault="00EB093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55680" behindDoc="0" locked="0" layoutInCell="1" allowOverlap="1" wp14:anchorId="5F86A257" wp14:editId="4B0EC78F">
                <wp:simplePos x="0" y="0"/>
                <wp:positionH relativeFrom="column">
                  <wp:posOffset>-11266</wp:posOffset>
                </wp:positionH>
                <wp:positionV relativeFrom="paragraph">
                  <wp:posOffset>46303</wp:posOffset>
                </wp:positionV>
                <wp:extent cx="8361575" cy="2017336"/>
                <wp:effectExtent l="57150" t="38100" r="78105" b="97790"/>
                <wp:wrapNone/>
                <wp:docPr id="301" name="矩形 301"/>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Default="00605183" w:rsidP="00EB0939">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6A257" id="矩形 301" o:spid="_x0000_s1039" style="position:absolute;left:0;text-align:left;margin-left:-.9pt;margin-top:3.65pt;width:658.4pt;height:158.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605183" w:rsidRDefault="00605183" w:rsidP="00EB0939">
                      <w:pPr>
                        <w:jc w:val="left"/>
                      </w:pPr>
                    </w:p>
                  </w:txbxContent>
                </v:textbox>
              </v:rect>
            </w:pict>
          </mc:Fallback>
        </mc:AlternateConten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610" w:tblpY="190"/>
        <w:tblW w:w="9073"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628"/>
        <w:gridCol w:w="1208"/>
        <w:gridCol w:w="6237"/>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7A41E6" w:rsidRDefault="00EB0939" w:rsidP="00EB0939">
            <w:pPr>
              <w:spacing w:line="276" w:lineRule="auto"/>
              <w:jc w:val="center"/>
              <w:rPr>
                <w:rFonts w:ascii="Century Schoolbook" w:hAnsi="Century Schoolbook"/>
                <w:szCs w:val="21"/>
              </w:rPr>
            </w:pPr>
            <w:bookmarkStart w:id="41" w:name="OLE_LINK1"/>
            <w:bookmarkStart w:id="42" w:name="OLE_LINK2"/>
            <w:bookmarkStart w:id="43" w:name="OLE_LINK3"/>
            <w:bookmarkStart w:id="44" w:name="OLE_LINK4"/>
            <w:bookmarkStart w:id="45" w:name="OLE_LINK5"/>
            <w:bookmarkStart w:id="46" w:name="OLE_LINK6"/>
            <w:bookmarkStart w:id="47" w:name="OLE_LINK7"/>
            <w:r w:rsidRPr="007A41E6">
              <w:rPr>
                <w:rFonts w:ascii="Century Schoolbook" w:hAnsi="Century Schoolbook" w:hint="eastAsia"/>
                <w:szCs w:val="21"/>
              </w:rPr>
              <w:t>方法名</w:t>
            </w:r>
          </w:p>
        </w:tc>
        <w:tc>
          <w:tcPr>
            <w:tcW w:w="1208"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6237"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bookmarkEnd w:id="41"/>
      <w:bookmarkEnd w:id="42"/>
      <w:bookmarkEnd w:id="43"/>
      <w:bookmarkEnd w:id="44"/>
      <w:bookmarkEnd w:id="45"/>
      <w:bookmarkEnd w:id="46"/>
      <w:bookmarkEnd w:id="47"/>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744" w:tblpY="110"/>
        <w:tblW w:w="8789" w:type="dxa"/>
        <w:tblBorders>
          <w:insideV w:val="single" w:sz="8" w:space="0" w:color="B3CC82" w:themeColor="accent3" w:themeTint="BF"/>
        </w:tblBorders>
        <w:tblLook w:val="04A0" w:firstRow="1" w:lastRow="0" w:firstColumn="1" w:lastColumn="0" w:noHBand="0" w:noVBand="1"/>
      </w:tblPr>
      <w:tblGrid>
        <w:gridCol w:w="1667"/>
        <w:gridCol w:w="7122"/>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7A41E6" w:rsidRDefault="00EB0939" w:rsidP="00EB0939">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7122"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50496E" w:rsidRDefault="00EB0939" w:rsidP="00EB0939">
            <w:pPr>
              <w:spacing w:line="276" w:lineRule="auto"/>
              <w:rPr>
                <w:rFonts w:ascii="Century Schoolbook" w:hAnsi="Century Schoolbook"/>
                <w:b w:val="0"/>
                <w:szCs w:val="21"/>
              </w:rPr>
            </w:pPr>
          </w:p>
        </w:tc>
        <w:tc>
          <w:tcPr>
            <w:tcW w:w="7122"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50496E" w:rsidRDefault="00EB0939" w:rsidP="00EB0939">
            <w:pPr>
              <w:spacing w:line="276" w:lineRule="auto"/>
              <w:rPr>
                <w:rFonts w:ascii="Century Schoolbook" w:hAnsi="Century Schoolbook"/>
                <w:b w:val="0"/>
                <w:szCs w:val="21"/>
              </w:rPr>
            </w:pPr>
          </w:p>
        </w:tc>
        <w:tc>
          <w:tcPr>
            <w:tcW w:w="7122"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AE3BA7" w:rsidRPr="007D35CF" w:rsidRDefault="00AE3BA7" w:rsidP="007D35CF"/>
    <w:sectPr w:rsidR="00AE3BA7" w:rsidRPr="007D35CF" w:rsidSect="000B57B7">
      <w:pgSz w:w="23814" w:h="31582" w:code="8"/>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4F3C" w:rsidRDefault="003B4F3C" w:rsidP="006E5044">
      <w:r>
        <w:separator/>
      </w:r>
    </w:p>
  </w:endnote>
  <w:endnote w:type="continuationSeparator" w:id="0">
    <w:p w:rsidR="003B4F3C" w:rsidRDefault="003B4F3C"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4F3C" w:rsidRDefault="003B4F3C" w:rsidP="006E5044">
      <w:r>
        <w:separator/>
      </w:r>
    </w:p>
  </w:footnote>
  <w:footnote w:type="continuationSeparator" w:id="0">
    <w:p w:rsidR="003B4F3C" w:rsidRDefault="003B4F3C" w:rsidP="006E50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9542CF"/>
    <w:multiLevelType w:val="hybridMultilevel"/>
    <w:tmpl w:val="C85E5300"/>
    <w:lvl w:ilvl="0" w:tplc="5686DD00">
      <w:start w:val="1"/>
      <w:numFmt w:val="decimal"/>
      <w:lvlText w:val="%1、"/>
      <w:lvlJc w:val="left"/>
      <w:pPr>
        <w:ind w:left="2061"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E5A2568"/>
    <w:multiLevelType w:val="hybridMultilevel"/>
    <w:tmpl w:val="938CE946"/>
    <w:lvl w:ilvl="0" w:tplc="1CF42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9E659BC"/>
    <w:multiLevelType w:val="hybridMultilevel"/>
    <w:tmpl w:val="A280B2B4"/>
    <w:lvl w:ilvl="0" w:tplc="B34632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80B1DD2"/>
    <w:multiLevelType w:val="hybridMultilevel"/>
    <w:tmpl w:val="82FC76A8"/>
    <w:lvl w:ilvl="0" w:tplc="78A82C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3"/>
  </w:num>
  <w:num w:numId="3">
    <w:abstractNumId w:val="15"/>
  </w:num>
  <w:num w:numId="4">
    <w:abstractNumId w:val="0"/>
  </w:num>
  <w:num w:numId="5">
    <w:abstractNumId w:val="1"/>
  </w:num>
  <w:num w:numId="6">
    <w:abstractNumId w:val="12"/>
  </w:num>
  <w:num w:numId="7">
    <w:abstractNumId w:val="2"/>
  </w:num>
  <w:num w:numId="8">
    <w:abstractNumId w:val="17"/>
  </w:num>
  <w:num w:numId="9">
    <w:abstractNumId w:val="8"/>
  </w:num>
  <w:num w:numId="10">
    <w:abstractNumId w:val="14"/>
  </w:num>
  <w:num w:numId="11">
    <w:abstractNumId w:val="11"/>
  </w:num>
  <w:num w:numId="12">
    <w:abstractNumId w:val="20"/>
  </w:num>
  <w:num w:numId="13">
    <w:abstractNumId w:val="6"/>
  </w:num>
  <w:num w:numId="14">
    <w:abstractNumId w:val="10"/>
  </w:num>
  <w:num w:numId="15">
    <w:abstractNumId w:val="5"/>
  </w:num>
  <w:num w:numId="16">
    <w:abstractNumId w:val="7"/>
  </w:num>
  <w:num w:numId="17">
    <w:abstractNumId w:val="21"/>
  </w:num>
  <w:num w:numId="18">
    <w:abstractNumId w:val="19"/>
  </w:num>
  <w:num w:numId="19">
    <w:abstractNumId w:val="13"/>
  </w:num>
  <w:num w:numId="20">
    <w:abstractNumId w:val="18"/>
  </w:num>
  <w:num w:numId="21">
    <w:abstractNumId w:val="4"/>
  </w:num>
  <w:num w:numId="22">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angcl">
    <w15:presenceInfo w15:providerId="None" w15:userId="Yangc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111E"/>
    <w:rsid w:val="00001AF9"/>
    <w:rsid w:val="00002FE4"/>
    <w:rsid w:val="00003E35"/>
    <w:rsid w:val="0000649A"/>
    <w:rsid w:val="00007E37"/>
    <w:rsid w:val="000107F5"/>
    <w:rsid w:val="00012FB3"/>
    <w:rsid w:val="00014A0E"/>
    <w:rsid w:val="00014D03"/>
    <w:rsid w:val="00014EFD"/>
    <w:rsid w:val="0001548E"/>
    <w:rsid w:val="00015F07"/>
    <w:rsid w:val="00016444"/>
    <w:rsid w:val="00016578"/>
    <w:rsid w:val="00017FE1"/>
    <w:rsid w:val="0002089D"/>
    <w:rsid w:val="0002380C"/>
    <w:rsid w:val="00023E6E"/>
    <w:rsid w:val="00024173"/>
    <w:rsid w:val="000254AF"/>
    <w:rsid w:val="0002555F"/>
    <w:rsid w:val="00026484"/>
    <w:rsid w:val="00030716"/>
    <w:rsid w:val="000307C9"/>
    <w:rsid w:val="000311D9"/>
    <w:rsid w:val="00031A18"/>
    <w:rsid w:val="00035B68"/>
    <w:rsid w:val="00036FBE"/>
    <w:rsid w:val="00037CEC"/>
    <w:rsid w:val="0004004E"/>
    <w:rsid w:val="00041A2D"/>
    <w:rsid w:val="00042035"/>
    <w:rsid w:val="00044784"/>
    <w:rsid w:val="00044C5E"/>
    <w:rsid w:val="000518F0"/>
    <w:rsid w:val="00052E54"/>
    <w:rsid w:val="00053F42"/>
    <w:rsid w:val="00056723"/>
    <w:rsid w:val="00057339"/>
    <w:rsid w:val="000603E2"/>
    <w:rsid w:val="000644DD"/>
    <w:rsid w:val="00065949"/>
    <w:rsid w:val="00066ECC"/>
    <w:rsid w:val="0006704C"/>
    <w:rsid w:val="000677D8"/>
    <w:rsid w:val="00073853"/>
    <w:rsid w:val="00073EA1"/>
    <w:rsid w:val="000753A8"/>
    <w:rsid w:val="0007660C"/>
    <w:rsid w:val="00076F2B"/>
    <w:rsid w:val="00080FF4"/>
    <w:rsid w:val="00081E12"/>
    <w:rsid w:val="00090A82"/>
    <w:rsid w:val="00090F98"/>
    <w:rsid w:val="0009147D"/>
    <w:rsid w:val="000933C8"/>
    <w:rsid w:val="00094159"/>
    <w:rsid w:val="000951C8"/>
    <w:rsid w:val="000977F7"/>
    <w:rsid w:val="000A1283"/>
    <w:rsid w:val="000A25C6"/>
    <w:rsid w:val="000A2AD1"/>
    <w:rsid w:val="000B20D8"/>
    <w:rsid w:val="000B4427"/>
    <w:rsid w:val="000B4B34"/>
    <w:rsid w:val="000B57B7"/>
    <w:rsid w:val="000B5912"/>
    <w:rsid w:val="000B5E26"/>
    <w:rsid w:val="000B6681"/>
    <w:rsid w:val="000B6D39"/>
    <w:rsid w:val="000C22CD"/>
    <w:rsid w:val="000C277E"/>
    <w:rsid w:val="000C2C69"/>
    <w:rsid w:val="000C3618"/>
    <w:rsid w:val="000C37F7"/>
    <w:rsid w:val="000C42B8"/>
    <w:rsid w:val="000C7A2F"/>
    <w:rsid w:val="000D094B"/>
    <w:rsid w:val="000D4015"/>
    <w:rsid w:val="000D4DDC"/>
    <w:rsid w:val="000D503A"/>
    <w:rsid w:val="000D777D"/>
    <w:rsid w:val="000D7FDE"/>
    <w:rsid w:val="000E121C"/>
    <w:rsid w:val="000E1E8F"/>
    <w:rsid w:val="000E2A57"/>
    <w:rsid w:val="000E2C7F"/>
    <w:rsid w:val="000E2FAF"/>
    <w:rsid w:val="000E35FA"/>
    <w:rsid w:val="000E4326"/>
    <w:rsid w:val="000E76D1"/>
    <w:rsid w:val="000F02DF"/>
    <w:rsid w:val="000F0B4F"/>
    <w:rsid w:val="000F1E37"/>
    <w:rsid w:val="000F4D4D"/>
    <w:rsid w:val="000F5E08"/>
    <w:rsid w:val="000F6F81"/>
    <w:rsid w:val="001038E8"/>
    <w:rsid w:val="00103EF2"/>
    <w:rsid w:val="001050A5"/>
    <w:rsid w:val="00105259"/>
    <w:rsid w:val="001079FC"/>
    <w:rsid w:val="001105EB"/>
    <w:rsid w:val="0011090A"/>
    <w:rsid w:val="00117F39"/>
    <w:rsid w:val="00120897"/>
    <w:rsid w:val="00120E08"/>
    <w:rsid w:val="001223AF"/>
    <w:rsid w:val="00122D8F"/>
    <w:rsid w:val="0012560C"/>
    <w:rsid w:val="00131C67"/>
    <w:rsid w:val="00132767"/>
    <w:rsid w:val="00136FB7"/>
    <w:rsid w:val="001416BE"/>
    <w:rsid w:val="001427CC"/>
    <w:rsid w:val="00143832"/>
    <w:rsid w:val="00143BEB"/>
    <w:rsid w:val="00146EE2"/>
    <w:rsid w:val="00147294"/>
    <w:rsid w:val="00147CB2"/>
    <w:rsid w:val="001508AB"/>
    <w:rsid w:val="00152D2E"/>
    <w:rsid w:val="001577E3"/>
    <w:rsid w:val="001626EC"/>
    <w:rsid w:val="00163CAA"/>
    <w:rsid w:val="00167B67"/>
    <w:rsid w:val="00173F0B"/>
    <w:rsid w:val="00175ED2"/>
    <w:rsid w:val="00176C6B"/>
    <w:rsid w:val="0018179F"/>
    <w:rsid w:val="001822FC"/>
    <w:rsid w:val="001829FE"/>
    <w:rsid w:val="00183AAB"/>
    <w:rsid w:val="00186A4E"/>
    <w:rsid w:val="001874C9"/>
    <w:rsid w:val="00190840"/>
    <w:rsid w:val="00191A3E"/>
    <w:rsid w:val="00191A9D"/>
    <w:rsid w:val="00193578"/>
    <w:rsid w:val="00193BD4"/>
    <w:rsid w:val="00193F98"/>
    <w:rsid w:val="00194374"/>
    <w:rsid w:val="001952F9"/>
    <w:rsid w:val="00195771"/>
    <w:rsid w:val="00197ED9"/>
    <w:rsid w:val="001A123D"/>
    <w:rsid w:val="001A13CB"/>
    <w:rsid w:val="001A2550"/>
    <w:rsid w:val="001A28E7"/>
    <w:rsid w:val="001A4198"/>
    <w:rsid w:val="001A4342"/>
    <w:rsid w:val="001B3C15"/>
    <w:rsid w:val="001B5ED6"/>
    <w:rsid w:val="001C418A"/>
    <w:rsid w:val="001C75DD"/>
    <w:rsid w:val="001E1721"/>
    <w:rsid w:val="001E1FDD"/>
    <w:rsid w:val="001E365C"/>
    <w:rsid w:val="001E4473"/>
    <w:rsid w:val="001E5BD7"/>
    <w:rsid w:val="001E789B"/>
    <w:rsid w:val="001E7AE6"/>
    <w:rsid w:val="00202C78"/>
    <w:rsid w:val="00202FE2"/>
    <w:rsid w:val="00205635"/>
    <w:rsid w:val="00205D6D"/>
    <w:rsid w:val="00205E30"/>
    <w:rsid w:val="00207724"/>
    <w:rsid w:val="0021047E"/>
    <w:rsid w:val="00220E00"/>
    <w:rsid w:val="00221DAD"/>
    <w:rsid w:val="002245CB"/>
    <w:rsid w:val="002264BB"/>
    <w:rsid w:val="00232328"/>
    <w:rsid w:val="002330DE"/>
    <w:rsid w:val="00235D8B"/>
    <w:rsid w:val="00235D91"/>
    <w:rsid w:val="00236332"/>
    <w:rsid w:val="002374CB"/>
    <w:rsid w:val="002403DE"/>
    <w:rsid w:val="002407B4"/>
    <w:rsid w:val="002422BE"/>
    <w:rsid w:val="00245196"/>
    <w:rsid w:val="002500D4"/>
    <w:rsid w:val="002508E3"/>
    <w:rsid w:val="00250AD7"/>
    <w:rsid w:val="00257A2D"/>
    <w:rsid w:val="002622E5"/>
    <w:rsid w:val="00267137"/>
    <w:rsid w:val="00270BC2"/>
    <w:rsid w:val="00272DB6"/>
    <w:rsid w:val="002758AB"/>
    <w:rsid w:val="00275F13"/>
    <w:rsid w:val="00276D7C"/>
    <w:rsid w:val="00276DB6"/>
    <w:rsid w:val="002770CC"/>
    <w:rsid w:val="00277740"/>
    <w:rsid w:val="00280489"/>
    <w:rsid w:val="0028205E"/>
    <w:rsid w:val="00282A4A"/>
    <w:rsid w:val="00285631"/>
    <w:rsid w:val="00286CCE"/>
    <w:rsid w:val="002878A5"/>
    <w:rsid w:val="002902F7"/>
    <w:rsid w:val="00290AE4"/>
    <w:rsid w:val="00295814"/>
    <w:rsid w:val="00296FF1"/>
    <w:rsid w:val="002A3426"/>
    <w:rsid w:val="002A3B65"/>
    <w:rsid w:val="002A53B3"/>
    <w:rsid w:val="002A6589"/>
    <w:rsid w:val="002A701D"/>
    <w:rsid w:val="002B3CA4"/>
    <w:rsid w:val="002B5448"/>
    <w:rsid w:val="002B6394"/>
    <w:rsid w:val="002C0EB4"/>
    <w:rsid w:val="002C21BA"/>
    <w:rsid w:val="002C3BB5"/>
    <w:rsid w:val="002C4706"/>
    <w:rsid w:val="002C5FC9"/>
    <w:rsid w:val="002D01DF"/>
    <w:rsid w:val="002D1C91"/>
    <w:rsid w:val="002D286B"/>
    <w:rsid w:val="002D4E8B"/>
    <w:rsid w:val="002D7999"/>
    <w:rsid w:val="002E486E"/>
    <w:rsid w:val="002E520E"/>
    <w:rsid w:val="002E5363"/>
    <w:rsid w:val="002E555F"/>
    <w:rsid w:val="002E5ED5"/>
    <w:rsid w:val="002E607A"/>
    <w:rsid w:val="002F09EA"/>
    <w:rsid w:val="002F3065"/>
    <w:rsid w:val="002F4CB1"/>
    <w:rsid w:val="002F64CD"/>
    <w:rsid w:val="00301338"/>
    <w:rsid w:val="00302F1F"/>
    <w:rsid w:val="00303520"/>
    <w:rsid w:val="003060F6"/>
    <w:rsid w:val="003062B2"/>
    <w:rsid w:val="00312EF3"/>
    <w:rsid w:val="003203B9"/>
    <w:rsid w:val="00320586"/>
    <w:rsid w:val="00320987"/>
    <w:rsid w:val="00321B24"/>
    <w:rsid w:val="00322EDB"/>
    <w:rsid w:val="003248B1"/>
    <w:rsid w:val="003260D7"/>
    <w:rsid w:val="00327C76"/>
    <w:rsid w:val="00330947"/>
    <w:rsid w:val="0033175E"/>
    <w:rsid w:val="00333E88"/>
    <w:rsid w:val="003345AC"/>
    <w:rsid w:val="00334729"/>
    <w:rsid w:val="00337BAA"/>
    <w:rsid w:val="0034057C"/>
    <w:rsid w:val="00342F25"/>
    <w:rsid w:val="003442F3"/>
    <w:rsid w:val="00344A11"/>
    <w:rsid w:val="0034516F"/>
    <w:rsid w:val="003452FA"/>
    <w:rsid w:val="00346724"/>
    <w:rsid w:val="0034712F"/>
    <w:rsid w:val="0034733E"/>
    <w:rsid w:val="00350DAB"/>
    <w:rsid w:val="00356865"/>
    <w:rsid w:val="003578C3"/>
    <w:rsid w:val="00361612"/>
    <w:rsid w:val="00361E9F"/>
    <w:rsid w:val="00362A93"/>
    <w:rsid w:val="00363255"/>
    <w:rsid w:val="00365AEB"/>
    <w:rsid w:val="00366302"/>
    <w:rsid w:val="003665BC"/>
    <w:rsid w:val="00371798"/>
    <w:rsid w:val="00372E3F"/>
    <w:rsid w:val="00374BCC"/>
    <w:rsid w:val="00374D59"/>
    <w:rsid w:val="00375B06"/>
    <w:rsid w:val="00375D7F"/>
    <w:rsid w:val="00376086"/>
    <w:rsid w:val="00384027"/>
    <w:rsid w:val="00384FFE"/>
    <w:rsid w:val="00390290"/>
    <w:rsid w:val="00392B6A"/>
    <w:rsid w:val="00392DF4"/>
    <w:rsid w:val="003937E9"/>
    <w:rsid w:val="003938BD"/>
    <w:rsid w:val="003A447C"/>
    <w:rsid w:val="003A56D4"/>
    <w:rsid w:val="003A77CA"/>
    <w:rsid w:val="003A7981"/>
    <w:rsid w:val="003B1CAA"/>
    <w:rsid w:val="003B4168"/>
    <w:rsid w:val="003B42C2"/>
    <w:rsid w:val="003B4F3C"/>
    <w:rsid w:val="003B7B47"/>
    <w:rsid w:val="003C0F5E"/>
    <w:rsid w:val="003C1D90"/>
    <w:rsid w:val="003C47FA"/>
    <w:rsid w:val="003C50A9"/>
    <w:rsid w:val="003C545D"/>
    <w:rsid w:val="003C56B8"/>
    <w:rsid w:val="003C5879"/>
    <w:rsid w:val="003D2DE9"/>
    <w:rsid w:val="003D3C3E"/>
    <w:rsid w:val="003E2558"/>
    <w:rsid w:val="003E2D94"/>
    <w:rsid w:val="003E3958"/>
    <w:rsid w:val="003E50BF"/>
    <w:rsid w:val="003E7BAC"/>
    <w:rsid w:val="003F1588"/>
    <w:rsid w:val="003F228F"/>
    <w:rsid w:val="003F2FB6"/>
    <w:rsid w:val="003F3510"/>
    <w:rsid w:val="003F6E09"/>
    <w:rsid w:val="004003C7"/>
    <w:rsid w:val="00400CBF"/>
    <w:rsid w:val="00400D4A"/>
    <w:rsid w:val="004048FA"/>
    <w:rsid w:val="00406116"/>
    <w:rsid w:val="00407C8F"/>
    <w:rsid w:val="00412253"/>
    <w:rsid w:val="00413A61"/>
    <w:rsid w:val="00414CF6"/>
    <w:rsid w:val="0041538E"/>
    <w:rsid w:val="00417010"/>
    <w:rsid w:val="00417073"/>
    <w:rsid w:val="004205FF"/>
    <w:rsid w:val="00423CD8"/>
    <w:rsid w:val="0042404E"/>
    <w:rsid w:val="0042613D"/>
    <w:rsid w:val="004306D6"/>
    <w:rsid w:val="00431560"/>
    <w:rsid w:val="00432253"/>
    <w:rsid w:val="0043229C"/>
    <w:rsid w:val="00433655"/>
    <w:rsid w:val="004359C2"/>
    <w:rsid w:val="00435D31"/>
    <w:rsid w:val="004375D7"/>
    <w:rsid w:val="00437DD0"/>
    <w:rsid w:val="00437E04"/>
    <w:rsid w:val="00437F41"/>
    <w:rsid w:val="00440A22"/>
    <w:rsid w:val="00441E3C"/>
    <w:rsid w:val="0044584D"/>
    <w:rsid w:val="00446033"/>
    <w:rsid w:val="00446083"/>
    <w:rsid w:val="00450676"/>
    <w:rsid w:val="00452155"/>
    <w:rsid w:val="00453EE7"/>
    <w:rsid w:val="00454558"/>
    <w:rsid w:val="0045654C"/>
    <w:rsid w:val="00456C8D"/>
    <w:rsid w:val="00457575"/>
    <w:rsid w:val="004619BB"/>
    <w:rsid w:val="00461C40"/>
    <w:rsid w:val="004636EF"/>
    <w:rsid w:val="00464DEC"/>
    <w:rsid w:val="00466497"/>
    <w:rsid w:val="00467732"/>
    <w:rsid w:val="00470453"/>
    <w:rsid w:val="004711C0"/>
    <w:rsid w:val="00473A77"/>
    <w:rsid w:val="00480BB9"/>
    <w:rsid w:val="00481570"/>
    <w:rsid w:val="004823C3"/>
    <w:rsid w:val="004833A6"/>
    <w:rsid w:val="00483411"/>
    <w:rsid w:val="00491ABD"/>
    <w:rsid w:val="004A19B6"/>
    <w:rsid w:val="004B0566"/>
    <w:rsid w:val="004B3DD6"/>
    <w:rsid w:val="004B3E0D"/>
    <w:rsid w:val="004C00D6"/>
    <w:rsid w:val="004C04E0"/>
    <w:rsid w:val="004C05E2"/>
    <w:rsid w:val="004C08FD"/>
    <w:rsid w:val="004C2D22"/>
    <w:rsid w:val="004C3D6F"/>
    <w:rsid w:val="004C3EB9"/>
    <w:rsid w:val="004C45C8"/>
    <w:rsid w:val="004C562C"/>
    <w:rsid w:val="004C7D80"/>
    <w:rsid w:val="004D4332"/>
    <w:rsid w:val="004D5B13"/>
    <w:rsid w:val="004D605C"/>
    <w:rsid w:val="004D7380"/>
    <w:rsid w:val="004E12CA"/>
    <w:rsid w:val="004E2305"/>
    <w:rsid w:val="004E4F2E"/>
    <w:rsid w:val="004E651F"/>
    <w:rsid w:val="004E6934"/>
    <w:rsid w:val="004E78EB"/>
    <w:rsid w:val="004F1B2B"/>
    <w:rsid w:val="004F2FD0"/>
    <w:rsid w:val="004F4268"/>
    <w:rsid w:val="004F4CCB"/>
    <w:rsid w:val="00501576"/>
    <w:rsid w:val="00501D03"/>
    <w:rsid w:val="005043F8"/>
    <w:rsid w:val="005048C3"/>
    <w:rsid w:val="005054D8"/>
    <w:rsid w:val="00505B0F"/>
    <w:rsid w:val="00505D37"/>
    <w:rsid w:val="00506379"/>
    <w:rsid w:val="005063E1"/>
    <w:rsid w:val="00506404"/>
    <w:rsid w:val="005108C7"/>
    <w:rsid w:val="00510971"/>
    <w:rsid w:val="0051187E"/>
    <w:rsid w:val="00520D0D"/>
    <w:rsid w:val="00523984"/>
    <w:rsid w:val="00523C12"/>
    <w:rsid w:val="00524B6E"/>
    <w:rsid w:val="00525226"/>
    <w:rsid w:val="00526E7B"/>
    <w:rsid w:val="00530E8A"/>
    <w:rsid w:val="00530FC4"/>
    <w:rsid w:val="00542A1B"/>
    <w:rsid w:val="00542F0E"/>
    <w:rsid w:val="00544F0C"/>
    <w:rsid w:val="00547380"/>
    <w:rsid w:val="005508C6"/>
    <w:rsid w:val="00550902"/>
    <w:rsid w:val="00551063"/>
    <w:rsid w:val="00565252"/>
    <w:rsid w:val="005652C3"/>
    <w:rsid w:val="0056592C"/>
    <w:rsid w:val="005663F2"/>
    <w:rsid w:val="00567A1F"/>
    <w:rsid w:val="0057038E"/>
    <w:rsid w:val="00573575"/>
    <w:rsid w:val="00573C69"/>
    <w:rsid w:val="005774D9"/>
    <w:rsid w:val="00577EBC"/>
    <w:rsid w:val="005802CB"/>
    <w:rsid w:val="00580F63"/>
    <w:rsid w:val="00581DDD"/>
    <w:rsid w:val="00582BB0"/>
    <w:rsid w:val="00583179"/>
    <w:rsid w:val="00583E16"/>
    <w:rsid w:val="00587737"/>
    <w:rsid w:val="00587F5B"/>
    <w:rsid w:val="0059542C"/>
    <w:rsid w:val="005A2C9A"/>
    <w:rsid w:val="005A68C1"/>
    <w:rsid w:val="005A7808"/>
    <w:rsid w:val="005B02EA"/>
    <w:rsid w:val="005B0FB2"/>
    <w:rsid w:val="005B1407"/>
    <w:rsid w:val="005B1B49"/>
    <w:rsid w:val="005B2049"/>
    <w:rsid w:val="005B41B8"/>
    <w:rsid w:val="005B43B5"/>
    <w:rsid w:val="005B48C9"/>
    <w:rsid w:val="005B5244"/>
    <w:rsid w:val="005C02D0"/>
    <w:rsid w:val="005C511D"/>
    <w:rsid w:val="005C5685"/>
    <w:rsid w:val="005C5A78"/>
    <w:rsid w:val="005C797A"/>
    <w:rsid w:val="005D08AA"/>
    <w:rsid w:val="005D1CF9"/>
    <w:rsid w:val="005D39EF"/>
    <w:rsid w:val="005D3D16"/>
    <w:rsid w:val="005D58EB"/>
    <w:rsid w:val="005D73FC"/>
    <w:rsid w:val="005D751C"/>
    <w:rsid w:val="005D799F"/>
    <w:rsid w:val="005D7DCF"/>
    <w:rsid w:val="005E01BF"/>
    <w:rsid w:val="005E08C9"/>
    <w:rsid w:val="005E2815"/>
    <w:rsid w:val="005E5481"/>
    <w:rsid w:val="005E5847"/>
    <w:rsid w:val="005E619D"/>
    <w:rsid w:val="005E65D3"/>
    <w:rsid w:val="005E69F3"/>
    <w:rsid w:val="005E7D5E"/>
    <w:rsid w:val="005F299B"/>
    <w:rsid w:val="005F2A7A"/>
    <w:rsid w:val="005F6165"/>
    <w:rsid w:val="00600980"/>
    <w:rsid w:val="00602392"/>
    <w:rsid w:val="00602C78"/>
    <w:rsid w:val="00605183"/>
    <w:rsid w:val="0061604C"/>
    <w:rsid w:val="00624014"/>
    <w:rsid w:val="0062488F"/>
    <w:rsid w:val="0062491E"/>
    <w:rsid w:val="00626BE2"/>
    <w:rsid w:val="0063151E"/>
    <w:rsid w:val="00631F22"/>
    <w:rsid w:val="00633BDE"/>
    <w:rsid w:val="00634303"/>
    <w:rsid w:val="00634F48"/>
    <w:rsid w:val="00640F67"/>
    <w:rsid w:val="00641389"/>
    <w:rsid w:val="00641834"/>
    <w:rsid w:val="006465CB"/>
    <w:rsid w:val="00654987"/>
    <w:rsid w:val="00657BF3"/>
    <w:rsid w:val="006604DA"/>
    <w:rsid w:val="0066131B"/>
    <w:rsid w:val="00664D94"/>
    <w:rsid w:val="00673002"/>
    <w:rsid w:val="00674275"/>
    <w:rsid w:val="006743E0"/>
    <w:rsid w:val="0067491B"/>
    <w:rsid w:val="00674BE8"/>
    <w:rsid w:val="006774F3"/>
    <w:rsid w:val="006816BE"/>
    <w:rsid w:val="006837B0"/>
    <w:rsid w:val="0068394C"/>
    <w:rsid w:val="006848FB"/>
    <w:rsid w:val="00686225"/>
    <w:rsid w:val="006914E6"/>
    <w:rsid w:val="00693D7F"/>
    <w:rsid w:val="00695ED4"/>
    <w:rsid w:val="006A1E1E"/>
    <w:rsid w:val="006A2247"/>
    <w:rsid w:val="006A413C"/>
    <w:rsid w:val="006A51EB"/>
    <w:rsid w:val="006A5ADF"/>
    <w:rsid w:val="006A6EB0"/>
    <w:rsid w:val="006A7D5D"/>
    <w:rsid w:val="006B5EC0"/>
    <w:rsid w:val="006B7E44"/>
    <w:rsid w:val="006C06E8"/>
    <w:rsid w:val="006C3F02"/>
    <w:rsid w:val="006C4733"/>
    <w:rsid w:val="006C78EA"/>
    <w:rsid w:val="006C7E23"/>
    <w:rsid w:val="006D0A4B"/>
    <w:rsid w:val="006D607C"/>
    <w:rsid w:val="006E1025"/>
    <w:rsid w:val="006E1E2C"/>
    <w:rsid w:val="006E2C05"/>
    <w:rsid w:val="006E2E18"/>
    <w:rsid w:val="006E36DB"/>
    <w:rsid w:val="006E3D8F"/>
    <w:rsid w:val="006E43A6"/>
    <w:rsid w:val="006E4A0C"/>
    <w:rsid w:val="006E5044"/>
    <w:rsid w:val="006F164E"/>
    <w:rsid w:val="006F175B"/>
    <w:rsid w:val="006F1844"/>
    <w:rsid w:val="006F4473"/>
    <w:rsid w:val="006F5A32"/>
    <w:rsid w:val="006F7EA3"/>
    <w:rsid w:val="00701F91"/>
    <w:rsid w:val="00704122"/>
    <w:rsid w:val="00705548"/>
    <w:rsid w:val="007071F7"/>
    <w:rsid w:val="00716875"/>
    <w:rsid w:val="00716D0E"/>
    <w:rsid w:val="00720204"/>
    <w:rsid w:val="00723C96"/>
    <w:rsid w:val="00724645"/>
    <w:rsid w:val="007247E0"/>
    <w:rsid w:val="00724BDE"/>
    <w:rsid w:val="00731199"/>
    <w:rsid w:val="00731C03"/>
    <w:rsid w:val="00732028"/>
    <w:rsid w:val="007339FD"/>
    <w:rsid w:val="00735371"/>
    <w:rsid w:val="00736F19"/>
    <w:rsid w:val="0073753B"/>
    <w:rsid w:val="00737652"/>
    <w:rsid w:val="007403D6"/>
    <w:rsid w:val="00740767"/>
    <w:rsid w:val="00744714"/>
    <w:rsid w:val="00745327"/>
    <w:rsid w:val="00755783"/>
    <w:rsid w:val="00755CA1"/>
    <w:rsid w:val="007606C6"/>
    <w:rsid w:val="00760739"/>
    <w:rsid w:val="0076095C"/>
    <w:rsid w:val="0076208B"/>
    <w:rsid w:val="0077375C"/>
    <w:rsid w:val="00775AC5"/>
    <w:rsid w:val="0077642C"/>
    <w:rsid w:val="00776E39"/>
    <w:rsid w:val="0077770D"/>
    <w:rsid w:val="007810D0"/>
    <w:rsid w:val="00781426"/>
    <w:rsid w:val="00783B08"/>
    <w:rsid w:val="00784D58"/>
    <w:rsid w:val="00786409"/>
    <w:rsid w:val="00786AB8"/>
    <w:rsid w:val="00787A56"/>
    <w:rsid w:val="007942F0"/>
    <w:rsid w:val="00795577"/>
    <w:rsid w:val="007A4F27"/>
    <w:rsid w:val="007A5658"/>
    <w:rsid w:val="007A569C"/>
    <w:rsid w:val="007A56AF"/>
    <w:rsid w:val="007A5B86"/>
    <w:rsid w:val="007A5CB0"/>
    <w:rsid w:val="007B196B"/>
    <w:rsid w:val="007B359E"/>
    <w:rsid w:val="007B7E26"/>
    <w:rsid w:val="007C0468"/>
    <w:rsid w:val="007C0623"/>
    <w:rsid w:val="007C1027"/>
    <w:rsid w:val="007C3039"/>
    <w:rsid w:val="007C772F"/>
    <w:rsid w:val="007D2C60"/>
    <w:rsid w:val="007D30AD"/>
    <w:rsid w:val="007D35CF"/>
    <w:rsid w:val="007D3B38"/>
    <w:rsid w:val="007D4D21"/>
    <w:rsid w:val="007E2230"/>
    <w:rsid w:val="007E2B16"/>
    <w:rsid w:val="007E3258"/>
    <w:rsid w:val="007E60E3"/>
    <w:rsid w:val="007E737F"/>
    <w:rsid w:val="007F0065"/>
    <w:rsid w:val="007F0E3F"/>
    <w:rsid w:val="007F4FC8"/>
    <w:rsid w:val="007F6447"/>
    <w:rsid w:val="007F756C"/>
    <w:rsid w:val="007F7E20"/>
    <w:rsid w:val="00800081"/>
    <w:rsid w:val="00800310"/>
    <w:rsid w:val="008018D0"/>
    <w:rsid w:val="008078D6"/>
    <w:rsid w:val="00807C32"/>
    <w:rsid w:val="00814284"/>
    <w:rsid w:val="008144DE"/>
    <w:rsid w:val="00814791"/>
    <w:rsid w:val="008164CD"/>
    <w:rsid w:val="0082025A"/>
    <w:rsid w:val="00821463"/>
    <w:rsid w:val="00822807"/>
    <w:rsid w:val="00824E0C"/>
    <w:rsid w:val="00826651"/>
    <w:rsid w:val="0082701D"/>
    <w:rsid w:val="00832B74"/>
    <w:rsid w:val="008331D6"/>
    <w:rsid w:val="00834430"/>
    <w:rsid w:val="00837B39"/>
    <w:rsid w:val="0084173D"/>
    <w:rsid w:val="00845285"/>
    <w:rsid w:val="008457C1"/>
    <w:rsid w:val="00850110"/>
    <w:rsid w:val="00851ED7"/>
    <w:rsid w:val="00852354"/>
    <w:rsid w:val="00853B3A"/>
    <w:rsid w:val="00854664"/>
    <w:rsid w:val="00855F8D"/>
    <w:rsid w:val="00860B47"/>
    <w:rsid w:val="00863B3F"/>
    <w:rsid w:val="008719B6"/>
    <w:rsid w:val="0087401D"/>
    <w:rsid w:val="008745C8"/>
    <w:rsid w:val="0087585B"/>
    <w:rsid w:val="0087655D"/>
    <w:rsid w:val="00882717"/>
    <w:rsid w:val="00882C2C"/>
    <w:rsid w:val="00890C15"/>
    <w:rsid w:val="0089200D"/>
    <w:rsid w:val="0089276B"/>
    <w:rsid w:val="008928E2"/>
    <w:rsid w:val="008935FA"/>
    <w:rsid w:val="008957D7"/>
    <w:rsid w:val="008A1D21"/>
    <w:rsid w:val="008A4FE5"/>
    <w:rsid w:val="008A51DE"/>
    <w:rsid w:val="008A5ACA"/>
    <w:rsid w:val="008B0792"/>
    <w:rsid w:val="008B1972"/>
    <w:rsid w:val="008B1A85"/>
    <w:rsid w:val="008B2FC5"/>
    <w:rsid w:val="008B3C54"/>
    <w:rsid w:val="008B436A"/>
    <w:rsid w:val="008B5170"/>
    <w:rsid w:val="008B55B7"/>
    <w:rsid w:val="008B5810"/>
    <w:rsid w:val="008B60D1"/>
    <w:rsid w:val="008B660A"/>
    <w:rsid w:val="008C0843"/>
    <w:rsid w:val="008C4859"/>
    <w:rsid w:val="008C4C26"/>
    <w:rsid w:val="008D0AF3"/>
    <w:rsid w:val="008D148B"/>
    <w:rsid w:val="008D176C"/>
    <w:rsid w:val="008D3FA0"/>
    <w:rsid w:val="008D4490"/>
    <w:rsid w:val="008D4611"/>
    <w:rsid w:val="008D50BC"/>
    <w:rsid w:val="008E1AB6"/>
    <w:rsid w:val="008E3CFF"/>
    <w:rsid w:val="008E56EA"/>
    <w:rsid w:val="008E62E5"/>
    <w:rsid w:val="008F23E8"/>
    <w:rsid w:val="008F43B0"/>
    <w:rsid w:val="00901949"/>
    <w:rsid w:val="009032FF"/>
    <w:rsid w:val="00905B5D"/>
    <w:rsid w:val="00910153"/>
    <w:rsid w:val="0091250F"/>
    <w:rsid w:val="00912941"/>
    <w:rsid w:val="0092490B"/>
    <w:rsid w:val="00927349"/>
    <w:rsid w:val="009316BE"/>
    <w:rsid w:val="009318C1"/>
    <w:rsid w:val="009323DC"/>
    <w:rsid w:val="0093346A"/>
    <w:rsid w:val="00934CCF"/>
    <w:rsid w:val="0093640F"/>
    <w:rsid w:val="009422D0"/>
    <w:rsid w:val="00943C34"/>
    <w:rsid w:val="00945660"/>
    <w:rsid w:val="00953D1F"/>
    <w:rsid w:val="0095433F"/>
    <w:rsid w:val="00954E90"/>
    <w:rsid w:val="00955D7A"/>
    <w:rsid w:val="009608C7"/>
    <w:rsid w:val="009626DA"/>
    <w:rsid w:val="00963F75"/>
    <w:rsid w:val="009642A7"/>
    <w:rsid w:val="00964DDC"/>
    <w:rsid w:val="009674CC"/>
    <w:rsid w:val="00970290"/>
    <w:rsid w:val="00973FC7"/>
    <w:rsid w:val="00983ACC"/>
    <w:rsid w:val="0098515D"/>
    <w:rsid w:val="00991D35"/>
    <w:rsid w:val="009924D1"/>
    <w:rsid w:val="00995673"/>
    <w:rsid w:val="00995FCD"/>
    <w:rsid w:val="00995FFA"/>
    <w:rsid w:val="0099686E"/>
    <w:rsid w:val="00996CA5"/>
    <w:rsid w:val="00997AF9"/>
    <w:rsid w:val="009A15F5"/>
    <w:rsid w:val="009A29EC"/>
    <w:rsid w:val="009A3FEF"/>
    <w:rsid w:val="009A60B7"/>
    <w:rsid w:val="009A6CEB"/>
    <w:rsid w:val="009A7676"/>
    <w:rsid w:val="009B0672"/>
    <w:rsid w:val="009B24BE"/>
    <w:rsid w:val="009B74F0"/>
    <w:rsid w:val="009C42D9"/>
    <w:rsid w:val="009D06EC"/>
    <w:rsid w:val="009D106A"/>
    <w:rsid w:val="009D195D"/>
    <w:rsid w:val="009D438D"/>
    <w:rsid w:val="009D4876"/>
    <w:rsid w:val="009D4B07"/>
    <w:rsid w:val="009E0F2A"/>
    <w:rsid w:val="009E1177"/>
    <w:rsid w:val="009E1F10"/>
    <w:rsid w:val="009E2609"/>
    <w:rsid w:val="009E477B"/>
    <w:rsid w:val="009E48C8"/>
    <w:rsid w:val="009E50CF"/>
    <w:rsid w:val="009E5553"/>
    <w:rsid w:val="009E588F"/>
    <w:rsid w:val="009E5B18"/>
    <w:rsid w:val="009E6B2C"/>
    <w:rsid w:val="009F031D"/>
    <w:rsid w:val="009F0FA9"/>
    <w:rsid w:val="009F19F7"/>
    <w:rsid w:val="009F30FE"/>
    <w:rsid w:val="009F3884"/>
    <w:rsid w:val="009F4C80"/>
    <w:rsid w:val="009F5589"/>
    <w:rsid w:val="009F73F3"/>
    <w:rsid w:val="009F74D4"/>
    <w:rsid w:val="009F7949"/>
    <w:rsid w:val="00A009E9"/>
    <w:rsid w:val="00A01D71"/>
    <w:rsid w:val="00A050D3"/>
    <w:rsid w:val="00A10E86"/>
    <w:rsid w:val="00A11E13"/>
    <w:rsid w:val="00A17389"/>
    <w:rsid w:val="00A17890"/>
    <w:rsid w:val="00A25D99"/>
    <w:rsid w:val="00A25D9D"/>
    <w:rsid w:val="00A30EAE"/>
    <w:rsid w:val="00A31454"/>
    <w:rsid w:val="00A31CC8"/>
    <w:rsid w:val="00A32B9D"/>
    <w:rsid w:val="00A32EE1"/>
    <w:rsid w:val="00A34F3A"/>
    <w:rsid w:val="00A353D2"/>
    <w:rsid w:val="00A37A46"/>
    <w:rsid w:val="00A4664B"/>
    <w:rsid w:val="00A468BD"/>
    <w:rsid w:val="00A46B81"/>
    <w:rsid w:val="00A46CE5"/>
    <w:rsid w:val="00A47E88"/>
    <w:rsid w:val="00A501EE"/>
    <w:rsid w:val="00A53728"/>
    <w:rsid w:val="00A55AF3"/>
    <w:rsid w:val="00A57950"/>
    <w:rsid w:val="00A57F95"/>
    <w:rsid w:val="00A6125B"/>
    <w:rsid w:val="00A63C1A"/>
    <w:rsid w:val="00A65C01"/>
    <w:rsid w:val="00A66760"/>
    <w:rsid w:val="00A70417"/>
    <w:rsid w:val="00A72F3A"/>
    <w:rsid w:val="00A767CA"/>
    <w:rsid w:val="00A771D4"/>
    <w:rsid w:val="00A77468"/>
    <w:rsid w:val="00A80E07"/>
    <w:rsid w:val="00A8101D"/>
    <w:rsid w:val="00A83490"/>
    <w:rsid w:val="00A8394B"/>
    <w:rsid w:val="00A83DBC"/>
    <w:rsid w:val="00A84788"/>
    <w:rsid w:val="00A8484E"/>
    <w:rsid w:val="00A870AA"/>
    <w:rsid w:val="00A92DA8"/>
    <w:rsid w:val="00A96308"/>
    <w:rsid w:val="00AA28F5"/>
    <w:rsid w:val="00AA449D"/>
    <w:rsid w:val="00AA5327"/>
    <w:rsid w:val="00AA59EB"/>
    <w:rsid w:val="00AB029B"/>
    <w:rsid w:val="00AB1142"/>
    <w:rsid w:val="00AB2AF6"/>
    <w:rsid w:val="00AB353E"/>
    <w:rsid w:val="00AB7818"/>
    <w:rsid w:val="00AB7C03"/>
    <w:rsid w:val="00AC3069"/>
    <w:rsid w:val="00AC5229"/>
    <w:rsid w:val="00AC7377"/>
    <w:rsid w:val="00AD036F"/>
    <w:rsid w:val="00AD22B8"/>
    <w:rsid w:val="00AD2646"/>
    <w:rsid w:val="00AD27E4"/>
    <w:rsid w:val="00AD3EFB"/>
    <w:rsid w:val="00AD5B4B"/>
    <w:rsid w:val="00AD5E91"/>
    <w:rsid w:val="00AE183E"/>
    <w:rsid w:val="00AE1B38"/>
    <w:rsid w:val="00AE3BA7"/>
    <w:rsid w:val="00AE59F5"/>
    <w:rsid w:val="00AE5CEB"/>
    <w:rsid w:val="00AE632B"/>
    <w:rsid w:val="00AE6AD0"/>
    <w:rsid w:val="00AF0CC7"/>
    <w:rsid w:val="00AF3488"/>
    <w:rsid w:val="00AF39AB"/>
    <w:rsid w:val="00AF3DEF"/>
    <w:rsid w:val="00AF6673"/>
    <w:rsid w:val="00AF7DB2"/>
    <w:rsid w:val="00B02CAE"/>
    <w:rsid w:val="00B031B6"/>
    <w:rsid w:val="00B03374"/>
    <w:rsid w:val="00B035B0"/>
    <w:rsid w:val="00B042B6"/>
    <w:rsid w:val="00B100EF"/>
    <w:rsid w:val="00B14473"/>
    <w:rsid w:val="00B14621"/>
    <w:rsid w:val="00B160BC"/>
    <w:rsid w:val="00B1652B"/>
    <w:rsid w:val="00B16FBF"/>
    <w:rsid w:val="00B17E0E"/>
    <w:rsid w:val="00B22227"/>
    <w:rsid w:val="00B22D53"/>
    <w:rsid w:val="00B23DC0"/>
    <w:rsid w:val="00B24325"/>
    <w:rsid w:val="00B3382E"/>
    <w:rsid w:val="00B365A2"/>
    <w:rsid w:val="00B3793C"/>
    <w:rsid w:val="00B40550"/>
    <w:rsid w:val="00B40835"/>
    <w:rsid w:val="00B40A10"/>
    <w:rsid w:val="00B40B7A"/>
    <w:rsid w:val="00B41D3E"/>
    <w:rsid w:val="00B424FF"/>
    <w:rsid w:val="00B42A77"/>
    <w:rsid w:val="00B430A1"/>
    <w:rsid w:val="00B43BFA"/>
    <w:rsid w:val="00B45848"/>
    <w:rsid w:val="00B45DCA"/>
    <w:rsid w:val="00B46577"/>
    <w:rsid w:val="00B469D2"/>
    <w:rsid w:val="00B47CC9"/>
    <w:rsid w:val="00B53043"/>
    <w:rsid w:val="00B55320"/>
    <w:rsid w:val="00B55604"/>
    <w:rsid w:val="00B55E5F"/>
    <w:rsid w:val="00B572AF"/>
    <w:rsid w:val="00B57BA9"/>
    <w:rsid w:val="00B62795"/>
    <w:rsid w:val="00B646B2"/>
    <w:rsid w:val="00B64AC8"/>
    <w:rsid w:val="00B64F0E"/>
    <w:rsid w:val="00B65F79"/>
    <w:rsid w:val="00B7295C"/>
    <w:rsid w:val="00B72CD5"/>
    <w:rsid w:val="00B762AA"/>
    <w:rsid w:val="00B766CA"/>
    <w:rsid w:val="00B76C10"/>
    <w:rsid w:val="00B76D78"/>
    <w:rsid w:val="00B81770"/>
    <w:rsid w:val="00B83EB0"/>
    <w:rsid w:val="00B9432B"/>
    <w:rsid w:val="00B966FF"/>
    <w:rsid w:val="00BA01DC"/>
    <w:rsid w:val="00BA1F59"/>
    <w:rsid w:val="00BA2E6E"/>
    <w:rsid w:val="00BA3277"/>
    <w:rsid w:val="00BA5542"/>
    <w:rsid w:val="00BA73A5"/>
    <w:rsid w:val="00BB1AE3"/>
    <w:rsid w:val="00BB22DE"/>
    <w:rsid w:val="00BB2A60"/>
    <w:rsid w:val="00BC0DC9"/>
    <w:rsid w:val="00BC1C56"/>
    <w:rsid w:val="00BC4443"/>
    <w:rsid w:val="00BD20DE"/>
    <w:rsid w:val="00BD2528"/>
    <w:rsid w:val="00BD3F82"/>
    <w:rsid w:val="00BD6320"/>
    <w:rsid w:val="00BE57E6"/>
    <w:rsid w:val="00BE7253"/>
    <w:rsid w:val="00BF1817"/>
    <w:rsid w:val="00BF19D4"/>
    <w:rsid w:val="00BF2EE9"/>
    <w:rsid w:val="00BF3975"/>
    <w:rsid w:val="00BF4DD8"/>
    <w:rsid w:val="00BF590A"/>
    <w:rsid w:val="00C01824"/>
    <w:rsid w:val="00C02342"/>
    <w:rsid w:val="00C030B6"/>
    <w:rsid w:val="00C038DF"/>
    <w:rsid w:val="00C041D8"/>
    <w:rsid w:val="00C04789"/>
    <w:rsid w:val="00C055DA"/>
    <w:rsid w:val="00C06E4F"/>
    <w:rsid w:val="00C077E6"/>
    <w:rsid w:val="00C10E91"/>
    <w:rsid w:val="00C11AB4"/>
    <w:rsid w:val="00C11DBD"/>
    <w:rsid w:val="00C12D71"/>
    <w:rsid w:val="00C13C8B"/>
    <w:rsid w:val="00C16FBF"/>
    <w:rsid w:val="00C170BC"/>
    <w:rsid w:val="00C21965"/>
    <w:rsid w:val="00C24A92"/>
    <w:rsid w:val="00C263D5"/>
    <w:rsid w:val="00C3155C"/>
    <w:rsid w:val="00C31DAF"/>
    <w:rsid w:val="00C335C7"/>
    <w:rsid w:val="00C336D2"/>
    <w:rsid w:val="00C362C1"/>
    <w:rsid w:val="00C37001"/>
    <w:rsid w:val="00C372D8"/>
    <w:rsid w:val="00C37351"/>
    <w:rsid w:val="00C402BD"/>
    <w:rsid w:val="00C40968"/>
    <w:rsid w:val="00C40D5B"/>
    <w:rsid w:val="00C4710E"/>
    <w:rsid w:val="00C500A8"/>
    <w:rsid w:val="00C52D4A"/>
    <w:rsid w:val="00C52E15"/>
    <w:rsid w:val="00C53596"/>
    <w:rsid w:val="00C56435"/>
    <w:rsid w:val="00C575C0"/>
    <w:rsid w:val="00C57A61"/>
    <w:rsid w:val="00C57ABD"/>
    <w:rsid w:val="00C60147"/>
    <w:rsid w:val="00C61203"/>
    <w:rsid w:val="00C61893"/>
    <w:rsid w:val="00C6407C"/>
    <w:rsid w:val="00C640D6"/>
    <w:rsid w:val="00C64684"/>
    <w:rsid w:val="00C70196"/>
    <w:rsid w:val="00C720FC"/>
    <w:rsid w:val="00C723CC"/>
    <w:rsid w:val="00C73E2F"/>
    <w:rsid w:val="00C7464D"/>
    <w:rsid w:val="00C75C2A"/>
    <w:rsid w:val="00C7772D"/>
    <w:rsid w:val="00C81CF4"/>
    <w:rsid w:val="00C82EA3"/>
    <w:rsid w:val="00C8581E"/>
    <w:rsid w:val="00C85C69"/>
    <w:rsid w:val="00C86357"/>
    <w:rsid w:val="00C87F20"/>
    <w:rsid w:val="00C90EAF"/>
    <w:rsid w:val="00C91173"/>
    <w:rsid w:val="00C93BEE"/>
    <w:rsid w:val="00C978E3"/>
    <w:rsid w:val="00CA6388"/>
    <w:rsid w:val="00CB3092"/>
    <w:rsid w:val="00CB4121"/>
    <w:rsid w:val="00CB5550"/>
    <w:rsid w:val="00CB6E38"/>
    <w:rsid w:val="00CC1910"/>
    <w:rsid w:val="00CC1A79"/>
    <w:rsid w:val="00CC2790"/>
    <w:rsid w:val="00CC5694"/>
    <w:rsid w:val="00CC5D8E"/>
    <w:rsid w:val="00CD10A8"/>
    <w:rsid w:val="00CD42A4"/>
    <w:rsid w:val="00CD458A"/>
    <w:rsid w:val="00CD4C0E"/>
    <w:rsid w:val="00CD5854"/>
    <w:rsid w:val="00CD7EB1"/>
    <w:rsid w:val="00CE0585"/>
    <w:rsid w:val="00CE0C7C"/>
    <w:rsid w:val="00CE139D"/>
    <w:rsid w:val="00CE4BCA"/>
    <w:rsid w:val="00CE73E5"/>
    <w:rsid w:val="00CF16C1"/>
    <w:rsid w:val="00CF1D00"/>
    <w:rsid w:val="00CF417C"/>
    <w:rsid w:val="00CF4360"/>
    <w:rsid w:val="00CF466C"/>
    <w:rsid w:val="00D00232"/>
    <w:rsid w:val="00D014B0"/>
    <w:rsid w:val="00D01CF0"/>
    <w:rsid w:val="00D0220C"/>
    <w:rsid w:val="00D05CFE"/>
    <w:rsid w:val="00D11174"/>
    <w:rsid w:val="00D1261E"/>
    <w:rsid w:val="00D13977"/>
    <w:rsid w:val="00D13B3B"/>
    <w:rsid w:val="00D155F5"/>
    <w:rsid w:val="00D173FC"/>
    <w:rsid w:val="00D1793F"/>
    <w:rsid w:val="00D207DB"/>
    <w:rsid w:val="00D20BA5"/>
    <w:rsid w:val="00D2132E"/>
    <w:rsid w:val="00D21AC6"/>
    <w:rsid w:val="00D21C5F"/>
    <w:rsid w:val="00D220F1"/>
    <w:rsid w:val="00D22627"/>
    <w:rsid w:val="00D22DC7"/>
    <w:rsid w:val="00D23441"/>
    <w:rsid w:val="00D24481"/>
    <w:rsid w:val="00D253CF"/>
    <w:rsid w:val="00D311D2"/>
    <w:rsid w:val="00D33E8A"/>
    <w:rsid w:val="00D34B48"/>
    <w:rsid w:val="00D36646"/>
    <w:rsid w:val="00D36EE1"/>
    <w:rsid w:val="00D36F3C"/>
    <w:rsid w:val="00D3748E"/>
    <w:rsid w:val="00D37766"/>
    <w:rsid w:val="00D40B89"/>
    <w:rsid w:val="00D43F30"/>
    <w:rsid w:val="00D45160"/>
    <w:rsid w:val="00D46609"/>
    <w:rsid w:val="00D469A9"/>
    <w:rsid w:val="00D47DBB"/>
    <w:rsid w:val="00D50519"/>
    <w:rsid w:val="00D523AA"/>
    <w:rsid w:val="00D523F2"/>
    <w:rsid w:val="00D52BCB"/>
    <w:rsid w:val="00D57E03"/>
    <w:rsid w:val="00D62337"/>
    <w:rsid w:val="00D642BE"/>
    <w:rsid w:val="00D64688"/>
    <w:rsid w:val="00D64F2F"/>
    <w:rsid w:val="00D651BF"/>
    <w:rsid w:val="00D65AA3"/>
    <w:rsid w:val="00D6742A"/>
    <w:rsid w:val="00D70266"/>
    <w:rsid w:val="00D74DE3"/>
    <w:rsid w:val="00D771CB"/>
    <w:rsid w:val="00D7780A"/>
    <w:rsid w:val="00D813C4"/>
    <w:rsid w:val="00D81A2B"/>
    <w:rsid w:val="00D82D03"/>
    <w:rsid w:val="00D831DB"/>
    <w:rsid w:val="00D8367D"/>
    <w:rsid w:val="00D83913"/>
    <w:rsid w:val="00D85498"/>
    <w:rsid w:val="00D87610"/>
    <w:rsid w:val="00D87AF7"/>
    <w:rsid w:val="00D95391"/>
    <w:rsid w:val="00D95BE1"/>
    <w:rsid w:val="00D97501"/>
    <w:rsid w:val="00D97B76"/>
    <w:rsid w:val="00DA27D8"/>
    <w:rsid w:val="00DA3BE8"/>
    <w:rsid w:val="00DB0E4B"/>
    <w:rsid w:val="00DB1B73"/>
    <w:rsid w:val="00DB1F59"/>
    <w:rsid w:val="00DB356C"/>
    <w:rsid w:val="00DB475F"/>
    <w:rsid w:val="00DB4A31"/>
    <w:rsid w:val="00DB571D"/>
    <w:rsid w:val="00DB69B2"/>
    <w:rsid w:val="00DC0019"/>
    <w:rsid w:val="00DC4C0C"/>
    <w:rsid w:val="00DD4F46"/>
    <w:rsid w:val="00DD7B76"/>
    <w:rsid w:val="00DD7E72"/>
    <w:rsid w:val="00DE0089"/>
    <w:rsid w:val="00DE3E52"/>
    <w:rsid w:val="00DE7329"/>
    <w:rsid w:val="00DE7954"/>
    <w:rsid w:val="00DF539B"/>
    <w:rsid w:val="00DF6843"/>
    <w:rsid w:val="00DF6E56"/>
    <w:rsid w:val="00E000C1"/>
    <w:rsid w:val="00E00845"/>
    <w:rsid w:val="00E0112B"/>
    <w:rsid w:val="00E01160"/>
    <w:rsid w:val="00E04CDA"/>
    <w:rsid w:val="00E06B6B"/>
    <w:rsid w:val="00E118E6"/>
    <w:rsid w:val="00E14F64"/>
    <w:rsid w:val="00E2004F"/>
    <w:rsid w:val="00E2131E"/>
    <w:rsid w:val="00E248CA"/>
    <w:rsid w:val="00E254E3"/>
    <w:rsid w:val="00E25B2C"/>
    <w:rsid w:val="00E264D7"/>
    <w:rsid w:val="00E27519"/>
    <w:rsid w:val="00E3171A"/>
    <w:rsid w:val="00E31BF4"/>
    <w:rsid w:val="00E31F06"/>
    <w:rsid w:val="00E32B35"/>
    <w:rsid w:val="00E335E7"/>
    <w:rsid w:val="00E3602B"/>
    <w:rsid w:val="00E366BB"/>
    <w:rsid w:val="00E36961"/>
    <w:rsid w:val="00E37009"/>
    <w:rsid w:val="00E40B37"/>
    <w:rsid w:val="00E40EF9"/>
    <w:rsid w:val="00E41412"/>
    <w:rsid w:val="00E416F9"/>
    <w:rsid w:val="00E43628"/>
    <w:rsid w:val="00E43DBC"/>
    <w:rsid w:val="00E52137"/>
    <w:rsid w:val="00E54EFF"/>
    <w:rsid w:val="00E559AC"/>
    <w:rsid w:val="00E55C29"/>
    <w:rsid w:val="00E56E97"/>
    <w:rsid w:val="00E56EA8"/>
    <w:rsid w:val="00E63B52"/>
    <w:rsid w:val="00E674AD"/>
    <w:rsid w:val="00E70D50"/>
    <w:rsid w:val="00E72BEB"/>
    <w:rsid w:val="00E75927"/>
    <w:rsid w:val="00E8038E"/>
    <w:rsid w:val="00E8179F"/>
    <w:rsid w:val="00E818BD"/>
    <w:rsid w:val="00E81D53"/>
    <w:rsid w:val="00E83200"/>
    <w:rsid w:val="00E8499B"/>
    <w:rsid w:val="00E92730"/>
    <w:rsid w:val="00E92FC2"/>
    <w:rsid w:val="00E9311D"/>
    <w:rsid w:val="00EA20BC"/>
    <w:rsid w:val="00EA213D"/>
    <w:rsid w:val="00EA220D"/>
    <w:rsid w:val="00EA248F"/>
    <w:rsid w:val="00EA3D7D"/>
    <w:rsid w:val="00EA59C8"/>
    <w:rsid w:val="00EB0939"/>
    <w:rsid w:val="00EB2692"/>
    <w:rsid w:val="00EB4181"/>
    <w:rsid w:val="00EB4616"/>
    <w:rsid w:val="00EB4882"/>
    <w:rsid w:val="00EB7036"/>
    <w:rsid w:val="00EC115C"/>
    <w:rsid w:val="00EC16A2"/>
    <w:rsid w:val="00EC1912"/>
    <w:rsid w:val="00EC423C"/>
    <w:rsid w:val="00EC55EE"/>
    <w:rsid w:val="00EC5D09"/>
    <w:rsid w:val="00EC6B45"/>
    <w:rsid w:val="00EC6E70"/>
    <w:rsid w:val="00ED0ED3"/>
    <w:rsid w:val="00ED46ED"/>
    <w:rsid w:val="00ED686E"/>
    <w:rsid w:val="00ED6F8F"/>
    <w:rsid w:val="00ED774E"/>
    <w:rsid w:val="00EE2E22"/>
    <w:rsid w:val="00EE3D8E"/>
    <w:rsid w:val="00EE40DE"/>
    <w:rsid w:val="00EE412B"/>
    <w:rsid w:val="00EE595D"/>
    <w:rsid w:val="00EE5B07"/>
    <w:rsid w:val="00EF27B6"/>
    <w:rsid w:val="00EF38EE"/>
    <w:rsid w:val="00F000C9"/>
    <w:rsid w:val="00F01CE3"/>
    <w:rsid w:val="00F05DFC"/>
    <w:rsid w:val="00F115AF"/>
    <w:rsid w:val="00F141A4"/>
    <w:rsid w:val="00F158E0"/>
    <w:rsid w:val="00F20BF9"/>
    <w:rsid w:val="00F220CE"/>
    <w:rsid w:val="00F239C1"/>
    <w:rsid w:val="00F23A09"/>
    <w:rsid w:val="00F27624"/>
    <w:rsid w:val="00F308DD"/>
    <w:rsid w:val="00F312FC"/>
    <w:rsid w:val="00F32D10"/>
    <w:rsid w:val="00F33884"/>
    <w:rsid w:val="00F350D2"/>
    <w:rsid w:val="00F36498"/>
    <w:rsid w:val="00F400BE"/>
    <w:rsid w:val="00F4375C"/>
    <w:rsid w:val="00F43CFA"/>
    <w:rsid w:val="00F47198"/>
    <w:rsid w:val="00F508F5"/>
    <w:rsid w:val="00F544F6"/>
    <w:rsid w:val="00F554E6"/>
    <w:rsid w:val="00F56471"/>
    <w:rsid w:val="00F56EF3"/>
    <w:rsid w:val="00F63C7B"/>
    <w:rsid w:val="00F63F4A"/>
    <w:rsid w:val="00F63FD6"/>
    <w:rsid w:val="00F657C8"/>
    <w:rsid w:val="00F70480"/>
    <w:rsid w:val="00F70A76"/>
    <w:rsid w:val="00F7149B"/>
    <w:rsid w:val="00F75C6B"/>
    <w:rsid w:val="00F76080"/>
    <w:rsid w:val="00F76697"/>
    <w:rsid w:val="00F7797E"/>
    <w:rsid w:val="00F77FF9"/>
    <w:rsid w:val="00F82823"/>
    <w:rsid w:val="00F83684"/>
    <w:rsid w:val="00F85FFA"/>
    <w:rsid w:val="00F86945"/>
    <w:rsid w:val="00F8697E"/>
    <w:rsid w:val="00F9254B"/>
    <w:rsid w:val="00F94047"/>
    <w:rsid w:val="00F9528A"/>
    <w:rsid w:val="00FA4063"/>
    <w:rsid w:val="00FA55DE"/>
    <w:rsid w:val="00FB42FE"/>
    <w:rsid w:val="00FB65FB"/>
    <w:rsid w:val="00FB7144"/>
    <w:rsid w:val="00FB7B8A"/>
    <w:rsid w:val="00FC0C6C"/>
    <w:rsid w:val="00FC1125"/>
    <w:rsid w:val="00FC37FC"/>
    <w:rsid w:val="00FC678A"/>
    <w:rsid w:val="00FD0CB6"/>
    <w:rsid w:val="00FD1254"/>
    <w:rsid w:val="00FD2C0A"/>
    <w:rsid w:val="00FD3340"/>
    <w:rsid w:val="00FD346A"/>
    <w:rsid w:val="00FD415A"/>
    <w:rsid w:val="00FD47F0"/>
    <w:rsid w:val="00FE2B9A"/>
    <w:rsid w:val="00FE4898"/>
    <w:rsid w:val="00FE560E"/>
    <w:rsid w:val="00FE71FA"/>
    <w:rsid w:val="00FF1D36"/>
    <w:rsid w:val="00FF4688"/>
    <w:rsid w:val="00FF5D96"/>
    <w:rsid w:val="00FF6D39"/>
    <w:rsid w:val="00FF72AA"/>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F96AA3C-CA4D-4C7C-8E0F-E50F4FA7F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57B7"/>
    <w:pPr>
      <w:widowControl w:val="0"/>
      <w:jc w:val="both"/>
    </w:pPr>
  </w:style>
  <w:style w:type="paragraph" w:styleId="1">
    <w:name w:val="heading 1"/>
    <w:basedOn w:val="a"/>
    <w:next w:val="a"/>
    <w:link w:val="1Char"/>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Char">
    <w:name w:val="标题 1 Char"/>
    <w:basedOn w:val="a0"/>
    <w:link w:val="1"/>
    <w:uiPriority w:val="9"/>
    <w:rsid w:val="00EB0939"/>
    <w:rPr>
      <w:b/>
      <w:bCs/>
      <w:kern w:val="44"/>
      <w:sz w:val="44"/>
      <w:szCs w:val="44"/>
    </w:rPr>
  </w:style>
  <w:style w:type="character" w:customStyle="1" w:styleId="2Char">
    <w:name w:val="标题 2 Char"/>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Char"/>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E5044"/>
    <w:rPr>
      <w:sz w:val="18"/>
      <w:szCs w:val="18"/>
    </w:rPr>
  </w:style>
  <w:style w:type="paragraph" w:styleId="a5">
    <w:name w:val="footer"/>
    <w:basedOn w:val="a"/>
    <w:link w:val="Char0"/>
    <w:uiPriority w:val="99"/>
    <w:unhideWhenUsed/>
    <w:rsid w:val="006E5044"/>
    <w:pPr>
      <w:tabs>
        <w:tab w:val="center" w:pos="4153"/>
        <w:tab w:val="right" w:pos="8306"/>
      </w:tabs>
      <w:snapToGrid w:val="0"/>
      <w:jc w:val="left"/>
    </w:pPr>
    <w:rPr>
      <w:sz w:val="18"/>
      <w:szCs w:val="18"/>
    </w:rPr>
  </w:style>
  <w:style w:type="character" w:customStyle="1" w:styleId="Char0">
    <w:name w:val="页脚 Char"/>
    <w:basedOn w:val="a0"/>
    <w:link w:val="a5"/>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Char"/>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Char"/>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Char">
    <w:name w:val="标题 3 Char"/>
    <w:basedOn w:val="a0"/>
    <w:link w:val="3"/>
    <w:uiPriority w:val="9"/>
    <w:semiHidden/>
    <w:rsid w:val="006F1844"/>
    <w:rPr>
      <w:b/>
      <w:bCs/>
      <w:sz w:val="32"/>
      <w:szCs w:val="32"/>
    </w:rPr>
  </w:style>
  <w:style w:type="paragraph" w:styleId="a6">
    <w:name w:val="List Paragraph"/>
    <w:basedOn w:val="a"/>
    <w:uiPriority w:val="34"/>
    <w:qFormat/>
    <w:rsid w:val="006F1844"/>
    <w:pPr>
      <w:ind w:firstLineChars="200" w:firstLine="420"/>
    </w:pPr>
  </w:style>
  <w:style w:type="paragraph" w:customStyle="1" w:styleId="Tip4">
    <w:name w:val="Tip4"/>
    <w:basedOn w:val="4"/>
    <w:link w:val="Tip4Char"/>
    <w:qFormat/>
    <w:rsid w:val="007A5CB0"/>
    <w:pPr>
      <w:spacing w:before="120" w:after="120"/>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7A5CB0"/>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Char"/>
    <w:uiPriority w:val="99"/>
    <w:semiHidden/>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C50A9"/>
    <w:rPr>
      <w:rFonts w:ascii="宋体" w:eastAsia="宋体" w:hAnsi="宋体" w:cs="宋体"/>
      <w:kern w:val="0"/>
      <w:sz w:val="24"/>
      <w:szCs w:val="24"/>
    </w:rPr>
  </w:style>
  <w:style w:type="character" w:styleId="a7">
    <w:name w:val="Hyperlink"/>
    <w:basedOn w:val="a0"/>
    <w:uiPriority w:val="99"/>
    <w:unhideWhenUsed/>
    <w:rsid w:val="00DB571D"/>
    <w:rPr>
      <w:color w:val="0000FF" w:themeColor="hyperlink"/>
      <w:u w:val="single"/>
    </w:rPr>
  </w:style>
  <w:style w:type="character" w:styleId="a8">
    <w:name w:val="Emphasis"/>
    <w:basedOn w:val="a0"/>
    <w:uiPriority w:val="20"/>
    <w:qFormat/>
    <w:rsid w:val="00D87AF7"/>
    <w:rPr>
      <w:i/>
      <w:iCs/>
    </w:rPr>
  </w:style>
  <w:style w:type="character" w:customStyle="1" w:styleId="4Char">
    <w:name w:val="标题 4 Char"/>
    <w:basedOn w:val="a0"/>
    <w:link w:val="4"/>
    <w:uiPriority w:val="9"/>
    <w:semiHidden/>
    <w:rsid w:val="0009147D"/>
    <w:rPr>
      <w:rFonts w:asciiTheme="majorHAnsi" w:eastAsiaTheme="majorEastAsia" w:hAnsiTheme="majorHAnsi" w:cstheme="majorBidi"/>
      <w:b/>
      <w:bCs/>
      <w:sz w:val="28"/>
      <w:szCs w:val="28"/>
    </w:rPr>
  </w:style>
  <w:style w:type="table" w:styleId="a9">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Char1"/>
    <w:uiPriority w:val="99"/>
    <w:semiHidden/>
    <w:unhideWhenUsed/>
    <w:rsid w:val="00626BE2"/>
    <w:rPr>
      <w:sz w:val="18"/>
      <w:szCs w:val="18"/>
    </w:rPr>
  </w:style>
  <w:style w:type="character" w:customStyle="1" w:styleId="Char1">
    <w:name w:val="批注框文本 Char"/>
    <w:basedOn w:val="a0"/>
    <w:link w:val="aa"/>
    <w:uiPriority w:val="99"/>
    <w:semiHidden/>
    <w:rsid w:val="00626BE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24101918">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2D3F7A-0A1C-4E3C-AD40-DD5E5CBF3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9390</TotalTime>
  <Pages>54</Pages>
  <Words>12119</Words>
  <Characters>69082</Characters>
  <Application>Microsoft Office Word</Application>
  <DocSecurity>0</DocSecurity>
  <Lines>575</Lines>
  <Paragraphs>162</Paragraphs>
  <ScaleCrop>false</ScaleCrop>
  <Company/>
  <LinksUpToDate>false</LinksUpToDate>
  <CharactersWithSpaces>81039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zhangmm</dc:creator>
  <cp:keywords/>
  <dc:description/>
  <cp:lastModifiedBy>Yangcl</cp:lastModifiedBy>
  <cp:revision>371</cp:revision>
  <cp:lastPrinted>2020-03-23T02:41:00Z</cp:lastPrinted>
  <dcterms:created xsi:type="dcterms:W3CDTF">2017-04-28T08:41:00Z</dcterms:created>
  <dcterms:modified xsi:type="dcterms:W3CDTF">2020-03-26T08:59:00Z</dcterms:modified>
</cp:coreProperties>
</file>