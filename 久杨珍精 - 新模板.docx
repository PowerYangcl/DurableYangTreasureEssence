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FF5D96" w:rsidRPr="00F63F4A"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FF5D96" w:rsidRPr="00F63F4A" w:rsidRDefault="00FF5D9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220E00" w:rsidRDefault="00FF5D96"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FF5D96" w:rsidRPr="00220E00" w:rsidRDefault="00FF5D9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FF5D96" w:rsidRPr="00220E00" w:rsidRDefault="00FF5D9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FF5D96" w:rsidRPr="00220E00" w:rsidRDefault="00FF5D9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FF5D96" w:rsidRPr="00220E00" w:rsidRDefault="00FF5D96"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FF5D96" w:rsidRPr="00220E00" w:rsidRDefault="00FF5D9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FF5D96" w:rsidRPr="00220E00" w:rsidRDefault="00FF5D9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FF5D96" w:rsidRPr="00220E00" w:rsidRDefault="00FF5D9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FF5D96" w:rsidRPr="00417010" w:rsidRDefault="00FF5D96"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FF5D96" w:rsidRDefault="00FF5D9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FF5D96" w:rsidRPr="00417010" w:rsidRDefault="00FF5D96"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FF5D96" w:rsidRPr="00417010" w:rsidRDefault="00FF5D9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FF5D96" w:rsidRPr="00417010" w:rsidRDefault="00FF5D96"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A353D2" w:rsidRDefault="00FF5D9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FF5D96" w:rsidRPr="00A353D2" w:rsidRDefault="00FF5D9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FF5D96" w:rsidRPr="00A353D2" w:rsidRDefault="00FF5D96"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FF5D96" w:rsidRPr="00A353D2" w:rsidRDefault="00FF5D9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FF5D96" w:rsidRPr="00A353D2" w:rsidRDefault="00FF5D9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FF5D96" w:rsidRPr="00A353D2" w:rsidRDefault="00FF5D9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FF5D96" w:rsidRPr="00A353D2" w:rsidRDefault="00FF5D96"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C6407C" w:rsidRDefault="00FF5D96"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FF5D96" w:rsidRPr="00C6407C" w:rsidRDefault="00FF5D96"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FF5D96" w:rsidRPr="00C6407C" w:rsidRDefault="00FF5D96"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FF5D96" w:rsidRPr="00C6407C" w:rsidRDefault="00FF5D9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FF5D96" w:rsidRPr="00C6407C" w:rsidRDefault="00FF5D96"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202FE2" w:rsidRDefault="00FF5D96"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FF5D96" w:rsidRPr="00202FE2" w:rsidRDefault="00FF5D96"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FF5D96" w:rsidRPr="00202FE2" w:rsidRDefault="00FF5D96"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FF5D96" w:rsidRPr="00202FE2" w:rsidRDefault="00FF5D9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FF5D96" w:rsidRPr="00202FE2" w:rsidRDefault="00FF5D96"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F47198" w:rsidRDefault="00FF5D96"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FF5D96" w:rsidRPr="00F47198" w:rsidRDefault="00FF5D96"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FF5D96" w:rsidRPr="00F47198" w:rsidRDefault="00FF5D96"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FF5D96" w:rsidRPr="00F47198" w:rsidRDefault="00FF5D9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FF5D96" w:rsidRPr="00F47198" w:rsidRDefault="00FF5D96"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91250F" w:rsidRDefault="00FF5D96"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FF5D96" w:rsidRPr="0091250F" w:rsidRDefault="00FF5D96"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FF5D96" w:rsidRPr="0091250F" w:rsidRDefault="00FF5D96"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FF5D96" w:rsidRPr="0091250F" w:rsidRDefault="00FF5D9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FF5D96" w:rsidRPr="0091250F" w:rsidRDefault="00FF5D96"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8D148B" w:rsidRDefault="00FF5D96"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FF5D96" w:rsidRPr="008D148B" w:rsidRDefault="00FF5D96"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FF5D96" w:rsidRPr="008D148B" w:rsidRDefault="00FF5D96"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FF5D96" w:rsidRPr="008D148B" w:rsidRDefault="00FF5D9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FF5D96" w:rsidRPr="008D148B" w:rsidRDefault="00FF5D96"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FF5D96" w:rsidRPr="003C50A9" w:rsidRDefault="00FF5D9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Default="00FF5D96"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FF5D96" w:rsidRDefault="00FF5D96"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rPr>
          <w:rFonts w:hint="eastAsia"/>
        </w:rPr>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hint="eastAsia"/>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hint="eastAsia"/>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hint="eastAsia"/>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hint="eastAsia"/>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hint="eastAsia"/>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hint="eastAsia"/>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hint="eastAsia"/>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hint="eastAsia"/>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hint="eastAsia"/>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hint="eastAsia"/>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Del="00ED686E" w:rsidRDefault="00464DEC" w:rsidP="00464DEC">
      <w:pPr>
        <w:autoSpaceDE w:val="0"/>
        <w:autoSpaceDN w:val="0"/>
        <w:adjustRightInd w:val="0"/>
        <w:jc w:val="left"/>
        <w:rPr>
          <w:del w:id="1" w:author="Yangcl" w:date="2020-03-24T15:28:00Z"/>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hint="eastAsia"/>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ins w:id="2" w:author="Yangcl" w:date="2020-03-24T15:16:00Z"/>
          <w:rFonts w:ascii="Century Schoolbook" w:hAnsi="Century Schoolbook"/>
        </w:rPr>
      </w:pPr>
    </w:p>
    <w:p w:rsidR="00E8038E" w:rsidRDefault="00E8038E" w:rsidP="005B5244">
      <w:pPr>
        <w:rPr>
          <w:ins w:id="3" w:author="Yangcl" w:date="2020-03-24T15:28:00Z"/>
          <w:rFonts w:ascii="Century Schoolbook" w:hAnsi="Century Schoolbook"/>
        </w:rPr>
      </w:pPr>
    </w:p>
    <w:p w:rsidR="00ED686E" w:rsidRDefault="00ED686E" w:rsidP="005B5244">
      <w:pPr>
        <w:rPr>
          <w:rFonts w:ascii="Century Schoolbook" w:hAnsi="Century Schoolbook" w:hint="eastAsia"/>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hint="eastAsia"/>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ins w:id="4" w:author="Yangcl" w:date="2020-03-24T15:25:00Z">
        <w:r w:rsidRPr="00626BE2">
          <w:rPr>
            <w:rFonts w:ascii="Century Schoolbook" w:hAnsi="Century Schoolbook"/>
          </w:rPr>
          <w:t>运行结果如下</w:t>
        </w:r>
        <w:r w:rsidRPr="00626BE2">
          <w:rPr>
            <w:rFonts w:ascii="Century Schoolbook" w:hAnsi="Century Schoolbook" w:hint="eastAsia"/>
          </w:rPr>
          <w:t>：</w:t>
        </w:r>
      </w:ins>
    </w:p>
    <w:p w:rsidR="005B5244" w:rsidRPr="005D73FC" w:rsidRDefault="005D73FC" w:rsidP="005B5244">
      <w:pPr>
        <w:rPr>
          <w:rFonts w:ascii="Century Schoolbook" w:hAnsi="Century Schoolbook"/>
          <w:b/>
          <w:rPrChange w:id="5" w:author="Yangcl" w:date="2020-03-24T15:26:00Z">
            <w:rPr>
              <w:rFonts w:ascii="Century Schoolbook" w:hAnsi="Century Schoolbook"/>
            </w:rPr>
          </w:rPrChange>
        </w:rPr>
      </w:pPr>
      <w:ins w:id="6" w:author="Yangcl" w:date="2020-03-24T15:26:00Z">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ins>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bookmarkStart w:id="7" w:name="_GoBack"/>
      <w:bookmarkEnd w:id="7"/>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lastRenderedPageBreak/>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lastRenderedPageBreak/>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5D96" w:rsidRDefault="00FF5D96"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FF5D96" w:rsidRDefault="00FF5D96"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8" w:name="OLE_LINK1"/>
            <w:bookmarkStart w:id="9" w:name="OLE_LINK2"/>
            <w:bookmarkStart w:id="10" w:name="OLE_LINK3"/>
            <w:bookmarkStart w:id="11" w:name="OLE_LINK4"/>
            <w:bookmarkStart w:id="12" w:name="OLE_LINK5"/>
            <w:bookmarkStart w:id="13" w:name="OLE_LINK6"/>
            <w:bookmarkStart w:id="14"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8"/>
      <w:bookmarkEnd w:id="9"/>
      <w:bookmarkEnd w:id="10"/>
      <w:bookmarkEnd w:id="11"/>
      <w:bookmarkEnd w:id="12"/>
      <w:bookmarkEnd w:id="13"/>
      <w:bookmarkEnd w:id="14"/>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7F7" w:rsidRDefault="000C37F7" w:rsidP="006E5044">
      <w:r>
        <w:separator/>
      </w:r>
    </w:p>
  </w:endnote>
  <w:endnote w:type="continuationSeparator" w:id="0">
    <w:p w:rsidR="000C37F7" w:rsidRDefault="000C37F7"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7F7" w:rsidRDefault="000C37F7" w:rsidP="006E5044">
      <w:r>
        <w:separator/>
      </w:r>
    </w:p>
  </w:footnote>
  <w:footnote w:type="continuationSeparator" w:id="0">
    <w:p w:rsidR="000C37F7" w:rsidRDefault="000C37F7"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8"/>
  </w:num>
  <w:num w:numId="13">
    <w:abstractNumId w:val="5"/>
  </w:num>
  <w:num w:numId="14">
    <w:abstractNumId w:val="9"/>
  </w:num>
  <w:num w:numId="15">
    <w:abstractNumId w:val="4"/>
  </w:num>
  <w:num w:numId="16">
    <w:abstractNumId w:val="6"/>
  </w:num>
  <w:num w:numId="17">
    <w:abstractNumId w:val="19"/>
  </w:num>
  <w:num w:numId="18">
    <w:abstractNumId w:val="17"/>
  </w:num>
  <w:num w:numId="19">
    <w:abstractNumId w:val="12"/>
  </w:num>
  <w:num w:numId="20">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ngcl">
    <w15:presenceInfo w15:providerId="None" w15:userId="Yangc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74C9"/>
    <w:rsid w:val="00190840"/>
    <w:rsid w:val="00191A3E"/>
    <w:rsid w:val="00191A9D"/>
    <w:rsid w:val="00193578"/>
    <w:rsid w:val="00193BD4"/>
    <w:rsid w:val="00193F98"/>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AE6"/>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E486E"/>
    <w:rsid w:val="002E520E"/>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4003C7"/>
    <w:rsid w:val="00400CBF"/>
    <w:rsid w:val="00400D4A"/>
    <w:rsid w:val="004048FA"/>
    <w:rsid w:val="00406116"/>
    <w:rsid w:val="00407C8F"/>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33A6"/>
    <w:rsid w:val="00483411"/>
    <w:rsid w:val="00491ABD"/>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2CB"/>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8C9"/>
    <w:rsid w:val="005E2815"/>
    <w:rsid w:val="005E5481"/>
    <w:rsid w:val="005E5847"/>
    <w:rsid w:val="005E619D"/>
    <w:rsid w:val="005E65D3"/>
    <w:rsid w:val="005E69F3"/>
    <w:rsid w:val="005E7D5E"/>
    <w:rsid w:val="005F299B"/>
    <w:rsid w:val="005F2A7A"/>
    <w:rsid w:val="005F6165"/>
    <w:rsid w:val="00600980"/>
    <w:rsid w:val="00602392"/>
    <w:rsid w:val="00602C78"/>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B660A"/>
    <w:rsid w:val="008C4C26"/>
    <w:rsid w:val="008D0AF3"/>
    <w:rsid w:val="008D148B"/>
    <w:rsid w:val="008D176C"/>
    <w:rsid w:val="008D3FA0"/>
    <w:rsid w:val="008D4490"/>
    <w:rsid w:val="008D4611"/>
    <w:rsid w:val="008E1AB6"/>
    <w:rsid w:val="008E3CFF"/>
    <w:rsid w:val="008E56EA"/>
    <w:rsid w:val="008E62E5"/>
    <w:rsid w:val="008F43B0"/>
    <w:rsid w:val="00901949"/>
    <w:rsid w:val="009032FF"/>
    <w:rsid w:val="00905B5D"/>
    <w:rsid w:val="00910153"/>
    <w:rsid w:val="0091250F"/>
    <w:rsid w:val="00912941"/>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C4443"/>
    <w:rsid w:val="00BD20DE"/>
    <w:rsid w:val="00BD2528"/>
    <w:rsid w:val="00BD3F82"/>
    <w:rsid w:val="00BD6320"/>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D5B"/>
    <w:rsid w:val="00C4710E"/>
    <w:rsid w:val="00C500A8"/>
    <w:rsid w:val="00C52D4A"/>
    <w:rsid w:val="00C52E15"/>
    <w:rsid w:val="00C53596"/>
    <w:rsid w:val="00C56435"/>
    <w:rsid w:val="00C575C0"/>
    <w:rsid w:val="00C57A61"/>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66C"/>
    <w:rsid w:val="00D00232"/>
    <w:rsid w:val="00D014B0"/>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7B76"/>
    <w:rsid w:val="00DD7E72"/>
    <w:rsid w:val="00DE0089"/>
    <w:rsid w:val="00DE3E52"/>
    <w:rsid w:val="00DE7954"/>
    <w:rsid w:val="00DF539B"/>
    <w:rsid w:val="00DF6843"/>
    <w:rsid w:val="00DF6E56"/>
    <w:rsid w:val="00E000C1"/>
    <w:rsid w:val="00E00845"/>
    <w:rsid w:val="00E0112B"/>
    <w:rsid w:val="00E01160"/>
    <w:rsid w:val="00E04CDA"/>
    <w:rsid w:val="00E06B6B"/>
    <w:rsid w:val="00E118E6"/>
    <w:rsid w:val="00E14F64"/>
    <w:rsid w:val="00E2004F"/>
    <w:rsid w:val="00E2131E"/>
    <w:rsid w:val="00E248CA"/>
    <w:rsid w:val="00E254E3"/>
    <w:rsid w:val="00E25B2C"/>
    <w:rsid w:val="00E264D7"/>
    <w:rsid w:val="00E27519"/>
    <w:rsid w:val="00E3171A"/>
    <w:rsid w:val="00E31BF4"/>
    <w:rsid w:val="00E31F06"/>
    <w:rsid w:val="00E32B35"/>
    <w:rsid w:val="00E335E7"/>
    <w:rsid w:val="00E3602B"/>
    <w:rsid w:val="00E366BB"/>
    <w:rsid w:val="00E37009"/>
    <w:rsid w:val="00E40B37"/>
    <w:rsid w:val="00E40EF9"/>
    <w:rsid w:val="00E41412"/>
    <w:rsid w:val="00E416F9"/>
    <w:rsid w:val="00E43628"/>
    <w:rsid w:val="00E43DBC"/>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42F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398A2-1AC2-4D12-9DB4-BAB78CEDB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9169</TotalTime>
  <Pages>57</Pages>
  <Words>11063</Words>
  <Characters>63061</Characters>
  <Application>Microsoft Office Word</Application>
  <DocSecurity>0</DocSecurity>
  <Lines>525</Lines>
  <Paragraphs>147</Paragraphs>
  <ScaleCrop>false</ScaleCrop>
  <Company/>
  <LinksUpToDate>false</LinksUpToDate>
  <CharactersWithSpaces>73977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330</cp:revision>
  <cp:lastPrinted>2020-03-23T02:41:00Z</cp:lastPrinted>
  <dcterms:created xsi:type="dcterms:W3CDTF">2017-04-28T08:41:00Z</dcterms:created>
  <dcterms:modified xsi:type="dcterms:W3CDTF">2020-03-24T07:28:00Z</dcterms:modified>
</cp:coreProperties>
</file>