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220E00" w:rsidRDefault="00605183"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220E00" w:rsidRDefault="00605183"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417010" w:rsidRDefault="00605183"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417010" w:rsidRDefault="00605183"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605183" w:rsidRPr="00A353D2" w:rsidRDefault="00605183"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605183" w:rsidRPr="00A353D2" w:rsidRDefault="00605183"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C6407C" w:rsidRDefault="00605183"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605183" w:rsidRPr="00C6407C" w:rsidRDefault="00605183"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605183" w:rsidRPr="00C6407C" w:rsidRDefault="00605183"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605183" w:rsidRPr="00C6407C" w:rsidRDefault="00605183"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202FE2" w:rsidRDefault="00605183"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605183" w:rsidRPr="00202FE2" w:rsidRDefault="00605183"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605183" w:rsidRPr="00202FE2" w:rsidRDefault="00605183"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605183" w:rsidRPr="00202FE2" w:rsidRDefault="00605183"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47198" w:rsidRDefault="00605183"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605183" w:rsidRPr="00F47198" w:rsidRDefault="00605183"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47198" w:rsidRDefault="00605183"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605183" w:rsidRPr="00F47198" w:rsidRDefault="00605183"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91250F" w:rsidRDefault="00605183"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605183" w:rsidRPr="0091250F" w:rsidRDefault="00605183"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91250F" w:rsidRDefault="00605183"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605183" w:rsidRPr="0091250F" w:rsidRDefault="00605183"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8D148B" w:rsidRDefault="00605183"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605183" w:rsidRPr="008D148B" w:rsidRDefault="00605183"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8D148B" w:rsidRDefault="00605183"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605183" w:rsidRPr="008D148B" w:rsidRDefault="00605183"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（具体到方法）</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rPr>
      </w:pPr>
    </w:p>
    <w:p w:rsidR="000C3618" w:rsidRDefault="00003E35" w:rsidP="00DB571D">
      <w:pPr>
        <w:rPr>
          <w:rFonts w:ascii="Century Schoolbook" w:hAnsi="Century Schoolbook"/>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p>
    <w:p w:rsidR="000753A8" w:rsidRPr="000753A8" w:rsidRDefault="00B43BFA" w:rsidP="000753A8">
      <w:pPr>
        <w:pStyle w:val="Tip3"/>
      </w:pPr>
      <w:r>
        <w:rPr>
          <w:rFonts w:hint="eastAsia"/>
        </w:rPr>
        <w:t>阻塞队列版</w:t>
      </w:r>
      <w:r>
        <w:rPr>
          <w:rFonts w:hint="eastAsia"/>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java.util.concurrent.BlockingQueue;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java.util.concurrent.TimeUnit;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java.util.concurrent.atomic.AtomicInteger;</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org.apache.commons.lang3.StringUtils;</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class</w:t>
      </w:r>
      <w:r w:rsidRPr="000753A8">
        <w:rPr>
          <w:rFonts w:ascii="Century Schoolbook" w:hAnsi="Century Schoolbook" w:cs="Century Schoolbook"/>
          <w:color w:val="000000"/>
          <w:kern w:val="0"/>
          <w:sz w:val="24"/>
          <w:szCs w:val="24"/>
        </w:rPr>
        <w:t xml:space="preserve"> BlockingQueueResource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volatile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true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生产者与消费者的方法运行标识，同生共死，默认开启</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AtomicInteger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new</w:t>
      </w:r>
      <w:r w:rsidRPr="000753A8">
        <w:rPr>
          <w:rFonts w:ascii="Century Schoolbook" w:hAnsi="Century Schoolbook" w:cs="Century Schoolbook"/>
          <w:color w:val="000000"/>
          <w:kern w:val="0"/>
          <w:sz w:val="24"/>
          <w:szCs w:val="24"/>
        </w:rPr>
        <w:t xml:space="preserve"> AtomicInteger();</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默认值是</w:t>
      </w:r>
      <w:r w:rsidRPr="000753A8">
        <w:rPr>
          <w:rFonts w:ascii="Century Schoolbook" w:hAnsi="Century Schoolbook" w:cs="Century Schoolbook"/>
          <w:color w:val="3F7F5F"/>
          <w:kern w:val="0"/>
          <w:sz w:val="24"/>
          <w:szCs w:val="24"/>
        </w:rPr>
        <w:t>0</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BlockingQueue&lt;String&gt;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null</w:t>
      </w:r>
      <w:r w:rsidRPr="000753A8">
        <w:rPr>
          <w:rFonts w:ascii="Century Schoolbook" w:hAnsi="Century Schoolbook" w:cs="Century Schoolbook"/>
          <w:color w:val="000000"/>
          <w:kern w:val="0"/>
          <w:sz w:val="24"/>
          <w:szCs w:val="24"/>
        </w:rPr>
        <w:t>;</w:t>
      </w:r>
      <w:r w:rsidR="00550902" w:rsidRPr="00550902">
        <w:rPr>
          <w:rFonts w:ascii="Century Schoolbook" w:hAnsi="Century Schoolbook" w:cs="Century Schoolbook"/>
          <w:color w:val="3F7F5F"/>
          <w:kern w:val="0"/>
          <w:sz w:val="24"/>
          <w:szCs w:val="24"/>
        </w:rPr>
        <w:t xml:space="preserve"> </w:t>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sidRPr="000753A8">
        <w:rPr>
          <w:rFonts w:ascii="Century Schoolbook" w:hAnsi="Century Schoolbook" w:cs="Century Schoolbook"/>
          <w:color w:val="3F7F5F"/>
          <w:kern w:val="0"/>
          <w:sz w:val="24"/>
          <w:szCs w:val="24"/>
        </w:rPr>
        <w:t>//</w:t>
      </w:r>
      <w:r w:rsidR="00550902">
        <w:rPr>
          <w:rFonts w:ascii="Century Schoolbook" w:hAnsi="Century Schoolbook" w:cs="Century Schoolbook"/>
          <w:color w:val="3F7F5F"/>
          <w:kern w:val="0"/>
          <w:sz w:val="24"/>
          <w:szCs w:val="24"/>
        </w:rPr>
        <w:t xml:space="preserve"> </w:t>
      </w:r>
      <w:r w:rsidR="00550902" w:rsidRPr="00550902">
        <w:rPr>
          <w:rFonts w:ascii="Century Schoolbook" w:hAnsi="Century Schoolbook" w:cs="Century Schoolbook" w:hint="eastAsia"/>
          <w:color w:val="3F7F5F"/>
          <w:kern w:val="0"/>
          <w:sz w:val="24"/>
          <w:szCs w:val="24"/>
        </w:rPr>
        <w:t>模拟放蛋糕的柜子</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BlockingQueueResource(BlockingQueue&lt;String&gt;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this</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producer()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准备执行生产活动</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.incrementAndGet()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.offer(</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1L,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】个蛋糕，放入柜台成功</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r w:rsidRPr="000753A8">
        <w:rPr>
          <w:rFonts w:ascii="Century Schoolbook" w:hAnsi="Century Schoolbook" w:cs="Century Schoolbook"/>
          <w:bCs/>
          <w:color w:val="7F0055"/>
          <w:kern w:val="0"/>
          <w:sz w:val="24"/>
          <w:szCs w:val="24"/>
        </w:rPr>
        <w:t>else</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】个蛋糕，放入柜台失败！！！！！</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.sleep(1);</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producer </w:t>
      </w:r>
      <w:r w:rsidRPr="000753A8">
        <w:rPr>
          <w:rFonts w:ascii="Century Schoolbook" w:hAnsi="Century Schoolbook" w:cs="Century Schoolbook"/>
          <w:color w:val="2A00FF"/>
          <w:kern w:val="0"/>
          <w:sz w:val="24"/>
          <w:szCs w:val="24"/>
        </w:rPr>
        <w:t>生产蛋糕的行为已经停止</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consumer()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.poll(3L,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(StringUtils.</w:t>
      </w:r>
      <w:r w:rsidRPr="000753A8">
        <w:rPr>
          <w:rFonts w:ascii="Century Schoolbook" w:hAnsi="Century Schoolbook" w:cs="Century Schoolbook"/>
          <w:iCs/>
          <w:color w:val="000000"/>
          <w:kern w:val="0"/>
          <w:sz w:val="24"/>
          <w:szCs w:val="24"/>
        </w:rPr>
        <w:t>isBlank</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排队超过</w:t>
      </w:r>
      <w:r w:rsidRPr="000753A8">
        <w:rPr>
          <w:rFonts w:ascii="Century Schoolbook" w:hAnsi="Century Schoolbook" w:cs="Century Schoolbook"/>
          <w:color w:val="2A00FF"/>
          <w:kern w:val="0"/>
          <w:sz w:val="24"/>
          <w:szCs w:val="24"/>
        </w:rPr>
        <w:t>2m</w:t>
      </w:r>
      <w:r w:rsidRPr="000753A8">
        <w:rPr>
          <w:rFonts w:ascii="Century Schoolbook" w:hAnsi="Century Schoolbook" w:cs="Century Schoolbook"/>
          <w:color w:val="2A00FF"/>
          <w:kern w:val="0"/>
          <w:sz w:val="24"/>
          <w:szCs w:val="24"/>
        </w:rPr>
        <w:t>没有取到蛋糕，不再等待去别的店买了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return</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lastRenderedPageBreak/>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从柜台中买走了第【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蛋糕店不做蛋糕了，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已经离开。</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stop()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false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时间到，活动停止。当前柜台里还有：</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.size()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class</w:t>
      </w:r>
      <w:r w:rsidRPr="00B40835">
        <w:rPr>
          <w:rFonts w:ascii="Century Schoolbook" w:hAnsi="Century Schoolbook" w:cs="Century Schoolbook"/>
          <w:color w:val="000000"/>
          <w:kern w:val="0"/>
          <w:sz w:val="24"/>
          <w:szCs w:val="24"/>
        </w:rPr>
        <w:t xml:space="preserve"> BlockingQueueResourceMain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static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void</w:t>
      </w:r>
      <w:r w:rsidRPr="00B40835">
        <w:rPr>
          <w:rFonts w:ascii="Century Schoolbook" w:hAnsi="Century Schoolbook" w:cs="Century Schoolbook"/>
          <w:color w:val="000000"/>
          <w:kern w:val="0"/>
          <w:sz w:val="24"/>
          <w:szCs w:val="24"/>
        </w:rPr>
        <w:t xml:space="preserve"> main(String[] </w:t>
      </w:r>
      <w:r w:rsidRPr="00B40835">
        <w:rPr>
          <w:rFonts w:ascii="Century Schoolbook" w:hAnsi="Century Schoolbook" w:cs="Century Schoolbook"/>
          <w:color w:val="6A3E3E"/>
          <w:kern w:val="0"/>
          <w:sz w:val="24"/>
          <w:szCs w:val="24"/>
        </w:rPr>
        <w:t>args</w:t>
      </w:r>
      <w:r w:rsidRPr="00B40835">
        <w:rPr>
          <w:rFonts w:ascii="Century Schoolbook" w:hAnsi="Century Schoolbook" w:cs="Century Schoolbook"/>
          <w:color w:val="000000"/>
          <w:kern w:val="0"/>
          <w:sz w:val="24"/>
          <w:szCs w:val="24"/>
        </w:rPr>
        <w:t>)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 xml:space="preserve">BlockingQueueResource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BlockingQueueResource(</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ArrayBlockingQueue&lt;String&gt;(10));</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厨子巴扎黑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厨子傻憨黑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狸花猫吾皇</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for</w:t>
      </w:r>
      <w:r w:rsidRPr="00B40835">
        <w:rPr>
          <w:rFonts w:ascii="Century Schoolbook" w:hAnsi="Century Schoolbook" w:cs="Century Schoolbook"/>
          <w:color w:val="000000"/>
          <w:kern w:val="0"/>
          <w:sz w:val="24"/>
          <w:szCs w:val="24"/>
        </w:rPr>
        <w:t>(</w:t>
      </w:r>
      <w:r w:rsidRPr="00B40835">
        <w:rPr>
          <w:rFonts w:ascii="Century Schoolbook" w:hAnsi="Century Schoolbook" w:cs="Century Schoolbook"/>
          <w:bCs/>
          <w:color w:val="7F0055"/>
          <w:kern w:val="0"/>
          <w:sz w:val="24"/>
          <w:szCs w:val="24"/>
        </w:rPr>
        <w:t>int</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1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&lt; 3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买蛋糕路人</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3F7F5F"/>
          <w:kern w:val="0"/>
          <w:sz w:val="24"/>
          <w:szCs w:val="24"/>
        </w:rPr>
        <w:t xml:space="preserve">// </w:t>
      </w:r>
      <w:r w:rsidRPr="00B40835">
        <w:rPr>
          <w:rFonts w:ascii="Century Schoolbook" w:hAnsi="Century Schoolbook" w:cs="Century Schoolbook"/>
          <w:color w:val="3F7F5F"/>
          <w:kern w:val="0"/>
          <w:sz w:val="24"/>
          <w:szCs w:val="24"/>
        </w:rPr>
        <w:t>设置运行</w:t>
      </w:r>
      <w:r w:rsidRPr="00B40835">
        <w:rPr>
          <w:rFonts w:ascii="Century Schoolbook" w:hAnsi="Century Schoolbook" w:cs="Century Schoolbook"/>
          <w:color w:val="3F7F5F"/>
          <w:kern w:val="0"/>
          <w:sz w:val="24"/>
          <w:szCs w:val="24"/>
        </w:rPr>
        <w:t>5</w:t>
      </w:r>
      <w:r w:rsidRPr="00B40835">
        <w:rPr>
          <w:rFonts w:ascii="Century Schoolbook" w:hAnsi="Century Schoolbook" w:cs="Century Schoolbook"/>
          <w:color w:val="3F7F5F"/>
          <w:kern w:val="0"/>
          <w:sz w:val="24"/>
          <w:szCs w:val="24"/>
        </w:rPr>
        <w:t>秒钟</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try</w:t>
      </w:r>
      <w:r w:rsidRPr="00B40835">
        <w:rPr>
          <w:rFonts w:ascii="Century Schoolbook" w:hAnsi="Century Schoolbook" w:cs="Century Schoolbook"/>
          <w:color w:val="000000"/>
          <w:kern w:val="0"/>
          <w:sz w:val="24"/>
          <w:szCs w:val="24"/>
        </w:rPr>
        <w:t xml:space="preserve"> { TimeUnit.</w:t>
      </w:r>
      <w:r w:rsidRPr="00B40835">
        <w:rPr>
          <w:rFonts w:ascii="Century Schoolbook" w:hAnsi="Century Schoolbook" w:cs="Century Schoolbook"/>
          <w:bCs/>
          <w:iCs/>
          <w:color w:val="0000C0"/>
          <w:kern w:val="0"/>
          <w:sz w:val="24"/>
          <w:szCs w:val="24"/>
        </w:rPr>
        <w:t>SECONDS</w:t>
      </w:r>
      <w:r w:rsidRPr="00B40835">
        <w:rPr>
          <w:rFonts w:ascii="Century Schoolbook" w:hAnsi="Century Schoolbook" w:cs="Century Schoolbook"/>
          <w:color w:val="000000"/>
          <w:kern w:val="0"/>
          <w:sz w:val="24"/>
          <w:szCs w:val="24"/>
        </w:rPr>
        <w:t xml:space="preserve">.sleep(5); } </w:t>
      </w:r>
      <w:r w:rsidRPr="00B40835">
        <w:rPr>
          <w:rFonts w:ascii="Century Schoolbook" w:hAnsi="Century Schoolbook" w:cs="Century Schoolbook"/>
          <w:bCs/>
          <w:color w:val="7F0055"/>
          <w:kern w:val="0"/>
          <w:sz w:val="24"/>
          <w:szCs w:val="24"/>
        </w:rPr>
        <w:t>catch</w:t>
      </w:r>
      <w:r w:rsidRPr="00B40835">
        <w:rPr>
          <w:rFonts w:ascii="Century Schoolbook" w:hAnsi="Century Schoolbook" w:cs="Century Schoolbook"/>
          <w:color w:val="000000"/>
          <w:kern w:val="0"/>
          <w:sz w:val="24"/>
          <w:szCs w:val="24"/>
        </w:rPr>
        <w:t xml:space="preserve"> (InterruptedException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.printStackTrace();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.stop();</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w:t>
      </w:r>
    </w:p>
    <w:p w:rsidR="00821463" w:rsidRDefault="00322EDB" w:rsidP="00DB571D">
      <w:pPr>
        <w:rPr>
          <w:rFonts w:ascii="Century Schoolbook" w:hAnsi="Century Schoolbook"/>
        </w:rPr>
      </w:pPr>
      <w:r>
        <w:rPr>
          <w:noProof/>
        </w:rPr>
        <w:drawing>
          <wp:inline distT="0" distB="0" distL="0" distR="0" wp14:anchorId="1AA1419C" wp14:editId="580700C8">
            <wp:extent cx="5210175" cy="54768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175" cy="5476875"/>
                    </a:xfrm>
                    <a:prstGeom prst="rect">
                      <a:avLst/>
                    </a:prstGeom>
                  </pic:spPr>
                </pic:pic>
              </a:graphicData>
            </a:graphic>
          </wp:inline>
        </w:drawing>
      </w:r>
    </w:p>
    <w:p w:rsidR="00821463" w:rsidRDefault="00821463" w:rsidP="00821463">
      <w:pPr>
        <w:rPr>
          <w:rFonts w:ascii="Century Schoolbook" w:hAnsi="Century Schoolbook"/>
        </w:rPr>
      </w:pPr>
    </w:p>
    <w:p w:rsidR="00821463" w:rsidRDefault="00821463" w:rsidP="00821463">
      <w:pPr>
        <w:pStyle w:val="Tip3"/>
      </w:pPr>
      <w:r>
        <w:t>顺序调用与精确唤醒问题</w:t>
      </w:r>
      <w:r>
        <w:rPr>
          <w:rFonts w:hint="eastAsia"/>
        </w:rPr>
        <w:t xml:space="preserve"> </w:t>
      </w:r>
    </w:p>
    <w:p w:rsidR="00821463" w:rsidRPr="00695ED4" w:rsidRDefault="00821463" w:rsidP="00821463">
      <w:pPr>
        <w:rPr>
          <w:rFonts w:ascii="Century Schoolbook" w:hAnsi="Century Schoolbook"/>
        </w:rPr>
      </w:pPr>
      <w:r>
        <w:rPr>
          <w:rFonts w:ascii="Century Schoolbook" w:hAnsi="Century Schoolbook"/>
        </w:rPr>
        <w:tab/>
      </w:r>
      <w:r>
        <w:rPr>
          <w:rFonts w:ascii="Century Schoolbook" w:hAnsi="Century Schoolbook"/>
        </w:rPr>
        <w:t>多线程之间按照顺序调用</w:t>
      </w:r>
      <w:r>
        <w:rPr>
          <w:rFonts w:ascii="Century Schoolbook" w:hAnsi="Century Schoolbook" w:hint="eastAsia"/>
        </w:rPr>
        <w:t>，</w:t>
      </w:r>
      <w:r>
        <w:rPr>
          <w:rFonts w:ascii="Century Schoolbook" w:hAnsi="Century Schoolbook"/>
        </w:rPr>
        <w:t>实现</w:t>
      </w:r>
      <w:r>
        <w:rPr>
          <w:rFonts w:ascii="Century Schoolbook" w:hAnsi="Century Schoolbook"/>
        </w:rPr>
        <w:t>A</w:t>
      </w:r>
      <w:r>
        <w:rPr>
          <w:rFonts w:ascii="Century Schoolbook" w:hAnsi="Century Schoolbook" w:hint="eastAsia"/>
        </w:rPr>
        <w:t>-</w:t>
      </w:r>
      <w:r>
        <w:rPr>
          <w:rFonts w:ascii="Century Schoolbook" w:hAnsi="Century Schoolbook"/>
        </w:rPr>
        <w:t>&gt;B</w:t>
      </w:r>
      <w:r>
        <w:rPr>
          <w:rFonts w:ascii="Century Schoolbook" w:hAnsi="Century Schoolbook" w:hint="eastAsia"/>
        </w:rPr>
        <w:t>-</w:t>
      </w:r>
      <w:r>
        <w:rPr>
          <w:rFonts w:ascii="Century Schoolbook" w:hAnsi="Century Schoolbook"/>
        </w:rPr>
        <w:t>&gt;C</w:t>
      </w:r>
      <w:r>
        <w:rPr>
          <w:rFonts w:ascii="Century Schoolbook" w:hAnsi="Century Schoolbook"/>
        </w:rPr>
        <w:t>三个线程顺序启动</w:t>
      </w:r>
      <w:r>
        <w:rPr>
          <w:rFonts w:ascii="Century Schoolbook" w:hAnsi="Century Schoolbook" w:hint="eastAsia"/>
        </w:rPr>
        <w:t>，</w:t>
      </w:r>
      <w:r>
        <w:rPr>
          <w:rFonts w:ascii="Century Schoolbook" w:hAnsi="Century Schoolbook"/>
        </w:rPr>
        <w:t>要求如下</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打印</w:t>
      </w:r>
      <w:r>
        <w:rPr>
          <w:rFonts w:ascii="Century Schoolbook" w:hAnsi="Century Schoolbook" w:hint="eastAsia"/>
        </w:rPr>
        <w:t>1</w:t>
      </w:r>
      <w:r>
        <w:rPr>
          <w:rFonts w:ascii="Century Schoolbook" w:hAnsi="Century Schoolbook" w:hint="eastAsia"/>
        </w:rPr>
        <w:t>次，线程</w:t>
      </w:r>
      <w:r>
        <w:rPr>
          <w:rFonts w:ascii="Century Schoolbook" w:hAnsi="Century Schoolbook" w:hint="eastAsia"/>
        </w:rPr>
        <w:t>B</w:t>
      </w:r>
      <w:r>
        <w:rPr>
          <w:rFonts w:ascii="Century Schoolbook" w:hAnsi="Century Schoolbook" w:hint="eastAsia"/>
        </w:rPr>
        <w:t>打印</w:t>
      </w:r>
      <w:r>
        <w:rPr>
          <w:rFonts w:ascii="Century Schoolbook" w:hAnsi="Century Schoolbook" w:hint="eastAsia"/>
        </w:rPr>
        <w:t>2</w:t>
      </w:r>
      <w:r>
        <w:rPr>
          <w:rFonts w:ascii="Century Schoolbook" w:hAnsi="Century Schoolbook" w:hint="eastAsia"/>
        </w:rPr>
        <w:t>次，线程</w:t>
      </w:r>
      <w:r>
        <w:rPr>
          <w:rFonts w:ascii="Century Schoolbook" w:hAnsi="Century Schoolbook" w:hint="eastAsia"/>
        </w:rPr>
        <w:t>C</w:t>
      </w:r>
      <w:r>
        <w:rPr>
          <w:rFonts w:ascii="Century Schoolbook" w:hAnsi="Century Schoolbook" w:hint="eastAsia"/>
        </w:rPr>
        <w:t>打印</w:t>
      </w:r>
      <w:r>
        <w:rPr>
          <w:rFonts w:ascii="Century Schoolbook" w:hAnsi="Century Schoolbook" w:hint="eastAsia"/>
        </w:rPr>
        <w:t>3</w:t>
      </w:r>
      <w:r>
        <w:rPr>
          <w:rFonts w:ascii="Century Schoolbook" w:hAnsi="Century Schoolbook" w:hint="eastAsia"/>
        </w:rPr>
        <w:t>次，循环</w:t>
      </w:r>
      <w:r>
        <w:rPr>
          <w:rFonts w:ascii="Century Schoolbook" w:hAnsi="Century Schoolbook"/>
        </w:rPr>
        <w:t>2</w:t>
      </w:r>
      <w:r>
        <w:rPr>
          <w:rFonts w:ascii="Century Schoolbook" w:hAnsi="Century Schoolbook"/>
        </w:rPr>
        <w:t>次</w:t>
      </w:r>
      <w:r>
        <w:rPr>
          <w:rFonts w:ascii="Century Schoolbook" w:hAnsi="Century Schoolbook" w:hint="eastAsia"/>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java.util.concurrent.locks.Condition;</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class</w:t>
      </w:r>
      <w:r w:rsidRPr="000E2C7F">
        <w:rPr>
          <w:rFonts w:ascii="Century Schoolbook" w:hAnsi="Century Schoolbook" w:cs="Century Schoolbook"/>
          <w:color w:val="000000"/>
          <w:kern w:val="0"/>
          <w:sz w:val="24"/>
          <w:szCs w:val="24"/>
        </w:rPr>
        <w:t xml:space="preserve"> ShareData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int</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w:t>
      </w:r>
      <w:r w:rsidRPr="000E2C7F">
        <w:rPr>
          <w:rFonts w:ascii="Century Schoolbook" w:hAnsi="Century Schoolbook" w:cs="Century Schoolbook"/>
          <w:color w:val="3F7F5F"/>
          <w:kern w:val="0"/>
          <w:sz w:val="24"/>
          <w:szCs w:val="24"/>
        </w:rPr>
        <w:t>// 1/2/3</w:t>
      </w:r>
      <w:r w:rsidRPr="000E2C7F">
        <w:rPr>
          <w:rFonts w:ascii="Century Schoolbook" w:hAnsi="Century Schoolbook" w:cs="Century Schoolbook"/>
          <w:color w:val="3F7F5F"/>
          <w:kern w:val="0"/>
          <w:sz w:val="24"/>
          <w:szCs w:val="24"/>
        </w:rPr>
        <w:t>分别代表</w:t>
      </w:r>
      <w:r w:rsidRPr="000E2C7F">
        <w:rPr>
          <w:rFonts w:ascii="Century Schoolbook" w:hAnsi="Century Schoolbook" w:cs="Century Schoolbook"/>
          <w:color w:val="3F7F5F"/>
          <w:kern w:val="0"/>
          <w:sz w:val="24"/>
          <w:szCs w:val="24"/>
        </w:rPr>
        <w:t>ABC</w:t>
      </w:r>
      <w:r w:rsidRPr="000E2C7F">
        <w:rPr>
          <w:rFonts w:ascii="Century Schoolbook" w:hAnsi="Century Schoolbook" w:cs="Century Schoolbook"/>
          <w:color w:val="3F7F5F"/>
          <w:kern w:val="0"/>
          <w:sz w:val="24"/>
          <w:szCs w:val="24"/>
        </w:rPr>
        <w:t>三个线程。</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Lock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bCs/>
          <w:color w:val="7F0055"/>
          <w:kern w:val="0"/>
          <w:sz w:val="24"/>
          <w:szCs w:val="24"/>
        </w:rPr>
        <w:t>new</w:t>
      </w:r>
      <w:r w:rsidRPr="000E2C7F">
        <w:rPr>
          <w:rFonts w:ascii="Century Schoolbook" w:hAnsi="Century Schoolbook" w:cs="Century Schoolbook"/>
          <w:color w:val="000000"/>
          <w:kern w:val="0"/>
          <w:sz w:val="24"/>
          <w:szCs w:val="24"/>
        </w:rPr>
        <w:t xml:space="preserve"> 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r>
        <w:rPr>
          <w:rFonts w:ascii="Century Schoolbook" w:hAnsi="Century Schoolbook" w:cs="Century Schoolbook" w:hint="eastAsia"/>
          <w:color w:val="3F7F5F"/>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printOne()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lastRenderedPageBreak/>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printTwo()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printThree()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class</w:t>
      </w:r>
      <w:r w:rsidRPr="00695ED4">
        <w:rPr>
          <w:rFonts w:ascii="Century Schoolbook" w:hAnsi="Century Schoolbook" w:cs="Century Schoolbook"/>
          <w:color w:val="000000"/>
          <w:kern w:val="0"/>
          <w:sz w:val="24"/>
          <w:szCs w:val="24"/>
        </w:rPr>
        <w:t xml:space="preserve"> ShareDateMain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static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void</w:t>
      </w:r>
      <w:r w:rsidRPr="00695ED4">
        <w:rPr>
          <w:rFonts w:ascii="Century Schoolbook" w:hAnsi="Century Schoolbook" w:cs="Century Schoolbook"/>
          <w:color w:val="000000"/>
          <w:kern w:val="0"/>
          <w:sz w:val="24"/>
          <w:szCs w:val="24"/>
        </w:rPr>
        <w:t xml:space="preserve"> main(String[] </w:t>
      </w:r>
      <w:r w:rsidRPr="00695ED4">
        <w:rPr>
          <w:rFonts w:ascii="Century Schoolbook" w:hAnsi="Century Schoolbook" w:cs="Century Schoolbook"/>
          <w:color w:val="6A3E3E"/>
          <w:kern w:val="0"/>
          <w:sz w:val="24"/>
          <w:szCs w:val="24"/>
        </w:rPr>
        <w:t>args</w:t>
      </w:r>
      <w:r w:rsidRPr="00695ED4">
        <w:rPr>
          <w:rFonts w:ascii="Century Schoolbook" w:hAnsi="Century Schoolbook" w:cs="Century Schoolbook"/>
          <w:color w:val="000000"/>
          <w:kern w:val="0"/>
          <w:sz w:val="24"/>
          <w:szCs w:val="24"/>
        </w:rPr>
        <w: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 xml:space="preserve">ShareData </w:t>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ShareData();</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.printOne();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-A"</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.printTwo();</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-B"</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.printThree();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-C"</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w:t>
      </w:r>
    </w:p>
    <w:p w:rsidR="00362A93" w:rsidRDefault="00821463" w:rsidP="00DB571D">
      <w:pPr>
        <w:rPr>
          <w:rFonts w:ascii="Century Schoolbook" w:hAnsi="Century Schoolbook"/>
        </w:rPr>
      </w:pPr>
      <w:r>
        <w:rPr>
          <w:noProof/>
        </w:rPr>
        <w:drawing>
          <wp:inline distT="0" distB="0" distL="0" distR="0" wp14:anchorId="22FD8AC2" wp14:editId="73C0FDFA">
            <wp:extent cx="565785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771775"/>
                    </a:xfrm>
                    <a:prstGeom prst="rect">
                      <a:avLst/>
                    </a:prstGeom>
                  </pic:spPr>
                </pic:pic>
              </a:graphicData>
            </a:graphic>
          </wp:inline>
        </w:drawing>
      </w:r>
    </w:p>
    <w:p w:rsidR="00362A93" w:rsidRDefault="00362A93" w:rsidP="000107F5">
      <w:pPr>
        <w:pageBreakBefore/>
        <w:rPr>
          <w:rFonts w:ascii="Century Schoolbook" w:hAnsi="Century Schoolbook"/>
        </w:rPr>
      </w:pPr>
    </w:p>
    <w:p w:rsidR="00362A93" w:rsidRDefault="00AD5B4B" w:rsidP="00AD5B4B">
      <w:pPr>
        <w:pStyle w:val="Tip2"/>
      </w:pPr>
      <w:r>
        <w:t>线程池</w:t>
      </w:r>
      <w:r w:rsidR="003E3958">
        <w:t>实战</w:t>
      </w:r>
      <w:r>
        <w:rPr>
          <w:rFonts w:hint="eastAsia"/>
        </w:rPr>
        <w:t xml:space="preserve"> </w:t>
      </w:r>
    </w:p>
    <w:p w:rsidR="00701F91" w:rsidRDefault="00701F91" w:rsidP="00DB571D">
      <w:pPr>
        <w:rPr>
          <w:rFonts w:ascii="Century Schoolbook" w:hAnsi="Century Schoolbook"/>
        </w:rPr>
      </w:pPr>
    </w:p>
    <w:p w:rsidR="00D50519" w:rsidRDefault="000C7A2F" w:rsidP="000C7A2F">
      <w:pPr>
        <w:pStyle w:val="Tip3"/>
      </w:pPr>
      <w:r>
        <w:rPr>
          <w:rFonts w:hint="eastAsia"/>
        </w:rPr>
        <w:t>1</w:t>
      </w:r>
      <w:r>
        <w:t xml:space="preserve"> </w:t>
      </w:r>
      <w:r>
        <w:t>线程池基础知识点</w:t>
      </w:r>
      <w:r>
        <w:rPr>
          <w:rFonts w:hint="eastAsia"/>
        </w:rPr>
        <w:t xml:space="preserve"> </w:t>
      </w:r>
    </w:p>
    <w:p w:rsidR="00D50519" w:rsidRDefault="000C7A2F" w:rsidP="000C7A2F">
      <w:pPr>
        <w:pStyle w:val="Tip4"/>
      </w:pPr>
      <w:r>
        <w:rPr>
          <w:rFonts w:ascii="宋体" w:eastAsia="宋体" w:hAnsi="宋体" w:cs="宋体" w:hint="eastAsia"/>
        </w:rPr>
        <w:t>特点与优势</w:t>
      </w:r>
      <w:r>
        <w:rPr>
          <w:rFonts w:hint="eastAsia"/>
        </w:rPr>
        <w:t xml:space="preserve"> </w:t>
      </w:r>
    </w:p>
    <w:p w:rsidR="000C7A2F" w:rsidRPr="000C7A2F" w:rsidRDefault="000C7A2F" w:rsidP="0002380C">
      <w:pPr>
        <w:ind w:firstLine="420"/>
        <w:rPr>
          <w:rFonts w:ascii="Century Schoolbook" w:hAnsi="Century Schoolbook"/>
        </w:rPr>
      </w:pPr>
      <w:r w:rsidRPr="000C7A2F">
        <w:rPr>
          <w:rFonts w:ascii="Century Schoolbook" w:hAnsi="Century Schoolbook" w:hint="eastAsia"/>
        </w:rPr>
        <w:t>线程池做的工作主要是</w:t>
      </w:r>
      <w:r w:rsidRPr="0002380C">
        <w:rPr>
          <w:rFonts w:ascii="Century Schoolbook" w:hAnsi="Century Schoolbook" w:hint="eastAsia"/>
          <w:color w:val="FF0000"/>
        </w:rPr>
        <w:t>控制运行的线程的数量</w:t>
      </w:r>
      <w:r>
        <w:rPr>
          <w:rFonts w:ascii="Century Schoolbook" w:hAnsi="Century Schoolbook" w:hint="eastAsia"/>
        </w:rPr>
        <w:t>，</w:t>
      </w:r>
      <w:r w:rsidRPr="000C7A2F">
        <w:rPr>
          <w:rFonts w:ascii="Century Schoolbook" w:hAnsi="Century Schoolbook" w:hint="eastAsia"/>
        </w:rPr>
        <w:t>处理过程中将任务加入队列</w:t>
      </w:r>
      <w:r>
        <w:rPr>
          <w:rFonts w:ascii="Century Schoolbook" w:hAnsi="Century Schoolbook" w:hint="eastAsia"/>
        </w:rPr>
        <w:t>，</w:t>
      </w:r>
      <w:r w:rsidRPr="000C7A2F">
        <w:rPr>
          <w:rFonts w:ascii="Century Schoolbook" w:hAnsi="Century Schoolbook" w:hint="eastAsia"/>
        </w:rPr>
        <w:t>然后在线程创建后启动这些任务</w:t>
      </w:r>
      <w:r>
        <w:rPr>
          <w:rFonts w:ascii="Century Schoolbook" w:hAnsi="Century Schoolbook" w:hint="eastAsia"/>
        </w:rPr>
        <w:t>，</w:t>
      </w:r>
      <w:r w:rsidRPr="000C7A2F">
        <w:rPr>
          <w:rFonts w:ascii="Century Schoolbook" w:hAnsi="Century Schoolbook" w:hint="eastAsia"/>
        </w:rPr>
        <w:t>如果先生超过了最大数量</w:t>
      </w:r>
      <w:r>
        <w:rPr>
          <w:rFonts w:ascii="Century Schoolbook" w:hAnsi="Century Schoolbook" w:hint="eastAsia"/>
        </w:rPr>
        <w:t>，</w:t>
      </w:r>
      <w:r w:rsidRPr="000C7A2F">
        <w:rPr>
          <w:rFonts w:ascii="Century Schoolbook" w:hAnsi="Century Schoolbook" w:hint="eastAsia"/>
        </w:rPr>
        <w:t>超出的数量的线程排队等候</w:t>
      </w:r>
      <w:r>
        <w:rPr>
          <w:rFonts w:ascii="Century Schoolbook" w:hAnsi="Century Schoolbook" w:hint="eastAsia"/>
        </w:rPr>
        <w:t>，</w:t>
      </w:r>
      <w:r w:rsidRPr="000C7A2F">
        <w:rPr>
          <w:rFonts w:ascii="Century Schoolbook" w:hAnsi="Century Schoolbook" w:hint="eastAsia"/>
        </w:rPr>
        <w:t>等其他线程执行完毕</w:t>
      </w:r>
      <w:r>
        <w:rPr>
          <w:rFonts w:ascii="Century Schoolbook" w:hAnsi="Century Schoolbook" w:hint="eastAsia"/>
        </w:rPr>
        <w:t>，</w:t>
      </w:r>
      <w:r w:rsidRPr="000C7A2F">
        <w:rPr>
          <w:rFonts w:ascii="Century Schoolbook" w:hAnsi="Century Schoolbook" w:hint="eastAsia"/>
        </w:rPr>
        <w:t>再从队列中取出任务来执行</w:t>
      </w:r>
      <w:r>
        <w:rPr>
          <w:rFonts w:ascii="Century Schoolbook" w:hAnsi="Century Schoolbook" w:hint="eastAsia"/>
        </w:rPr>
        <w:t>。</w:t>
      </w:r>
      <w:r w:rsidRPr="000C7A2F">
        <w:rPr>
          <w:rFonts w:ascii="Century Schoolbook" w:hAnsi="Century Schoolbook" w:hint="eastAsia"/>
        </w:rPr>
        <w:t>他的主要</w:t>
      </w:r>
      <w:r w:rsidRPr="000C7A2F">
        <w:rPr>
          <w:rFonts w:ascii="Century Schoolbook" w:hAnsi="Century Schoolbook" w:hint="eastAsia"/>
          <w:b/>
        </w:rPr>
        <w:t>特点</w:t>
      </w:r>
      <w:r w:rsidRPr="000C7A2F">
        <w:rPr>
          <w:rFonts w:ascii="Century Schoolbook" w:hAnsi="Century Schoolbook" w:hint="eastAsia"/>
        </w:rPr>
        <w:t>为</w:t>
      </w:r>
      <w:r>
        <w:rPr>
          <w:rFonts w:ascii="Century Schoolbook" w:hAnsi="Century Schoolbook" w:hint="eastAsia"/>
        </w:rPr>
        <w:t>：</w:t>
      </w:r>
      <w:r w:rsidRPr="000C7A2F">
        <w:rPr>
          <w:rFonts w:ascii="Century Schoolbook" w:hAnsi="Century Schoolbook" w:hint="eastAsia"/>
          <w:color w:val="FF0000"/>
        </w:rPr>
        <w:t>线程复用、控制最大并发数、管理线程</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第一</w:t>
      </w:r>
      <w:r>
        <w:rPr>
          <w:rFonts w:ascii="Century Schoolbook" w:hAnsi="Century Schoolbook" w:hint="eastAsia"/>
        </w:rPr>
        <w:t>：</w:t>
      </w:r>
      <w:r w:rsidRPr="000C7A2F">
        <w:rPr>
          <w:rFonts w:ascii="Century Schoolbook" w:hAnsi="Century Schoolbook" w:hint="eastAsia"/>
        </w:rPr>
        <w:t>降低资源消耗</w:t>
      </w:r>
      <w:r>
        <w:rPr>
          <w:rFonts w:ascii="Century Schoolbook" w:hAnsi="Century Schoolbook" w:hint="eastAsia"/>
        </w:rPr>
        <w:t>。</w:t>
      </w:r>
      <w:r w:rsidRPr="000C7A2F">
        <w:rPr>
          <w:rFonts w:ascii="Century Schoolbook" w:hAnsi="Century Schoolbook" w:hint="eastAsia"/>
        </w:rPr>
        <w:t>通过重复利用自己创建的线程降低线程创建和销毁造成的消耗</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第二</w:t>
      </w:r>
      <w:r>
        <w:rPr>
          <w:rFonts w:ascii="Century Schoolbook" w:hAnsi="Century Schoolbook" w:hint="eastAsia"/>
        </w:rPr>
        <w:t>：</w:t>
      </w:r>
      <w:r w:rsidRPr="000C7A2F">
        <w:rPr>
          <w:rFonts w:ascii="Century Schoolbook" w:hAnsi="Century Schoolbook" w:hint="eastAsia"/>
        </w:rPr>
        <w:t>提高响应速度</w:t>
      </w:r>
      <w:r>
        <w:rPr>
          <w:rFonts w:ascii="Century Schoolbook" w:hAnsi="Century Schoolbook" w:hint="eastAsia"/>
        </w:rPr>
        <w:t>。</w:t>
      </w:r>
      <w:r w:rsidRPr="000C7A2F">
        <w:rPr>
          <w:rFonts w:ascii="Century Schoolbook" w:hAnsi="Century Schoolbook" w:hint="eastAsia"/>
        </w:rPr>
        <w:t>当任务到达时</w:t>
      </w:r>
      <w:r>
        <w:rPr>
          <w:rFonts w:ascii="Century Schoolbook" w:hAnsi="Century Schoolbook" w:hint="eastAsia"/>
        </w:rPr>
        <w:t>，</w:t>
      </w:r>
      <w:r w:rsidR="006816BE">
        <w:rPr>
          <w:rFonts w:ascii="Century Schoolbook" w:hAnsi="Century Schoolbook" w:hint="eastAsia"/>
        </w:rPr>
        <w:t>任务不需要等待线程创建，可以立即执行</w:t>
      </w:r>
      <w:r>
        <w:rPr>
          <w:rFonts w:ascii="Century Schoolbook" w:hAnsi="Century Schoolbook" w:hint="eastAsia"/>
        </w:rPr>
        <w:t>。</w:t>
      </w:r>
    </w:p>
    <w:p w:rsidR="00701F91" w:rsidRDefault="000C7A2F" w:rsidP="00DB571D">
      <w:pPr>
        <w:rPr>
          <w:rFonts w:ascii="Century Schoolbook" w:hAnsi="Century Schoolbook"/>
        </w:rPr>
      </w:pPr>
      <w:r w:rsidRPr="000C7A2F">
        <w:rPr>
          <w:rFonts w:ascii="Century Schoolbook" w:hAnsi="Century Schoolbook" w:hint="eastAsia"/>
        </w:rPr>
        <w:t>第三</w:t>
      </w:r>
      <w:r>
        <w:rPr>
          <w:rFonts w:ascii="Century Schoolbook" w:hAnsi="Century Schoolbook" w:hint="eastAsia"/>
        </w:rPr>
        <w:t>：</w:t>
      </w:r>
      <w:r w:rsidRPr="000C7A2F">
        <w:rPr>
          <w:rFonts w:ascii="Century Schoolbook" w:hAnsi="Century Schoolbook" w:hint="eastAsia"/>
        </w:rPr>
        <w:t>提高线程的可管理性</w:t>
      </w:r>
      <w:r w:rsidR="0002380C">
        <w:rPr>
          <w:rFonts w:ascii="Century Schoolbook" w:hAnsi="Century Schoolbook" w:hint="eastAsia"/>
        </w:rPr>
        <w:t>。</w:t>
      </w:r>
      <w:r w:rsidRPr="000C7A2F">
        <w:rPr>
          <w:rFonts w:ascii="Century Schoolbook" w:hAnsi="Century Schoolbook" w:hint="eastAsia"/>
        </w:rPr>
        <w:t>线程是稀缺资源</w:t>
      </w:r>
      <w:r>
        <w:rPr>
          <w:rFonts w:ascii="Century Schoolbook" w:hAnsi="Century Schoolbook" w:hint="eastAsia"/>
        </w:rPr>
        <w:t>，</w:t>
      </w:r>
      <w:r w:rsidR="007E2B16">
        <w:rPr>
          <w:rFonts w:ascii="Century Schoolbook" w:hAnsi="Century Schoolbook" w:hint="eastAsia"/>
        </w:rPr>
        <w:t>如果无限制的创建</w:t>
      </w:r>
      <w:r>
        <w:rPr>
          <w:rFonts w:ascii="Century Schoolbook" w:hAnsi="Century Schoolbook" w:hint="eastAsia"/>
        </w:rPr>
        <w:t>，</w:t>
      </w:r>
      <w:r w:rsidRPr="000C7A2F">
        <w:rPr>
          <w:rFonts w:ascii="Century Schoolbook" w:hAnsi="Century Schoolbook" w:hint="eastAsia"/>
        </w:rPr>
        <w:t>不仅会消耗</w:t>
      </w:r>
      <w:r w:rsidR="007E2B16">
        <w:rPr>
          <w:rFonts w:ascii="Century Schoolbook" w:hAnsi="Century Schoolbook" w:hint="eastAsia"/>
        </w:rPr>
        <w:t>系统</w:t>
      </w:r>
      <w:r w:rsidRPr="000C7A2F">
        <w:rPr>
          <w:rFonts w:ascii="Century Schoolbook" w:hAnsi="Century Schoolbook" w:hint="eastAsia"/>
        </w:rPr>
        <w:t>资源</w:t>
      </w:r>
      <w:r>
        <w:rPr>
          <w:rFonts w:ascii="Century Schoolbook" w:hAnsi="Century Schoolbook" w:hint="eastAsia"/>
        </w:rPr>
        <w:t>，</w:t>
      </w:r>
      <w:r w:rsidRPr="000C7A2F">
        <w:rPr>
          <w:rFonts w:ascii="Century Schoolbook" w:hAnsi="Century Schoolbook" w:hint="eastAsia"/>
        </w:rPr>
        <w:t>还会</w:t>
      </w:r>
      <w:r w:rsidR="007E2B16">
        <w:rPr>
          <w:rFonts w:ascii="Century Schoolbook" w:hAnsi="Century Schoolbook" w:hint="eastAsia"/>
        </w:rPr>
        <w:t>降</w:t>
      </w:r>
      <w:r w:rsidRPr="000C7A2F">
        <w:rPr>
          <w:rFonts w:ascii="Century Schoolbook" w:hAnsi="Century Schoolbook" w:hint="eastAsia"/>
        </w:rPr>
        <w:t>低系统的稳定性</w:t>
      </w:r>
      <w:r>
        <w:rPr>
          <w:rFonts w:ascii="Century Schoolbook" w:hAnsi="Century Schoolbook" w:hint="eastAsia"/>
        </w:rPr>
        <w:t>，</w:t>
      </w:r>
      <w:r w:rsidRPr="000C7A2F">
        <w:rPr>
          <w:rFonts w:ascii="Century Schoolbook" w:hAnsi="Century Schoolbook" w:hint="eastAsia"/>
        </w:rPr>
        <w:t>使用线程池可以进行统一分配</w:t>
      </w:r>
      <w:r w:rsidR="007E2B16">
        <w:rPr>
          <w:rFonts w:ascii="Century Schoolbook" w:hAnsi="Century Schoolbook" w:hint="eastAsia"/>
        </w:rPr>
        <w:t>，</w:t>
      </w:r>
      <w:r w:rsidRPr="000C7A2F">
        <w:rPr>
          <w:rFonts w:ascii="Century Schoolbook" w:hAnsi="Century Schoolbook" w:hint="eastAsia"/>
        </w:rPr>
        <w:t>调优和监控</w:t>
      </w:r>
      <w:r>
        <w:rPr>
          <w:rFonts w:ascii="Century Schoolbook" w:hAnsi="Century Schoolbook" w:hint="eastAsia"/>
        </w:rPr>
        <w:t>。</w:t>
      </w:r>
    </w:p>
    <w:p w:rsidR="00AD5B4B" w:rsidRDefault="00321B24" w:rsidP="00321B24">
      <w:pPr>
        <w:pStyle w:val="Tip4"/>
      </w:pPr>
      <w:r>
        <w:rPr>
          <w:rFonts w:ascii="宋体" w:eastAsia="宋体" w:hAnsi="宋体" w:cs="宋体" w:hint="eastAsia"/>
        </w:rPr>
        <w:t>线程数量的合理配置</w:t>
      </w:r>
      <w:r>
        <w:rPr>
          <w:rFonts w:hint="eastAsia"/>
        </w:rPr>
        <w:t xml:space="preserve"> </w:t>
      </w:r>
    </w:p>
    <w:p w:rsidR="00CF1D00" w:rsidRPr="00CF1D00" w:rsidRDefault="00CF1D00" w:rsidP="00DB571D">
      <w:pPr>
        <w:rPr>
          <w:rFonts w:ascii="Century Schoolbook" w:hAnsi="Century Schoolbook"/>
        </w:rPr>
      </w:pPr>
      <w:r>
        <w:rPr>
          <w:rFonts w:ascii="Century Schoolbook" w:hAnsi="Century Schoolbook"/>
        </w:rPr>
        <w:tab/>
      </w:r>
      <w:r>
        <w:rPr>
          <w:rFonts w:ascii="Century Schoolbook" w:hAnsi="Century Schoolbook"/>
        </w:rPr>
        <w:t>通过</w:t>
      </w:r>
      <w:r w:rsidRPr="00CF1D00">
        <w:rPr>
          <w:rFonts w:ascii="Century Schoolbook" w:hAnsi="Century Schoolbook"/>
        </w:rPr>
        <w:t>Runtime.getRuntime().availableProcessors();</w:t>
      </w:r>
      <w:r w:rsidR="005E619D">
        <w:rPr>
          <w:rFonts w:ascii="Century Schoolbook" w:hAnsi="Century Schoolbook"/>
        </w:rPr>
        <w:t xml:space="preserve"> </w:t>
      </w:r>
      <w:r>
        <w:rPr>
          <w:rFonts w:ascii="Century Schoolbook" w:hAnsi="Century Schoolbook"/>
        </w:rPr>
        <w:t>获取当前服务器的</w:t>
      </w:r>
      <w:r>
        <w:rPr>
          <w:rFonts w:ascii="Century Schoolbook" w:hAnsi="Century Schoolbook"/>
        </w:rPr>
        <w:t>CPU</w:t>
      </w:r>
      <w:r>
        <w:rPr>
          <w:rFonts w:ascii="Century Schoolbook" w:hAnsi="Century Schoolbook"/>
        </w:rPr>
        <w:t>核心数</w:t>
      </w:r>
      <w:r>
        <w:rPr>
          <w:rFonts w:ascii="Century Schoolbook" w:hAnsi="Century Schoolbook" w:hint="eastAsia"/>
        </w:rPr>
        <w:t>。</w:t>
      </w:r>
    </w:p>
    <w:p w:rsidR="00AD5B4B" w:rsidRDefault="00321B24" w:rsidP="00DB571D">
      <w:pPr>
        <w:rPr>
          <w:rFonts w:ascii="Century Schoolbook" w:hAnsi="Century Schoolbook"/>
        </w:rPr>
      </w:pPr>
      <w:r w:rsidRPr="00321B24">
        <w:rPr>
          <w:rFonts w:ascii="Century Schoolbook" w:hAnsi="Century Schoolbook"/>
          <w:b/>
        </w:rPr>
        <w:t>CPU</w:t>
      </w:r>
      <w:r w:rsidRPr="00321B24">
        <w:rPr>
          <w:rFonts w:ascii="Century Schoolbook" w:hAnsi="Century Schoolbook"/>
          <w:b/>
        </w:rPr>
        <w:t>密集型</w:t>
      </w:r>
      <w:r>
        <w:rPr>
          <w:rFonts w:ascii="Century Schoolbook" w:hAnsi="Century Schoolbook" w:hint="eastAsia"/>
        </w:rPr>
        <w:t>：</w:t>
      </w:r>
    </w:p>
    <w:p w:rsidR="00321B24" w:rsidRDefault="007E60E3" w:rsidP="00DB571D">
      <w:pPr>
        <w:rPr>
          <w:rFonts w:ascii="Century Schoolbook" w:hAnsi="Century Schoolbook"/>
        </w:rPr>
      </w:pPr>
      <w:r>
        <w:rPr>
          <w:rFonts w:ascii="Century Schoolbook" w:hAnsi="Century Schoolbook"/>
        </w:rPr>
        <w:tab/>
      </w:r>
      <w:r>
        <w:rPr>
          <w:rFonts w:ascii="Century Schoolbook" w:hAnsi="Century Schoolbook"/>
        </w:rPr>
        <w:t>任务需要大量运算</w:t>
      </w:r>
      <w:r>
        <w:rPr>
          <w:rFonts w:ascii="Century Schoolbook" w:hAnsi="Century Schoolbook" w:hint="eastAsia"/>
        </w:rPr>
        <w:t>，</w:t>
      </w:r>
      <w:r>
        <w:rPr>
          <w:rFonts w:ascii="Century Schoolbook" w:hAnsi="Century Schoolbook"/>
        </w:rPr>
        <w:t>且没有阻塞</w:t>
      </w:r>
      <w:r>
        <w:rPr>
          <w:rFonts w:ascii="Century Schoolbook" w:hAnsi="Century Schoolbook" w:hint="eastAsia"/>
        </w:rPr>
        <w:t>，</w:t>
      </w:r>
      <w:r>
        <w:rPr>
          <w:rFonts w:ascii="Century Schoolbook" w:hAnsi="Century Schoolbook"/>
        </w:rPr>
        <w:t>CPU</w:t>
      </w:r>
      <w:r>
        <w:rPr>
          <w:rFonts w:ascii="Century Schoolbook" w:hAnsi="Century Schoolbook"/>
        </w:rPr>
        <w:t>一直全速运行</w:t>
      </w:r>
      <w:r>
        <w:rPr>
          <w:rFonts w:ascii="Century Schoolbook" w:hAnsi="Century Schoolbook" w:hint="eastAsia"/>
        </w:rPr>
        <w:t>。</w:t>
      </w:r>
      <w:r>
        <w:rPr>
          <w:rFonts w:ascii="Century Schoolbook" w:hAnsi="Century Schoolbook"/>
        </w:rPr>
        <w:t>CPU</w:t>
      </w:r>
      <w:r>
        <w:rPr>
          <w:rFonts w:ascii="Century Schoolbook" w:hAnsi="Century Schoolbook"/>
        </w:rPr>
        <w:t>密集型任务只有在真正的多核心</w:t>
      </w:r>
      <w:r>
        <w:rPr>
          <w:rFonts w:ascii="Century Schoolbook" w:hAnsi="Century Schoolbook"/>
        </w:rPr>
        <w:t>CPU</w:t>
      </w:r>
      <w:r>
        <w:rPr>
          <w:rFonts w:ascii="Century Schoolbook" w:hAnsi="Century Schoolbook"/>
        </w:rPr>
        <w:t>服务器上才可能得到加速</w:t>
      </w:r>
      <w:r w:rsidR="00795577">
        <w:rPr>
          <w:rFonts w:ascii="Century Schoolbook" w:hAnsi="Century Schoolbook" w:hint="eastAsia"/>
        </w:rPr>
        <w:t>（通过多线程），而在单核</w:t>
      </w:r>
      <w:r w:rsidR="00795577">
        <w:rPr>
          <w:rFonts w:ascii="Century Schoolbook" w:hAnsi="Century Schoolbook" w:hint="eastAsia"/>
        </w:rPr>
        <w:t>CPU</w:t>
      </w:r>
      <w:r w:rsidR="00795577">
        <w:rPr>
          <w:rFonts w:ascii="Century Schoolbook" w:hAnsi="Century Schoolbook" w:hint="eastAsia"/>
        </w:rPr>
        <w:t>上无论开启几个模拟的多线程任务，都不可能得到加速，因为</w:t>
      </w:r>
      <w:r w:rsidR="00795577">
        <w:rPr>
          <w:rFonts w:ascii="Century Schoolbook" w:hAnsi="Century Schoolbook" w:hint="eastAsia"/>
        </w:rPr>
        <w:t>CPU</w:t>
      </w:r>
      <w:r w:rsidR="00795577">
        <w:rPr>
          <w:rFonts w:ascii="Century Schoolbook" w:hAnsi="Century Schoolbook" w:hint="eastAsia"/>
        </w:rPr>
        <w:t>总的运算能力就那些。</w:t>
      </w:r>
    </w:p>
    <w:p w:rsidR="00AD5B4B" w:rsidRDefault="00795577" w:rsidP="00DB571D">
      <w:pPr>
        <w:rPr>
          <w:rFonts w:ascii="Century Schoolbook" w:hAnsi="Century Schoolbook"/>
        </w:rPr>
      </w:pPr>
      <w:r>
        <w:rPr>
          <w:rFonts w:ascii="Century Schoolbook" w:hAnsi="Century Schoolbook"/>
        </w:rPr>
        <w:tab/>
        <w:t>CPU</w:t>
      </w:r>
      <w:r>
        <w:rPr>
          <w:rFonts w:ascii="Century Schoolbook" w:hAnsi="Century Schoolbook"/>
        </w:rPr>
        <w:t>密集型任务配置尽量少的线程数量</w:t>
      </w:r>
      <w:r>
        <w:rPr>
          <w:rFonts w:ascii="Century Schoolbook" w:hAnsi="Century Schoolbook" w:hint="eastAsia"/>
        </w:rPr>
        <w:t>，</w:t>
      </w:r>
      <w:r>
        <w:rPr>
          <w:rFonts w:ascii="Century Schoolbook" w:hAnsi="Century Schoolbook"/>
        </w:rPr>
        <w:t>一般公式</w:t>
      </w:r>
      <w:r>
        <w:rPr>
          <w:rFonts w:ascii="Century Schoolbook" w:hAnsi="Century Schoolbook" w:hint="eastAsia"/>
        </w:rPr>
        <w:t>：</w:t>
      </w:r>
      <w:r>
        <w:rPr>
          <w:rFonts w:ascii="Century Schoolbook" w:hAnsi="Century Schoolbook"/>
        </w:rPr>
        <w:t>CPU</w:t>
      </w:r>
      <w:r>
        <w:rPr>
          <w:rFonts w:ascii="Century Schoolbook" w:hAnsi="Century Schoolbook"/>
        </w:rPr>
        <w:t>核心数</w:t>
      </w:r>
      <w:r>
        <w:rPr>
          <w:rFonts w:ascii="Century Schoolbook" w:hAnsi="Century Schoolbook" w:hint="eastAsia"/>
        </w:rPr>
        <w:t>+</w:t>
      </w:r>
      <w:r>
        <w:rPr>
          <w:rFonts w:ascii="Century Schoolbook" w:hAnsi="Century Schoolbook"/>
        </w:rPr>
        <w:t>1</w:t>
      </w:r>
      <w:r>
        <w:rPr>
          <w:rFonts w:ascii="Century Schoolbook" w:hAnsi="Century Schoolbook" w:hint="eastAsia"/>
        </w:rPr>
        <w:t>。</w:t>
      </w:r>
    </w:p>
    <w:p w:rsidR="00701F91" w:rsidRPr="000C7A2F" w:rsidRDefault="00321B24" w:rsidP="00DB571D">
      <w:pPr>
        <w:rPr>
          <w:rFonts w:ascii="Century Schoolbook" w:hAnsi="Century Schoolbook"/>
        </w:rPr>
      </w:pPr>
      <w:r w:rsidRPr="00321B24">
        <w:rPr>
          <w:rFonts w:ascii="Century Schoolbook" w:hAnsi="Century Schoolbook"/>
          <w:b/>
        </w:rPr>
        <w:t>IO</w:t>
      </w:r>
      <w:r w:rsidRPr="00321B24">
        <w:rPr>
          <w:rFonts w:ascii="Century Schoolbook" w:hAnsi="Century Schoolbook"/>
          <w:b/>
        </w:rPr>
        <w:t>密集型</w:t>
      </w:r>
      <w:r>
        <w:rPr>
          <w:rFonts w:ascii="Century Schoolbook" w:hAnsi="Century Schoolbook" w:hint="eastAsia"/>
        </w:rPr>
        <w:t>：</w:t>
      </w:r>
    </w:p>
    <w:p w:rsidR="009C42D9" w:rsidRDefault="00C57A61" w:rsidP="00DB571D">
      <w:pPr>
        <w:rPr>
          <w:rFonts w:ascii="Century Schoolbook" w:hAnsi="Century Schoolbook"/>
        </w:rPr>
      </w:pPr>
      <w:r>
        <w:rPr>
          <w:rFonts w:ascii="Century Schoolbook" w:hAnsi="Century Schoolbook"/>
        </w:rPr>
        <w:tab/>
      </w:r>
      <w:r w:rsidR="00A8101D">
        <w:rPr>
          <w:rFonts w:ascii="Century Schoolbook" w:hAnsi="Century Schoolbook"/>
        </w:rPr>
        <w:t>即该任务需要大量的阻塞</w:t>
      </w:r>
      <w:r w:rsidR="00A8101D">
        <w:rPr>
          <w:rFonts w:ascii="Century Schoolbook" w:hAnsi="Century Schoolbook" w:hint="eastAsia"/>
        </w:rPr>
        <w:t>（读取数据库、读取文件、访问其他</w:t>
      </w:r>
      <w:r w:rsidR="00A8101D">
        <w:rPr>
          <w:rFonts w:ascii="Century Schoolbook" w:hAnsi="Century Schoolbook" w:hint="eastAsia"/>
        </w:rPr>
        <w:t>Http</w:t>
      </w:r>
      <w:r w:rsidR="00A8101D">
        <w:rPr>
          <w:rFonts w:ascii="Century Schoolbook" w:hAnsi="Century Schoolbook" w:hint="eastAsia"/>
        </w:rPr>
        <w:t>接口或</w:t>
      </w:r>
      <w:r w:rsidR="00A8101D">
        <w:rPr>
          <w:rFonts w:ascii="Century Schoolbook" w:hAnsi="Century Schoolbook" w:hint="eastAsia"/>
        </w:rPr>
        <w:t>Rpc</w:t>
      </w:r>
      <w:r w:rsidR="00A8101D">
        <w:rPr>
          <w:rFonts w:ascii="Century Schoolbook" w:hAnsi="Century Schoolbook" w:hint="eastAsia"/>
        </w:rPr>
        <w:t>接口、访问</w:t>
      </w:r>
      <w:r w:rsidR="00A8101D">
        <w:rPr>
          <w:rFonts w:ascii="Century Schoolbook" w:hAnsi="Century Schoolbook" w:hint="eastAsia"/>
        </w:rPr>
        <w:t>Redis</w:t>
      </w:r>
      <w:r w:rsidR="00A8101D">
        <w:rPr>
          <w:rFonts w:ascii="Century Schoolbook" w:hAnsi="Century Schoolbook" w:hint="eastAsia"/>
        </w:rPr>
        <w:t>等等）。</w:t>
      </w:r>
      <w:r w:rsidR="00A8101D">
        <w:rPr>
          <w:rFonts w:ascii="Century Schoolbook" w:hAnsi="Century Schoolbook"/>
        </w:rPr>
        <w:t>在单线程上运行</w:t>
      </w:r>
      <w:r w:rsidR="00A8101D">
        <w:rPr>
          <w:rFonts w:ascii="Century Schoolbook" w:hAnsi="Century Schoolbook"/>
        </w:rPr>
        <w:t>IO</w:t>
      </w:r>
      <w:r w:rsidR="00A8101D">
        <w:rPr>
          <w:rFonts w:ascii="Century Schoolbook" w:hAnsi="Century Schoolbook"/>
        </w:rPr>
        <w:t>密集型任务</w:t>
      </w:r>
      <w:r w:rsidR="00A8101D">
        <w:rPr>
          <w:rFonts w:ascii="Century Schoolbook" w:hAnsi="Century Schoolbook" w:hint="eastAsia"/>
        </w:rPr>
        <w:t>，</w:t>
      </w:r>
      <w:r w:rsidR="00A8101D">
        <w:rPr>
          <w:rFonts w:ascii="Century Schoolbook" w:hAnsi="Century Schoolbook"/>
        </w:rPr>
        <w:t>会导致浪费大量的</w:t>
      </w:r>
      <w:r w:rsidR="00A8101D">
        <w:rPr>
          <w:rFonts w:ascii="Century Schoolbook" w:hAnsi="Century Schoolbook"/>
        </w:rPr>
        <w:t>CPU</w:t>
      </w:r>
      <w:r w:rsidR="00A8101D">
        <w:rPr>
          <w:rFonts w:ascii="Century Schoolbook" w:hAnsi="Century Schoolbook"/>
        </w:rPr>
        <w:t>运算能力</w:t>
      </w:r>
      <w:r w:rsidR="009C42D9">
        <w:rPr>
          <w:rFonts w:ascii="Century Schoolbook" w:hAnsi="Century Schoolbook" w:hint="eastAsia"/>
        </w:rPr>
        <w:t>（因为一直在等待计算资源就绪）。所以在</w:t>
      </w:r>
      <w:r w:rsidR="009C42D9">
        <w:rPr>
          <w:rFonts w:ascii="Century Schoolbook" w:hAnsi="Century Schoolbook" w:hint="eastAsia"/>
        </w:rPr>
        <w:t>IO</w:t>
      </w:r>
      <w:r w:rsidR="009C42D9">
        <w:rPr>
          <w:rFonts w:ascii="Century Schoolbook" w:hAnsi="Century Schoolbook" w:hint="eastAsia"/>
        </w:rPr>
        <w:t>密集型任务中，使用多线程可以大大加速程序运行；即使在单核</w:t>
      </w:r>
      <w:r w:rsidR="009C42D9">
        <w:rPr>
          <w:rFonts w:ascii="Century Schoolbook" w:hAnsi="Century Schoolbook" w:hint="eastAsia"/>
        </w:rPr>
        <w:t>CPU</w:t>
      </w:r>
      <w:r w:rsidR="009C42D9">
        <w:rPr>
          <w:rFonts w:ascii="Century Schoolbook" w:hAnsi="Century Schoolbook" w:hint="eastAsia"/>
        </w:rPr>
        <w:t>上，这种加速主要就是利用了被浪费掉的阻塞时间。</w:t>
      </w:r>
    </w:p>
    <w:p w:rsidR="009C42D9" w:rsidRDefault="00437F41" w:rsidP="00DB571D">
      <w:pPr>
        <w:rPr>
          <w:rFonts w:ascii="Century Schoolbook" w:hAnsi="Century Schoolbook"/>
        </w:rPr>
      </w:pPr>
      <w:r>
        <w:rPr>
          <w:rFonts w:ascii="Century Schoolbook" w:hAnsi="Century Schoolbook"/>
        </w:rPr>
        <w:t>市面上通常有两种主流的配置方式</w:t>
      </w:r>
      <w:r w:rsidR="00366302">
        <w:rPr>
          <w:rFonts w:ascii="Century Schoolbook" w:hAnsi="Century Schoolbook" w:hint="eastAsia"/>
        </w:rPr>
        <w:t>（</w:t>
      </w:r>
      <w:r w:rsidR="00366302">
        <w:rPr>
          <w:rFonts w:ascii="Century Schoolbook" w:hAnsi="Century Schoolbook"/>
        </w:rPr>
        <w:t>这两种配置方式需要根据自身具体业务</w:t>
      </w:r>
      <w:r w:rsidR="00366302">
        <w:rPr>
          <w:rFonts w:ascii="Century Schoolbook" w:hAnsi="Century Schoolbook" w:hint="eastAsia"/>
        </w:rPr>
        <w:t>，</w:t>
      </w:r>
      <w:r w:rsidR="00366302">
        <w:rPr>
          <w:rFonts w:ascii="Century Schoolbook" w:hAnsi="Century Schoolbook"/>
        </w:rPr>
        <w:t>在生产环境中不断验证和测试</w:t>
      </w:r>
      <w:r w:rsidR="00366302">
        <w:rPr>
          <w:rFonts w:ascii="Century Schoolbook" w:hAnsi="Century Schoolbook" w:hint="eastAsia"/>
        </w:rPr>
        <w:t>，</w:t>
      </w:r>
      <w:r w:rsidR="00366302">
        <w:rPr>
          <w:rFonts w:ascii="Century Schoolbook" w:hAnsi="Century Schoolbook"/>
        </w:rPr>
        <w:t>从而找到最适合自己的系统的方式</w:t>
      </w:r>
      <w:r w:rsidR="00366302">
        <w:rPr>
          <w:rFonts w:ascii="Century Schoolbook" w:hAnsi="Century Schoolbook" w:hint="eastAsia"/>
        </w:rPr>
        <w:t>）</w:t>
      </w:r>
      <w:r>
        <w:rPr>
          <w:rFonts w:ascii="Century Schoolbook" w:hAnsi="Century Schoolbook" w:hint="eastAsia"/>
        </w:rPr>
        <w:t>：</w:t>
      </w:r>
    </w:p>
    <w:p w:rsidR="00C57A61" w:rsidRPr="007E2B16" w:rsidRDefault="00437F41" w:rsidP="00DB571D">
      <w:pPr>
        <w:rPr>
          <w:rFonts w:ascii="Century Schoolbook" w:hAnsi="Century Schoolbook"/>
        </w:rPr>
      </w:pPr>
      <w:r w:rsidRPr="00437F41">
        <w:rPr>
          <w:rFonts w:ascii="Century Schoolbook" w:hAnsi="Century Schoolbook"/>
          <w:b/>
        </w:rPr>
        <w:t>第一种</w:t>
      </w:r>
      <w:r>
        <w:rPr>
          <w:rFonts w:ascii="Century Schoolbook" w:hAnsi="Century Schoolbook" w:hint="eastAsia"/>
        </w:rPr>
        <w:t>：</w:t>
      </w:r>
      <w:r w:rsidR="00C57A61">
        <w:rPr>
          <w:rFonts w:ascii="Century Schoolbook" w:hAnsi="Century Schoolbook"/>
        </w:rPr>
        <w:t>由于</w:t>
      </w:r>
      <w:r w:rsidR="00C57A61">
        <w:rPr>
          <w:rFonts w:ascii="Century Schoolbook" w:hAnsi="Century Schoolbook"/>
        </w:rPr>
        <w:t>IO</w:t>
      </w:r>
      <w:r w:rsidR="00C57A61">
        <w:rPr>
          <w:rFonts w:ascii="Century Schoolbook" w:hAnsi="Century Schoolbook"/>
        </w:rPr>
        <w:t>密集型任务线程并不是一直在执行任务</w:t>
      </w:r>
      <w:r w:rsidR="00C57A61">
        <w:rPr>
          <w:rFonts w:ascii="Century Schoolbook" w:hAnsi="Century Schoolbook" w:hint="eastAsia"/>
        </w:rPr>
        <w:t>，</w:t>
      </w:r>
      <w:r w:rsidR="00C57A61">
        <w:rPr>
          <w:rFonts w:ascii="Century Schoolbook" w:hAnsi="Century Schoolbook"/>
        </w:rPr>
        <w:t>则应该配置尽可能多的线程</w:t>
      </w:r>
      <w:r w:rsidR="00C57A61">
        <w:rPr>
          <w:rFonts w:ascii="Century Schoolbook" w:hAnsi="Century Schoolbook" w:hint="eastAsia"/>
        </w:rPr>
        <w:t>，</w:t>
      </w:r>
      <w:r w:rsidR="00C57A61">
        <w:rPr>
          <w:rFonts w:ascii="Century Schoolbook" w:hAnsi="Century Schoolbook"/>
        </w:rPr>
        <w:t>如</w:t>
      </w:r>
      <w:r w:rsidR="00C57A61">
        <w:rPr>
          <w:rFonts w:ascii="Century Schoolbook" w:hAnsi="Century Schoolbook" w:hint="eastAsia"/>
        </w:rPr>
        <w:t>：</w:t>
      </w:r>
      <w:r w:rsidR="00C57A61">
        <w:rPr>
          <w:rFonts w:ascii="Century Schoolbook" w:hAnsi="Century Schoolbook"/>
        </w:rPr>
        <w:t>CPU</w:t>
      </w:r>
      <w:r w:rsidR="00C57A61">
        <w:rPr>
          <w:rFonts w:ascii="Century Schoolbook" w:hAnsi="Century Schoolbook"/>
        </w:rPr>
        <w:t>核心数</w:t>
      </w:r>
      <w:r w:rsidR="00C57A61">
        <w:rPr>
          <w:rFonts w:ascii="Century Schoolbook" w:hAnsi="Century Schoolbook" w:hint="eastAsia"/>
        </w:rPr>
        <w:t xml:space="preserve"> *</w:t>
      </w:r>
      <w:r w:rsidR="00C57A61">
        <w:rPr>
          <w:rFonts w:ascii="Century Schoolbook" w:hAnsi="Century Schoolbook"/>
        </w:rPr>
        <w:t xml:space="preserve"> 2</w:t>
      </w:r>
      <w:r w:rsidR="00C57A61">
        <w:rPr>
          <w:rFonts w:ascii="Century Schoolbook" w:hAnsi="Century Schoolbook" w:hint="eastAsia"/>
        </w:rPr>
        <w:t>。</w:t>
      </w:r>
    </w:p>
    <w:p w:rsidR="00321B24" w:rsidRDefault="00437F41" w:rsidP="00DB571D">
      <w:pPr>
        <w:rPr>
          <w:rFonts w:ascii="Century Schoolbook" w:hAnsi="Century Schoolbook"/>
        </w:rPr>
      </w:pPr>
      <w:r w:rsidRPr="003F1588">
        <w:rPr>
          <w:rFonts w:ascii="Century Schoolbook" w:hAnsi="Century Schoolbook"/>
          <w:b/>
        </w:rPr>
        <w:t>第二种</w:t>
      </w:r>
      <w:r>
        <w:rPr>
          <w:rFonts w:ascii="Century Schoolbook" w:hAnsi="Century Schoolbook" w:hint="eastAsia"/>
        </w:rPr>
        <w:t>：</w:t>
      </w:r>
      <w:r w:rsidR="003F1588">
        <w:rPr>
          <w:rFonts w:ascii="Century Schoolbook" w:hAnsi="Century Schoolbook" w:hint="eastAsia"/>
        </w:rPr>
        <w:t>CPU</w:t>
      </w:r>
      <w:r w:rsidR="003F1588">
        <w:rPr>
          <w:rFonts w:ascii="Century Schoolbook" w:hAnsi="Century Schoolbook" w:hint="eastAsia"/>
        </w:rPr>
        <w:t>核心数</w:t>
      </w:r>
      <w:r w:rsidR="003F1588">
        <w:rPr>
          <w:rFonts w:ascii="Century Schoolbook" w:hAnsi="Century Schoolbook" w:hint="eastAsia"/>
        </w:rPr>
        <w:t xml:space="preserve"> </w:t>
      </w:r>
      <w:r w:rsidR="003F1588">
        <w:rPr>
          <w:rFonts w:ascii="Century Schoolbook" w:hAnsi="Century Schoolbook"/>
        </w:rPr>
        <w:t xml:space="preserve">/ (1 - </w:t>
      </w:r>
      <w:r w:rsidR="003F1588">
        <w:rPr>
          <w:rFonts w:ascii="Century Schoolbook" w:hAnsi="Century Schoolbook"/>
        </w:rPr>
        <w:t>阻塞系数</w:t>
      </w:r>
      <w:r w:rsidR="003F1588">
        <w:rPr>
          <w:rFonts w:ascii="Century Schoolbook" w:hAnsi="Century Schoolbook" w:hint="eastAsia"/>
        </w:rPr>
        <w:t>)</w:t>
      </w:r>
      <w:r w:rsidR="003F1588">
        <w:rPr>
          <w:rFonts w:ascii="Century Schoolbook" w:hAnsi="Century Schoolbook"/>
        </w:rPr>
        <w:t xml:space="preserve">     </w:t>
      </w:r>
      <w:r w:rsidR="003F1588">
        <w:rPr>
          <w:rFonts w:ascii="Century Schoolbook" w:hAnsi="Century Schoolbook"/>
        </w:rPr>
        <w:t>阻塞系数在</w:t>
      </w:r>
      <w:r w:rsidR="003F1588">
        <w:rPr>
          <w:rFonts w:ascii="Century Schoolbook" w:hAnsi="Century Schoolbook" w:hint="eastAsia"/>
        </w:rPr>
        <w:t>0</w:t>
      </w:r>
      <w:r w:rsidR="003F1588">
        <w:rPr>
          <w:rFonts w:ascii="Century Schoolbook" w:hAnsi="Century Schoolbook"/>
        </w:rPr>
        <w:t>.8 ~ 0.9</w:t>
      </w:r>
      <w:r w:rsidR="003F1588">
        <w:rPr>
          <w:rFonts w:ascii="Century Schoolbook" w:hAnsi="Century Schoolbook"/>
        </w:rPr>
        <w:t>之间</w:t>
      </w:r>
      <w:r w:rsidR="003F1588">
        <w:rPr>
          <w:rFonts w:ascii="Century Schoolbook" w:hAnsi="Century Schoolbook" w:hint="eastAsia"/>
        </w:rPr>
        <w:t>。</w:t>
      </w:r>
      <w:r w:rsidR="00AB1142">
        <w:rPr>
          <w:rFonts w:ascii="Century Schoolbook" w:hAnsi="Century Schoolbook" w:hint="eastAsia"/>
        </w:rPr>
        <w:t>比如</w:t>
      </w:r>
      <w:r w:rsidR="00AB1142">
        <w:rPr>
          <w:rFonts w:ascii="Century Schoolbook" w:hAnsi="Century Schoolbook" w:hint="eastAsia"/>
        </w:rPr>
        <w:t>8</w:t>
      </w:r>
      <w:r w:rsidR="00AB1142">
        <w:rPr>
          <w:rFonts w:ascii="Century Schoolbook" w:hAnsi="Century Schoolbook" w:hint="eastAsia"/>
        </w:rPr>
        <w:t>核</w:t>
      </w:r>
      <w:r w:rsidR="00AB1142">
        <w:rPr>
          <w:rFonts w:ascii="Century Schoolbook" w:hAnsi="Century Schoolbook" w:hint="eastAsia"/>
        </w:rPr>
        <w:t>CPU</w:t>
      </w:r>
      <w:r w:rsidR="00AB1142">
        <w:rPr>
          <w:rFonts w:ascii="Century Schoolbook" w:hAnsi="Century Schoolbook" w:hint="eastAsia"/>
        </w:rPr>
        <w:t>：</w:t>
      </w:r>
      <w:r w:rsidR="00AB1142">
        <w:rPr>
          <w:rFonts w:ascii="Century Schoolbook" w:hAnsi="Century Schoolbook" w:hint="eastAsia"/>
        </w:rPr>
        <w:t>8</w:t>
      </w:r>
      <w:r w:rsidR="00AB1142">
        <w:rPr>
          <w:rFonts w:ascii="Century Schoolbook" w:hAnsi="Century Schoolbook"/>
        </w:rPr>
        <w:t xml:space="preserve"> / (1 – 0.9) = 80</w:t>
      </w:r>
      <w:r w:rsidR="00AB1142">
        <w:rPr>
          <w:rFonts w:ascii="Century Schoolbook" w:hAnsi="Century Schoolbook"/>
        </w:rPr>
        <w:t>个线程数</w:t>
      </w:r>
      <w:r w:rsidR="00AB1142">
        <w:rPr>
          <w:rFonts w:ascii="Century Schoolbook" w:hAnsi="Century Schoolbook" w:hint="eastAsia"/>
        </w:rPr>
        <w:t>。</w:t>
      </w:r>
    </w:p>
    <w:p w:rsidR="00321B24" w:rsidRDefault="00286CCE" w:rsidP="00E366BB">
      <w:pPr>
        <w:pStyle w:val="Tip4"/>
      </w:pPr>
      <w:r>
        <w:rPr>
          <w:rFonts w:ascii="宋体" w:eastAsia="宋体" w:hAnsi="宋体" w:cs="宋体" w:hint="eastAsia"/>
        </w:rPr>
        <w:t>架构实现</w:t>
      </w:r>
    </w:p>
    <w:p w:rsidR="0089276B" w:rsidRDefault="00E366BB" w:rsidP="001822FC">
      <w:pPr>
        <w:jc w:val="center"/>
        <w:rPr>
          <w:rFonts w:ascii="Century Schoolbook" w:hAnsi="Century Schoolbook"/>
        </w:rPr>
      </w:pPr>
      <w:r>
        <w:rPr>
          <w:noProof/>
        </w:rPr>
        <w:drawing>
          <wp:inline distT="0" distB="0" distL="0" distR="0" wp14:anchorId="5ABC2995" wp14:editId="12F4DE98">
            <wp:extent cx="6276975" cy="35337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6975" cy="3533775"/>
                    </a:xfrm>
                    <a:prstGeom prst="rect">
                      <a:avLst/>
                    </a:prstGeom>
                  </pic:spPr>
                </pic:pic>
              </a:graphicData>
            </a:graphic>
          </wp:inline>
        </w:drawing>
      </w:r>
    </w:p>
    <w:p w:rsidR="0089276B" w:rsidRDefault="00E366BB" w:rsidP="0089276B">
      <w:pPr>
        <w:rPr>
          <w:rFonts w:ascii="Century Schoolbook" w:hAnsi="Century Schoolbook"/>
        </w:rPr>
      </w:pPr>
      <w:r w:rsidRPr="00E366BB">
        <w:rPr>
          <w:rFonts w:ascii="Century Schoolbook" w:hAnsi="Century Schoolbook" w:hint="eastAsia"/>
        </w:rPr>
        <w:t>Java</w:t>
      </w:r>
      <w:r w:rsidRPr="00E366BB">
        <w:rPr>
          <w:rFonts w:ascii="Century Schoolbook" w:hAnsi="Century Schoolbook" w:hint="eastAsia"/>
        </w:rPr>
        <w:t>中的线程池是通过</w:t>
      </w:r>
      <w:r w:rsidRPr="00E366BB">
        <w:rPr>
          <w:rFonts w:ascii="Century Schoolbook" w:hAnsi="Century Schoolbook" w:hint="eastAsia"/>
        </w:rPr>
        <w:t>Executor</w:t>
      </w:r>
      <w:r>
        <w:rPr>
          <w:rFonts w:ascii="Century Schoolbook" w:hAnsi="Century Schoolbook" w:hint="eastAsia"/>
        </w:rPr>
        <w:t>框架实现，</w:t>
      </w:r>
      <w:r w:rsidRPr="00E366BB">
        <w:rPr>
          <w:rFonts w:ascii="Century Schoolbook" w:hAnsi="Century Schoolbook" w:hint="eastAsia"/>
        </w:rPr>
        <w:t>该框架中用到了</w:t>
      </w:r>
      <w:r w:rsidRPr="00E366BB">
        <w:rPr>
          <w:rFonts w:ascii="Century Schoolbook" w:hAnsi="Century Schoolbook" w:hint="eastAsia"/>
        </w:rPr>
        <w:t>Executor</w:t>
      </w:r>
      <w:r>
        <w:rPr>
          <w:rFonts w:ascii="Century Schoolbook" w:hAnsi="Century Schoolbook" w:hint="eastAsia"/>
        </w:rPr>
        <w:t>，</w:t>
      </w:r>
      <w:r w:rsidRPr="00E366BB">
        <w:rPr>
          <w:rFonts w:ascii="Century Schoolbook" w:hAnsi="Century Schoolbook" w:hint="eastAsia"/>
        </w:rPr>
        <w:t>Executors</w:t>
      </w:r>
      <w:r>
        <w:rPr>
          <w:rFonts w:ascii="Century Schoolbook" w:hAnsi="Century Schoolbook" w:hint="eastAsia"/>
        </w:rPr>
        <w:t>，</w:t>
      </w:r>
      <w:r w:rsidRPr="00E366BB">
        <w:rPr>
          <w:rFonts w:ascii="Century Schoolbook" w:hAnsi="Century Schoolbook" w:hint="eastAsia"/>
        </w:rPr>
        <w:t>ExecutorService</w:t>
      </w:r>
      <w:r>
        <w:rPr>
          <w:rFonts w:ascii="Century Schoolbook" w:hAnsi="Century Schoolbook" w:hint="eastAsia"/>
        </w:rPr>
        <w:t>，</w:t>
      </w:r>
      <w:r w:rsidRPr="00E366BB">
        <w:rPr>
          <w:rFonts w:ascii="Century Schoolbook" w:hAnsi="Century Schoolbook" w:hint="eastAsia"/>
        </w:rPr>
        <w:t>ThreadPoolExecutor</w:t>
      </w:r>
      <w:r w:rsidRPr="00E366BB">
        <w:rPr>
          <w:rFonts w:ascii="Century Schoolbook" w:hAnsi="Century Schoolbook" w:hint="eastAsia"/>
        </w:rPr>
        <w:t>这几个类</w:t>
      </w:r>
      <w:r>
        <w:rPr>
          <w:rFonts w:ascii="Century Schoolbook" w:hAnsi="Century Schoolbook" w:hint="eastAsia"/>
        </w:rPr>
        <w:t>。</w:t>
      </w:r>
    </w:p>
    <w:p w:rsidR="005B5244" w:rsidRDefault="00C372D8" w:rsidP="00FF6D39">
      <w:pPr>
        <w:pStyle w:val="Tip4"/>
      </w:pPr>
      <w:r>
        <w:rPr>
          <w:rFonts w:ascii="宋体" w:eastAsia="宋体" w:hAnsi="宋体" w:cs="宋体" w:hint="eastAsia"/>
        </w:rPr>
        <w:t>线程池底层工作原理</w:t>
      </w:r>
      <w:r>
        <w:rPr>
          <w:rFonts w:hint="eastAsia"/>
        </w:rPr>
        <w:t xml:space="preserve"> </w:t>
      </w:r>
    </w:p>
    <w:p w:rsidR="005B5244" w:rsidRDefault="00BF4DD8" w:rsidP="005B5244">
      <w:pPr>
        <w:rPr>
          <w:rFonts w:ascii="Century Schoolbook" w:hAnsi="Century Schoolbook"/>
        </w:rPr>
      </w:pPr>
      <w:r>
        <w:rPr>
          <w:noProof/>
        </w:rPr>
        <w:drawing>
          <wp:inline distT="0" distB="0" distL="0" distR="0" wp14:anchorId="3CFC0F2F" wp14:editId="0BF52372">
            <wp:extent cx="9296400" cy="59055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96400" cy="5905500"/>
                    </a:xfrm>
                    <a:prstGeom prst="rect">
                      <a:avLst/>
                    </a:prstGeom>
                  </pic:spPr>
                </pic:pic>
              </a:graphicData>
            </a:graphic>
          </wp:inline>
        </w:drawing>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1</w:t>
      </w:r>
      <w:r>
        <w:rPr>
          <w:rFonts w:ascii="Century Schoolbook" w:hAnsi="Century Schoolbook" w:hint="eastAsia"/>
        </w:rPr>
        <w:t>】在创建了线程池后，等待提交过来的任务请求。</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2</w:t>
      </w:r>
      <w:r>
        <w:rPr>
          <w:rFonts w:ascii="Century Schoolbook" w:hAnsi="Century Schoolbook" w:hint="eastAsia"/>
        </w:rPr>
        <w:t>】当调用</w:t>
      </w:r>
      <w:r>
        <w:rPr>
          <w:rFonts w:ascii="Century Schoolbook" w:hAnsi="Century Schoolbook" w:hint="eastAsia"/>
        </w:rPr>
        <w:t>execute</w:t>
      </w:r>
      <w:r>
        <w:rPr>
          <w:rFonts w:ascii="Century Schoolbook" w:hAnsi="Century Schoolbook"/>
        </w:rPr>
        <w:t>()</w:t>
      </w:r>
      <w:r>
        <w:rPr>
          <w:rFonts w:ascii="Century Schoolbook" w:hAnsi="Century Schoolbook"/>
        </w:rPr>
        <w:t>添加一个任务时</w:t>
      </w:r>
      <w:r>
        <w:rPr>
          <w:rFonts w:ascii="Century Schoolbook" w:hAnsi="Century Schoolbook" w:hint="eastAsia"/>
        </w:rPr>
        <w:t>，</w:t>
      </w:r>
      <w:r>
        <w:rPr>
          <w:rFonts w:ascii="Century Schoolbook" w:hAnsi="Century Schoolbook"/>
        </w:rPr>
        <w:t>线程池做如下判断</w:t>
      </w:r>
      <w:r>
        <w:rPr>
          <w:rFonts w:ascii="Century Schoolbook" w:hAnsi="Century Schoolbook" w:hint="eastAsia"/>
        </w:rPr>
        <w:t>：</w:t>
      </w:r>
    </w:p>
    <w:p w:rsidR="00BF4DD8" w:rsidRPr="001822FC" w:rsidRDefault="00BF4DD8" w:rsidP="00BF4DD8">
      <w:pPr>
        <w:ind w:firstLine="420"/>
        <w:rPr>
          <w:rFonts w:ascii="Century Schoolbook" w:hAnsi="Century Schoolbook"/>
        </w:rPr>
      </w:pPr>
      <w:r>
        <w:rPr>
          <w:rFonts w:ascii="Century Schoolbook" w:hAnsi="Century Schoolbook" w:hint="eastAsia"/>
        </w:rPr>
        <w:t>2</w:t>
      </w:r>
      <w:r>
        <w:rPr>
          <w:rFonts w:ascii="Century Schoolbook" w:hAnsi="Century Schoolbook"/>
        </w:rPr>
        <w:t xml:space="preserve">.1 </w:t>
      </w:r>
      <w:r>
        <w:rPr>
          <w:rFonts w:ascii="Century Schoolbook" w:hAnsi="Century Schoolbook"/>
        </w:rPr>
        <w:t>如果正在运行的线程数量小于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w:t>
      </w:r>
      <w:r>
        <w:rPr>
          <w:rFonts w:ascii="Century Schoolbook" w:hAnsi="Century Schoolbook" w:hint="eastAsia"/>
        </w:rPr>
        <w:t xml:space="preserve"> </w:t>
      </w:r>
      <w:r>
        <w:rPr>
          <w:rFonts w:ascii="Century Schoolbook" w:hAnsi="Century Schoolbook"/>
        </w:rPr>
        <w:t>马上创建线程运行这个任务</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2.2 </w:t>
      </w:r>
      <w:r>
        <w:rPr>
          <w:rFonts w:ascii="Century Schoolbook" w:hAnsi="Century Schoolbook"/>
        </w:rPr>
        <w:t>如果正在运行的线程数量</w:t>
      </w:r>
      <w:r>
        <w:rPr>
          <w:rFonts w:ascii="Century Schoolbook" w:hAnsi="Century Schoolbook" w:hint="eastAsia"/>
        </w:rPr>
        <w:t>大</w:t>
      </w:r>
      <w:r>
        <w:rPr>
          <w:rFonts w:ascii="Century Schoolbook" w:hAnsi="Century Schoolbook"/>
        </w:rPr>
        <w:t>于等于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，那么将这个任务</w:t>
      </w:r>
      <w:r w:rsidRPr="001822FC">
        <w:rPr>
          <w:rFonts w:ascii="Century Schoolbook" w:hAnsi="Century Schoolbook" w:hint="eastAsia"/>
          <w:color w:val="FF0000"/>
        </w:rPr>
        <w:t>放入队列</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2.3 </w:t>
      </w:r>
      <w:r>
        <w:rPr>
          <w:rFonts w:ascii="Century Schoolbook" w:hAnsi="Century Schoolbook"/>
        </w:rPr>
        <w:t>如果这时候队列满了</w:t>
      </w:r>
      <w:r>
        <w:rPr>
          <w:rFonts w:ascii="Century Schoolbook" w:hAnsi="Century Schoolbook" w:hint="eastAsia"/>
        </w:rPr>
        <w:t>，</w:t>
      </w:r>
      <w:r>
        <w:rPr>
          <w:rFonts w:ascii="Century Schoolbook" w:hAnsi="Century Schoolbook"/>
        </w:rPr>
        <w:t>且正在运行的线程数量还小于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那么还是要创建非核心线程</w:t>
      </w:r>
      <w:r>
        <w:rPr>
          <w:rFonts w:ascii="Century Schoolbook" w:hAnsi="Century Schoolbook" w:hint="eastAsia"/>
        </w:rPr>
        <w:t>，</w:t>
      </w:r>
      <w:r>
        <w:rPr>
          <w:rFonts w:ascii="Century Schoolbook" w:hAnsi="Century Schoolbook"/>
        </w:rPr>
        <w:t>立刻运行这个任务</w:t>
      </w:r>
      <w:r>
        <w:rPr>
          <w:rFonts w:ascii="Century Schoolbook" w:hAnsi="Century Schoolbook" w:hint="eastAsia"/>
        </w:rPr>
        <w:t>。</w:t>
      </w:r>
    </w:p>
    <w:p w:rsidR="00BF4DD8" w:rsidRPr="001822FC" w:rsidRDefault="00BF4DD8" w:rsidP="00BF4DD8">
      <w:pPr>
        <w:rPr>
          <w:rFonts w:ascii="Century Schoolbook" w:hAnsi="Century Schoolbook"/>
        </w:rPr>
      </w:pPr>
      <w:r>
        <w:rPr>
          <w:rFonts w:ascii="Century Schoolbook" w:hAnsi="Century Schoolbook"/>
        </w:rPr>
        <w:tab/>
        <w:t xml:space="preserve">2.4 </w:t>
      </w:r>
      <w:r>
        <w:rPr>
          <w:rFonts w:ascii="Century Schoolbook" w:hAnsi="Century Schoolbook"/>
        </w:rPr>
        <w:t>如果队列满了</w:t>
      </w:r>
      <w:r>
        <w:rPr>
          <w:rFonts w:ascii="Century Schoolbook" w:hAnsi="Century Schoolbook" w:hint="eastAsia"/>
        </w:rPr>
        <w:t>，</w:t>
      </w:r>
      <w:r>
        <w:rPr>
          <w:rFonts w:ascii="Century Schoolbook" w:hAnsi="Century Schoolbook"/>
        </w:rPr>
        <w:t>且正在运行的线程数量大于或等于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那么线程池</w:t>
      </w:r>
      <w:r w:rsidRPr="001822FC">
        <w:rPr>
          <w:rFonts w:ascii="Century Schoolbook" w:hAnsi="Century Schoolbook"/>
          <w:color w:val="FF0000"/>
        </w:rPr>
        <w:t>会启动饱和拒绝策略来执行</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3</w:t>
      </w:r>
      <w:r>
        <w:rPr>
          <w:rFonts w:ascii="Century Schoolbook" w:hAnsi="Century Schoolbook" w:hint="eastAsia"/>
        </w:rPr>
        <w:t>】当一个线程完成任务时，他会从队列中取下一个任务来执行。</w:t>
      </w:r>
    </w:p>
    <w:p w:rsidR="00BF4DD8" w:rsidRDefault="00BF4DD8" w:rsidP="00BF4DD8">
      <w:pPr>
        <w:rPr>
          <w:rFonts w:ascii="Century Schoolbook" w:hAnsi="Century Schoolbook"/>
        </w:rPr>
      </w:pPr>
      <w:r>
        <w:rPr>
          <w:rFonts w:ascii="Century Schoolbook" w:hAnsi="Century Schoolbook" w:hint="eastAsia"/>
        </w:rPr>
        <w:lastRenderedPageBreak/>
        <w:t>【</w:t>
      </w:r>
      <w:r>
        <w:rPr>
          <w:rFonts w:ascii="Century Schoolbook" w:hAnsi="Century Schoolbook" w:hint="eastAsia"/>
        </w:rPr>
        <w:t>4</w:t>
      </w:r>
      <w:r>
        <w:rPr>
          <w:rFonts w:ascii="Century Schoolbook" w:hAnsi="Century Schoolbook" w:hint="eastAsia"/>
        </w:rPr>
        <w:t>】当一个线程无事可做，超时一定时间</w:t>
      </w:r>
      <w:r>
        <w:rPr>
          <w:rFonts w:ascii="Century Schoolbook" w:hAnsi="Century Schoolbook" w:hint="eastAsia"/>
        </w:rPr>
        <w:t>(</w:t>
      </w:r>
      <w:r>
        <w:rPr>
          <w:rFonts w:ascii="Century Schoolbook" w:hAnsi="Century Schoolbook"/>
        </w:rPr>
        <w:t>keepAliveTime)</w:t>
      </w:r>
      <w:r>
        <w:rPr>
          <w:rFonts w:ascii="Century Schoolbook" w:hAnsi="Century Schoolbook"/>
        </w:rPr>
        <w:t>时</w:t>
      </w:r>
      <w:r>
        <w:rPr>
          <w:rFonts w:ascii="Century Schoolbook" w:hAnsi="Century Schoolbook" w:hint="eastAsia"/>
        </w:rPr>
        <w:t>，</w:t>
      </w:r>
      <w:r>
        <w:rPr>
          <w:rFonts w:ascii="Century Schoolbook" w:hAnsi="Century Schoolbook"/>
        </w:rPr>
        <w:t>线程池会判断</w:t>
      </w:r>
      <w:r>
        <w:rPr>
          <w:rFonts w:ascii="Century Schoolbook" w:hAnsi="Century Schoolbook" w:hint="eastAsia"/>
        </w:rPr>
        <w:t>：</w:t>
      </w:r>
      <w:r>
        <w:rPr>
          <w:rFonts w:ascii="Century Schoolbook" w:hAnsi="Century Schoolbook"/>
        </w:rPr>
        <w:t>如果当前运行的线程数大于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那么这个线程就会被停掉</w:t>
      </w:r>
      <w:r>
        <w:rPr>
          <w:rFonts w:ascii="Century Schoolbook" w:hAnsi="Century Schoolbook" w:hint="eastAsia"/>
        </w:rPr>
        <w:t>。</w:t>
      </w:r>
    </w:p>
    <w:p w:rsidR="005B5244" w:rsidRPr="00BF4DD8" w:rsidRDefault="00BF4DD8" w:rsidP="005B5244">
      <w:pPr>
        <w:rPr>
          <w:rFonts w:ascii="Century Schoolbook" w:hAnsi="Century Schoolbook"/>
        </w:rPr>
      </w:pPr>
      <w:r>
        <w:rPr>
          <w:rFonts w:ascii="Century Schoolbook" w:hAnsi="Century Schoolbook" w:hint="eastAsia"/>
        </w:rPr>
        <w:t>【</w:t>
      </w:r>
      <w:r>
        <w:rPr>
          <w:rFonts w:ascii="Century Schoolbook" w:hAnsi="Century Schoolbook" w:hint="eastAsia"/>
        </w:rPr>
        <w:t>5</w:t>
      </w:r>
      <w:r>
        <w:rPr>
          <w:rFonts w:ascii="Century Schoolbook" w:hAnsi="Century Schoolbook" w:hint="eastAsia"/>
        </w:rPr>
        <w:t>】线程池的所有任务完成后，他最终会收缩到</w:t>
      </w:r>
      <w:r>
        <w:rPr>
          <w:rFonts w:ascii="Century Schoolbook" w:hAnsi="Century Schoolbook" w:hint="eastAsia"/>
        </w:rPr>
        <w:t>c</w:t>
      </w:r>
      <w:r>
        <w:rPr>
          <w:rFonts w:ascii="Century Schoolbook" w:hAnsi="Century Schoolbook"/>
        </w:rPr>
        <w:t>orePoolSize</w:t>
      </w:r>
      <w:r>
        <w:rPr>
          <w:rFonts w:ascii="Century Schoolbook" w:hAnsi="Century Schoolbook"/>
        </w:rPr>
        <w:t>的大小</w:t>
      </w:r>
      <w:r>
        <w:rPr>
          <w:rFonts w:ascii="Century Schoolbook" w:hAnsi="Century Schoolbook" w:hint="eastAsia"/>
        </w:rPr>
        <w:t>。</w:t>
      </w:r>
    </w:p>
    <w:p w:rsidR="005B5244" w:rsidRDefault="00BC4443" w:rsidP="00BC4443">
      <w:pPr>
        <w:ind w:firstLine="420"/>
        <w:rPr>
          <w:rFonts w:ascii="Century Schoolbook" w:hAnsi="Century Schoolbook"/>
        </w:rPr>
      </w:pPr>
      <w:r>
        <w:rPr>
          <w:rFonts w:ascii="Century Schoolbook" w:hAnsi="Century Schoolbook"/>
        </w:rPr>
        <w:t>简单来说</w:t>
      </w:r>
      <w:r>
        <w:rPr>
          <w:rFonts w:ascii="Century Schoolbook" w:hAnsi="Century Schoolbook" w:hint="eastAsia"/>
        </w:rPr>
        <w:t>：</w:t>
      </w:r>
      <w:r>
        <w:rPr>
          <w:rFonts w:ascii="Century Schoolbook" w:hAnsi="Century Schoolbook"/>
        </w:rPr>
        <w:t>线程任务进入以后</w:t>
      </w:r>
      <w:r>
        <w:rPr>
          <w:rFonts w:ascii="Century Schoolbook" w:hAnsi="Century Schoolbook" w:hint="eastAsia"/>
        </w:rPr>
        <w:t>，</w:t>
      </w:r>
      <w:r w:rsidRPr="00BC4443">
        <w:rPr>
          <w:rFonts w:ascii="Century Schoolbook" w:hAnsi="Century Schoolbook" w:hint="eastAsia"/>
          <w:b/>
          <w:color w:val="FF0000"/>
        </w:rPr>
        <w:t>1</w:t>
      </w:r>
      <w:r>
        <w:rPr>
          <w:rFonts w:ascii="Century Schoolbook" w:hAnsi="Century Schoolbook"/>
        </w:rPr>
        <w:t>先使用核心线程来处理</w:t>
      </w:r>
      <w:r>
        <w:rPr>
          <w:rFonts w:ascii="Century Schoolbook" w:hAnsi="Century Schoolbook" w:hint="eastAsia"/>
        </w:rPr>
        <w:t>；</w:t>
      </w:r>
      <w:r w:rsidRPr="00BC4443">
        <w:rPr>
          <w:rFonts w:ascii="Century Schoolbook" w:hAnsi="Century Schoolbook" w:hint="eastAsia"/>
          <w:b/>
          <w:color w:val="FF0000"/>
        </w:rPr>
        <w:t>2</w:t>
      </w:r>
      <w:r>
        <w:rPr>
          <w:rFonts w:ascii="Century Schoolbook" w:hAnsi="Century Schoolbook" w:hint="eastAsia"/>
        </w:rPr>
        <w:t>核心线程数量达到阈值后，多余的线程任务进入到</w:t>
      </w:r>
      <w:r>
        <w:rPr>
          <w:rFonts w:ascii="Century Schoolbook" w:hAnsi="Century Schoolbook" w:hint="eastAsia"/>
        </w:rPr>
        <w:t>BlockingQueue</w:t>
      </w:r>
      <w:r>
        <w:rPr>
          <w:rFonts w:ascii="Century Schoolbook" w:hAnsi="Century Schoolbook" w:hint="eastAsia"/>
        </w:rPr>
        <w:t>阻塞队列中等等；</w:t>
      </w:r>
      <w:r w:rsidRPr="00BC4443">
        <w:rPr>
          <w:rFonts w:ascii="Century Schoolbook" w:hAnsi="Century Schoolbook" w:hint="eastAsia"/>
          <w:b/>
          <w:color w:val="FF0000"/>
        </w:rPr>
        <w:t>3</w:t>
      </w:r>
      <w:r>
        <w:rPr>
          <w:rFonts w:ascii="Century Schoolbook" w:hAnsi="Century Schoolbook" w:hint="eastAsia"/>
        </w:rPr>
        <w:t>阻塞队列也满了，此时最大线程数开始创建线程，运行任务；</w:t>
      </w:r>
      <w:r w:rsidRPr="00BC4443">
        <w:rPr>
          <w:rFonts w:ascii="Century Schoolbook" w:hAnsi="Century Schoolbook" w:hint="eastAsia"/>
          <w:b/>
          <w:color w:val="FF0000"/>
        </w:rPr>
        <w:t>4</w:t>
      </w:r>
      <w:r>
        <w:rPr>
          <w:rFonts w:ascii="Century Schoolbook" w:hAnsi="Century Schoolbook" w:hint="eastAsia"/>
        </w:rPr>
        <w:t>最大线程数也达到阈值，线程池开始启动饱和拒绝策略。</w:t>
      </w:r>
    </w:p>
    <w:p w:rsidR="005B5244" w:rsidRDefault="005B5244" w:rsidP="005B5244">
      <w:pPr>
        <w:rPr>
          <w:rFonts w:ascii="Century Schoolbook" w:hAnsi="Century Schoolbook"/>
        </w:rPr>
      </w:pPr>
    </w:p>
    <w:p w:rsidR="005B5244" w:rsidRDefault="00AE5CEB" w:rsidP="00AE5CEB">
      <w:pPr>
        <w:pStyle w:val="Tip3"/>
      </w:pPr>
      <w:r>
        <w:t>JDK1.8</w:t>
      </w:r>
      <w:r>
        <w:t>提供的默认线程池</w:t>
      </w:r>
      <w:r>
        <w:rPr>
          <w:rFonts w:hint="eastAsia"/>
        </w:rPr>
        <w:t xml:space="preserve"> </w:t>
      </w:r>
    </w:p>
    <w:p w:rsidR="005B5244" w:rsidRDefault="00EA59C8" w:rsidP="005B5244">
      <w:pPr>
        <w:rPr>
          <w:rFonts w:ascii="Century Schoolbook" w:hAnsi="Century Schoolbook"/>
        </w:rPr>
      </w:pPr>
      <w:r>
        <w:rPr>
          <w:rFonts w:ascii="Century Schoolbook" w:hAnsi="Century Schoolbook"/>
        </w:rPr>
        <w:tab/>
        <w:t>JDK1.8</w:t>
      </w:r>
      <w:r>
        <w:rPr>
          <w:rFonts w:ascii="Century Schoolbook" w:hAnsi="Century Schoolbook"/>
        </w:rPr>
        <w:t>原生提供的线程池是由</w:t>
      </w:r>
      <w:r w:rsidRPr="00781426">
        <w:rPr>
          <w:rFonts w:ascii="Century Schoolbook" w:hAnsi="Century Schoolbook"/>
        </w:rPr>
        <w:t>Executors</w:t>
      </w:r>
      <w:r>
        <w:rPr>
          <w:rFonts w:ascii="Century Schoolbook" w:hAnsi="Century Schoolbook"/>
        </w:rPr>
        <w:t>工具类封装好的</w:t>
      </w:r>
      <w:r>
        <w:rPr>
          <w:rFonts w:ascii="Century Schoolbook" w:hAnsi="Century Schoolbook" w:hint="eastAsia"/>
        </w:rPr>
        <w:t>，</w:t>
      </w:r>
      <w:r>
        <w:rPr>
          <w:rFonts w:ascii="Century Schoolbook" w:hAnsi="Century Schoolbook"/>
        </w:rPr>
        <w:t>但在实际开发中通常都不会直接使用</w:t>
      </w:r>
      <w:r w:rsidR="00330947">
        <w:rPr>
          <w:rFonts w:ascii="Century Schoolbook" w:hAnsi="Century Schoolbook" w:hint="eastAsia"/>
        </w:rPr>
        <w:t>，</w:t>
      </w:r>
      <w:r w:rsidR="00EF38EE">
        <w:rPr>
          <w:rFonts w:ascii="Century Schoolbook" w:hAnsi="Century Schoolbook" w:hint="eastAsia"/>
        </w:rPr>
        <w:t>因为“</w:t>
      </w:r>
      <w:r w:rsidR="00EF38EE" w:rsidRPr="000B5912">
        <w:rPr>
          <w:rFonts w:ascii="Century Schoolbook" w:hAnsi="Century Schoolbook" w:hint="eastAsia"/>
          <w:color w:val="FF0000"/>
        </w:rPr>
        <w:t>线程数量的合理配置</w:t>
      </w:r>
      <w:r w:rsidR="00EF38EE">
        <w:rPr>
          <w:rFonts w:ascii="Century Schoolbook" w:hAnsi="Century Schoolbook" w:hint="eastAsia"/>
        </w:rPr>
        <w:t>”需要人为去判断</w:t>
      </w:r>
      <w:r w:rsidR="000B5912">
        <w:rPr>
          <w:rFonts w:ascii="Century Schoolbook" w:hAnsi="Century Schoolbook" w:hint="eastAsia"/>
        </w:rPr>
        <w:t>；</w:t>
      </w:r>
      <w:r w:rsidR="000B5912" w:rsidRPr="00781426">
        <w:rPr>
          <w:rFonts w:ascii="Century Schoolbook" w:hAnsi="Century Schoolbook"/>
        </w:rPr>
        <w:t>Executors</w:t>
      </w:r>
      <w:r w:rsidR="000B5912">
        <w:rPr>
          <w:rFonts w:ascii="Century Schoolbook" w:hAnsi="Century Schoolbook"/>
        </w:rPr>
        <w:t>提供的默认封装并不合理</w:t>
      </w:r>
      <w:r w:rsidR="00C87F20">
        <w:rPr>
          <w:rFonts w:ascii="Century Schoolbook" w:hAnsi="Century Schoolbook" w:hint="eastAsia"/>
        </w:rPr>
        <w:t>，</w:t>
      </w:r>
      <w:r w:rsidR="00523C12">
        <w:rPr>
          <w:rFonts w:ascii="Century Schoolbook" w:hAnsi="Century Schoolbook" w:hint="eastAsia"/>
        </w:rPr>
        <w:t>但他们底层都调用了</w:t>
      </w:r>
      <w:r w:rsidR="00523C12" w:rsidRPr="00523C12">
        <w:rPr>
          <w:rFonts w:ascii="Century Schoolbook" w:hAnsi="Century Schoolbook"/>
        </w:rPr>
        <w:t>ThreadPoolExecutor</w:t>
      </w:r>
      <w:r w:rsidR="00523C12">
        <w:rPr>
          <w:rFonts w:ascii="Century Schoolbook" w:hAnsi="Century Schoolbook"/>
        </w:rPr>
        <w:t>.java</w:t>
      </w:r>
      <w:r w:rsidR="00523C12">
        <w:rPr>
          <w:rFonts w:ascii="Century Schoolbook" w:hAnsi="Century Schoolbook" w:hint="eastAsia"/>
        </w:rPr>
        <w:t>，</w:t>
      </w:r>
      <w:r w:rsidR="00523C12">
        <w:rPr>
          <w:rFonts w:ascii="Century Schoolbook" w:hAnsi="Century Schoolbook"/>
        </w:rPr>
        <w:t>通常在实际开发中</w:t>
      </w:r>
      <w:r w:rsidR="00523C12">
        <w:rPr>
          <w:rFonts w:ascii="Century Schoolbook" w:hAnsi="Century Schoolbook" w:hint="eastAsia"/>
        </w:rPr>
        <w:t>，</w:t>
      </w:r>
      <w:r w:rsidR="00523C12">
        <w:rPr>
          <w:rFonts w:ascii="Century Schoolbook" w:hAnsi="Century Schoolbook"/>
        </w:rPr>
        <w:t>我们会再次封装</w:t>
      </w:r>
      <w:r w:rsidR="00523C12" w:rsidRPr="00523C12">
        <w:rPr>
          <w:rFonts w:ascii="Century Schoolbook" w:hAnsi="Century Schoolbook"/>
        </w:rPr>
        <w:t>ThreadPoolExecutor</w:t>
      </w:r>
      <w:r w:rsidR="00523C12">
        <w:rPr>
          <w:rFonts w:ascii="Century Schoolbook" w:hAnsi="Century Schoolbook"/>
        </w:rPr>
        <w:t>.java</w:t>
      </w:r>
      <w:r w:rsidR="00B64F0E">
        <w:rPr>
          <w:rFonts w:ascii="Century Schoolbook" w:hAnsi="Century Schoolbook" w:hint="eastAsia"/>
        </w:rPr>
        <w:t>形成适合自己业务的线程池工具类，而且通常会以如下</w:t>
      </w:r>
      <w:r w:rsidR="00B64F0E">
        <w:rPr>
          <w:rFonts w:ascii="Century Schoolbook" w:hAnsi="Century Schoolbook" w:hint="eastAsia"/>
        </w:rPr>
        <w:t>5</w:t>
      </w:r>
      <w:r w:rsidR="00B64F0E">
        <w:rPr>
          <w:rFonts w:ascii="Century Schoolbook" w:hAnsi="Century Schoolbook" w:hint="eastAsia"/>
        </w:rPr>
        <w:t>中线程池的实现思想作为参考和依据。</w:t>
      </w:r>
    </w:p>
    <w:p w:rsidR="00491ABD" w:rsidRDefault="00C87F20" w:rsidP="00DB356C">
      <w:pPr>
        <w:pStyle w:val="Tip4"/>
      </w:pPr>
      <w:r w:rsidRPr="00491ABD">
        <w:t>Executors.newCachedThreadPool();</w:t>
      </w:r>
      <w:r w:rsidR="0000111E">
        <w:t xml:space="preserve"> </w:t>
      </w:r>
    </w:p>
    <w:p w:rsidR="00DA27D8" w:rsidRDefault="00544F0C"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适用于执行很多短期异步小程序或者负载较轻的服务器，</w:t>
      </w:r>
      <w:r w:rsidR="00912941">
        <w:rPr>
          <w:rFonts w:ascii="Century Schoolbook" w:hAnsi="Century Schoolbook" w:cs="Century Schoolbook" w:hint="eastAsia"/>
          <w:kern w:val="0"/>
          <w:sz w:val="24"/>
          <w:szCs w:val="24"/>
        </w:rPr>
        <w:t>其源码如下：</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DA27D8">
        <w:rPr>
          <w:rFonts w:ascii="Century Schoolbook" w:hAnsi="Century Schoolbook" w:cs="Century Schoolbook"/>
          <w:bCs/>
          <w:color w:val="7F0055"/>
          <w:kern w:val="0"/>
          <w:sz w:val="24"/>
          <w:szCs w:val="24"/>
        </w:rPr>
        <w:t>public</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static</w:t>
      </w:r>
      <w:r w:rsidRPr="00DA27D8">
        <w:rPr>
          <w:rFonts w:ascii="Century Schoolbook" w:hAnsi="Century Schoolbook" w:cs="Century Schoolbook"/>
          <w:color w:val="000000"/>
          <w:kern w:val="0"/>
          <w:sz w:val="24"/>
          <w:szCs w:val="24"/>
        </w:rPr>
        <w:t xml:space="preserve"> ExecutorService newCachedThreadPool() {</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return</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ThreadPoolExecutor(</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0,   </w:t>
      </w:r>
      <w:r w:rsidRPr="00DA27D8">
        <w:rPr>
          <w:rFonts w:ascii="Century Schoolbook" w:hAnsi="Century Schoolbook" w:cs="Century Schoolbook"/>
          <w:color w:val="3F7F5F"/>
          <w:kern w:val="0"/>
          <w:sz w:val="24"/>
          <w:szCs w:val="24"/>
        </w:rPr>
        <w:t xml:space="preserve">// int corePoolSize, </w:t>
      </w:r>
      <w:r w:rsidRPr="00DA27D8">
        <w:rPr>
          <w:rFonts w:ascii="Century Schoolbook" w:hAnsi="Century Schoolbook" w:cs="Century Schoolbook"/>
          <w:color w:val="3F7F5F"/>
          <w:kern w:val="0"/>
          <w:sz w:val="24"/>
          <w:szCs w:val="24"/>
        </w:rPr>
        <w:t>线程池核心线程数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Integer.</w:t>
      </w:r>
      <w:r w:rsidRPr="00DA27D8">
        <w:rPr>
          <w:rFonts w:ascii="Century Schoolbook" w:hAnsi="Century Schoolbook" w:cs="Century Schoolbook"/>
          <w:bCs/>
          <w:iCs/>
          <w:color w:val="0000C0"/>
          <w:kern w:val="0"/>
          <w:sz w:val="24"/>
          <w:szCs w:val="24"/>
        </w:rPr>
        <w:t>MAX_VALUE</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int maximumPoolSize,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线程池最大数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60L,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keepAliveTime,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空闲线程存活时间</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TimeUnit.</w:t>
      </w:r>
      <w:r w:rsidRPr="00DA27D8">
        <w:rPr>
          <w:rFonts w:ascii="Century Schoolbook" w:hAnsi="Century Schoolbook" w:cs="Century Schoolbook"/>
          <w:bCs/>
          <w:iCs/>
          <w:color w:val="0000C0"/>
          <w:kern w:val="0"/>
          <w:sz w:val="24"/>
          <w:szCs w:val="24"/>
        </w:rPr>
        <w:t>SECONDS</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TimeUnit unit,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时间单位</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SynchronousQueue&lt;Runnable&gt;());</w:t>
      </w:r>
      <w:r w:rsidR="00EB4882">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3F7F5F"/>
          <w:kern w:val="0"/>
          <w:sz w:val="24"/>
          <w:szCs w:val="24"/>
        </w:rPr>
        <w: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线程池所使用的缓冲队列</w:t>
      </w:r>
      <w:r w:rsidR="00E04CDA" w:rsidRPr="00E04CDA">
        <w:rPr>
          <w:rFonts w:ascii="Century Schoolbook" w:hAnsi="Century Schoolbook" w:cs="Century Schoolbook"/>
          <w:b/>
          <w:color w:val="FF0000"/>
          <w:kern w:val="0"/>
          <w:sz w:val="24"/>
          <w:szCs w:val="24"/>
        </w:rPr>
        <w:t>没有容量</w:t>
      </w:r>
      <w:r w:rsidR="00E04CDA">
        <w:rPr>
          <w:rFonts w:ascii="Century Schoolbook" w:hAnsi="Century Schoolbook" w:cs="Century Schoolbook" w:hint="eastAsia"/>
          <w:color w:val="3F7F5F"/>
          <w:kern w:val="0"/>
          <w:sz w:val="24"/>
          <w:szCs w:val="24"/>
        </w:rPr>
        <w:t>！</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p>
    <w:p w:rsidR="007A56AF" w:rsidRPr="00DB356C" w:rsidRDefault="00CB4121" w:rsidP="007A56AF">
      <w:pPr>
        <w:rPr>
          <w:rFonts w:ascii="Century Schoolbook" w:hAnsi="Century Schoolbook"/>
        </w:rPr>
      </w:pPr>
      <w:r w:rsidRPr="00CB4121">
        <w:rPr>
          <w:rFonts w:ascii="Century Schoolbook" w:hAnsi="Century Schoolbook" w:hint="eastAsia"/>
        </w:rPr>
        <w:t>它使用的是</w:t>
      </w:r>
      <w:r w:rsidRPr="00CB4121">
        <w:rPr>
          <w:rFonts w:ascii="Century Schoolbook" w:hAnsi="Century Schoolbook" w:hint="eastAsia"/>
        </w:rPr>
        <w:t>SynchronousQ</w:t>
      </w:r>
      <w:r w:rsidR="005108C7">
        <w:rPr>
          <w:rFonts w:ascii="Century Schoolbook" w:hAnsi="Century Schoolbook"/>
        </w:rPr>
        <w:t>u</w:t>
      </w:r>
      <w:r w:rsidRPr="00CB4121">
        <w:rPr>
          <w:rFonts w:ascii="Century Schoolbook" w:hAnsi="Century Schoolbook" w:hint="eastAsia"/>
        </w:rPr>
        <w:t>eue</w:t>
      </w:r>
      <w:r>
        <w:rPr>
          <w:rFonts w:ascii="Century Schoolbook" w:hAnsi="Century Schoolbook" w:hint="eastAsia"/>
        </w:rPr>
        <w:t>，</w:t>
      </w:r>
      <w:r w:rsidR="005108C7" w:rsidRPr="00724645">
        <w:rPr>
          <w:rFonts w:ascii="Century Schoolbook" w:hAnsi="Century Schoolbook" w:hint="eastAsia"/>
        </w:rPr>
        <w:t>SynchronousQueue</w:t>
      </w:r>
      <w:r w:rsidR="005108C7" w:rsidRPr="00724645">
        <w:rPr>
          <w:rFonts w:ascii="Century Schoolbook" w:hAnsi="Century Schoolbook" w:hint="eastAsia"/>
        </w:rPr>
        <w:t>没有容量，与其他的</w:t>
      </w:r>
      <w:r w:rsidR="005108C7" w:rsidRPr="00724645">
        <w:rPr>
          <w:rFonts w:ascii="Century Schoolbook" w:hAnsi="Century Schoolbook" w:hint="eastAsia"/>
        </w:rPr>
        <w:t>BlockingQueue</w:t>
      </w:r>
      <w:r w:rsidR="005108C7" w:rsidRPr="00724645">
        <w:rPr>
          <w:rFonts w:ascii="Century Schoolbook" w:hAnsi="Century Schoolbook" w:hint="eastAsia"/>
        </w:rPr>
        <w:t>不同，他不存储元素。</w:t>
      </w:r>
      <w:r w:rsidRPr="00CB4121">
        <w:rPr>
          <w:rFonts w:ascii="Century Schoolbook" w:hAnsi="Century Schoolbook" w:hint="eastAsia"/>
        </w:rPr>
        <w:t>也就是说来了任务就创建线程运行</w:t>
      </w:r>
      <w:r w:rsidR="0042404E">
        <w:rPr>
          <w:rFonts w:ascii="Century Schoolbook" w:hAnsi="Century Schoolbook" w:hint="eastAsia"/>
        </w:rPr>
        <w:t>，线程不会进入队列</w:t>
      </w:r>
      <w:r>
        <w:rPr>
          <w:rFonts w:ascii="Century Schoolbook" w:hAnsi="Century Schoolbook" w:hint="eastAsia"/>
        </w:rPr>
        <w:t>，</w:t>
      </w:r>
      <w:r w:rsidRPr="00CB4121">
        <w:rPr>
          <w:rFonts w:ascii="Century Schoolbook" w:hAnsi="Century Schoolbook" w:hint="eastAsia"/>
        </w:rPr>
        <w:t>如果线程空闲超过</w:t>
      </w:r>
      <w:r w:rsidRPr="00CB4121">
        <w:rPr>
          <w:rFonts w:ascii="Century Schoolbook" w:hAnsi="Century Schoolbook" w:hint="eastAsia"/>
        </w:rPr>
        <w:t>60</w:t>
      </w:r>
      <w:r w:rsidRPr="00CB4121">
        <w:rPr>
          <w:rFonts w:ascii="Century Schoolbook" w:hAnsi="Century Schoolbook" w:hint="eastAsia"/>
        </w:rPr>
        <w:t>秒</w:t>
      </w:r>
      <w:r>
        <w:rPr>
          <w:rFonts w:ascii="Century Schoolbook" w:hAnsi="Century Schoolbook" w:hint="eastAsia"/>
        </w:rPr>
        <w:t>，</w:t>
      </w:r>
      <w:r w:rsidRPr="00CB4121">
        <w:rPr>
          <w:rFonts w:ascii="Century Schoolbook" w:hAnsi="Century Schoolbook" w:hint="eastAsia"/>
        </w:rPr>
        <w:t>就销毁线程</w:t>
      </w:r>
      <w:r>
        <w:rPr>
          <w:rFonts w:ascii="Century Schoolbook" w:hAnsi="Century Schoolbook" w:hint="eastAsia"/>
        </w:rPr>
        <w:t>。</w:t>
      </w:r>
      <w:r w:rsidR="00073853">
        <w:rPr>
          <w:rFonts w:ascii="Century Schoolbook" w:hAnsi="Century Schoolbook" w:hint="eastAsia"/>
        </w:rPr>
        <w:t>但他的最大线程数是</w:t>
      </w:r>
      <w:r w:rsidR="00073853">
        <w:rPr>
          <w:rFonts w:ascii="Century Schoolbook" w:hAnsi="Century Schoolbook" w:hint="eastAsia"/>
        </w:rPr>
        <w:t>2</w:t>
      </w:r>
      <w:r w:rsidR="00073853">
        <w:rPr>
          <w:rFonts w:ascii="Century Schoolbook" w:hAnsi="Century Schoolbook"/>
        </w:rPr>
        <w:t>1</w:t>
      </w:r>
      <w:r w:rsidR="00073853">
        <w:rPr>
          <w:rFonts w:ascii="Century Schoolbook" w:hAnsi="Century Schoolbook"/>
        </w:rPr>
        <w:t>亿</w:t>
      </w:r>
      <w:r w:rsidR="00073853">
        <w:rPr>
          <w:rFonts w:ascii="Century Schoolbook" w:hAnsi="Century Schoolbook" w:hint="eastAsia"/>
        </w:rPr>
        <w:t>，</w:t>
      </w:r>
      <w:r w:rsidR="00073853">
        <w:rPr>
          <w:rFonts w:ascii="Century Schoolbook" w:hAnsi="Century Schoolbook"/>
        </w:rPr>
        <w:t>这个设置极不合理</w:t>
      </w:r>
      <w:r w:rsidR="00073853">
        <w:rPr>
          <w:rFonts w:ascii="Century Schoolbook" w:hAnsi="Century Schoolbook" w:hint="eastAsia"/>
        </w:rPr>
        <w:t>，</w:t>
      </w:r>
      <w:r w:rsidR="00073853">
        <w:rPr>
          <w:rFonts w:ascii="Century Schoolbook" w:hAnsi="Century Schoolbook"/>
        </w:rPr>
        <w:t>当大量的线程进入后</w:t>
      </w:r>
      <w:r w:rsidR="00073853">
        <w:rPr>
          <w:rFonts w:ascii="Century Schoolbook" w:hAnsi="Century Schoolbook" w:hint="eastAsia"/>
        </w:rPr>
        <w:t>，</w:t>
      </w:r>
      <w:r w:rsidR="00073853">
        <w:rPr>
          <w:rFonts w:ascii="Century Schoolbook" w:hAnsi="Century Schoolbook"/>
        </w:rPr>
        <w:t>极易造成</w:t>
      </w:r>
      <w:r w:rsidR="00073853">
        <w:rPr>
          <w:rFonts w:ascii="Century Schoolbook" w:hAnsi="Century Schoolbook"/>
        </w:rPr>
        <w:t>OOM</w:t>
      </w:r>
      <w:r w:rsidR="00073853">
        <w:rPr>
          <w:rFonts w:ascii="Century Schoolbook" w:hAnsi="Century Schoolbook" w:hint="eastAsia"/>
        </w:rPr>
        <w:t>。</w:t>
      </w:r>
    </w:p>
    <w:p w:rsidR="007A56AF" w:rsidRDefault="007A56AF" w:rsidP="007A56AF">
      <w:pPr>
        <w:pStyle w:val="Tip4"/>
      </w:pPr>
      <w:r w:rsidRPr="00491ABD">
        <w:t>Executors.newSingleThreadExecutor();</w:t>
      </w:r>
    </w:p>
    <w:p w:rsidR="007A56AF" w:rsidRDefault="007A56AF" w:rsidP="007A56AF">
      <w:pPr>
        <w:rPr>
          <w:rFonts w:ascii="Century Schoolbook" w:hAnsi="Century Schoolbook"/>
        </w:rPr>
      </w:pPr>
      <w:r w:rsidRPr="003060F6">
        <w:rPr>
          <w:rFonts w:ascii="Century Schoolbook" w:hAnsi="Century Schoolbook" w:hint="eastAsia"/>
        </w:rPr>
        <w:t>创建一个单线程化的线程池</w:t>
      </w:r>
      <w:r>
        <w:rPr>
          <w:rFonts w:ascii="Century Schoolbook" w:hAnsi="Century Schoolbook" w:hint="eastAsia"/>
        </w:rPr>
        <w:t>，</w:t>
      </w:r>
      <w:r w:rsidRPr="003060F6">
        <w:rPr>
          <w:rFonts w:ascii="Century Schoolbook" w:hAnsi="Century Schoolbook" w:hint="eastAsia"/>
        </w:rPr>
        <w:t>它只会用唯一的工作线程来执行任务</w:t>
      </w:r>
      <w:r>
        <w:rPr>
          <w:rFonts w:ascii="Century Schoolbook" w:hAnsi="Century Schoolbook" w:hint="eastAsia"/>
        </w:rPr>
        <w:t>，</w:t>
      </w:r>
      <w:r w:rsidRPr="003060F6">
        <w:rPr>
          <w:rFonts w:ascii="Century Schoolbook" w:hAnsi="Century Schoolbook" w:hint="eastAsia"/>
        </w:rPr>
        <w:t>保证所有任务都按照指定顺序执行</w:t>
      </w:r>
      <w:r>
        <w:rPr>
          <w:rFonts w:ascii="Century Schoolbook" w:hAnsi="Century Schoolbook" w:hint="eastAsia"/>
        </w:rPr>
        <w:t>。</w:t>
      </w:r>
    </w:p>
    <w:p w:rsidR="00143BEB" w:rsidRPr="00DB356C" w:rsidRDefault="00267137" w:rsidP="00143BEB">
      <w:pPr>
        <w:rPr>
          <w:rFonts w:ascii="Century Schoolbook" w:hAnsi="Century Schoolbook"/>
        </w:rPr>
      </w:pPr>
      <w:r>
        <w:rPr>
          <w:noProof/>
        </w:rPr>
        <w:drawing>
          <wp:inline distT="0" distB="0" distL="0" distR="0" wp14:anchorId="09A4F834" wp14:editId="5FA23F20">
            <wp:extent cx="5029200" cy="1190625"/>
            <wp:effectExtent l="0" t="0" r="0"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9200" cy="1190625"/>
                    </a:xfrm>
                    <a:prstGeom prst="rect">
                      <a:avLst/>
                    </a:prstGeom>
                  </pic:spPr>
                </pic:pic>
              </a:graphicData>
            </a:graphic>
          </wp:inline>
        </w:drawing>
      </w:r>
    </w:p>
    <w:p w:rsidR="00143BEB" w:rsidRDefault="00143BEB" w:rsidP="00143BEB">
      <w:pPr>
        <w:pStyle w:val="Tip4"/>
      </w:pPr>
      <w:r w:rsidRPr="00491ABD">
        <w:t>Executors.newFixedThreadPool(10);</w:t>
      </w:r>
    </w:p>
    <w:p w:rsidR="00143BEB" w:rsidRDefault="00143BEB" w:rsidP="00143BEB">
      <w:pPr>
        <w:rPr>
          <w:rFonts w:ascii="Century Schoolbook" w:hAnsi="Century Schoolbook"/>
        </w:rPr>
      </w:pPr>
      <w:r>
        <w:rPr>
          <w:rFonts w:ascii="Century Schoolbook" w:hAnsi="Century Schoolbook" w:cs="Century Schoolbook" w:hint="eastAsia"/>
          <w:kern w:val="0"/>
          <w:sz w:val="24"/>
          <w:szCs w:val="24"/>
        </w:rPr>
        <w:t>适合执行一个长期的多线程任务，其性能要好很多。</w:t>
      </w:r>
    </w:p>
    <w:p w:rsidR="00143BEB" w:rsidRDefault="009A60B7" w:rsidP="00143BEB">
      <w:pPr>
        <w:rPr>
          <w:rFonts w:ascii="Century Schoolbook" w:hAnsi="Century Schoolbook"/>
        </w:rPr>
      </w:pPr>
      <w:r>
        <w:rPr>
          <w:noProof/>
        </w:rPr>
        <w:drawing>
          <wp:inline distT="0" distB="0" distL="0" distR="0" wp14:anchorId="738F4E6D" wp14:editId="0A7FFE28">
            <wp:extent cx="5353050" cy="100965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53050" cy="1009650"/>
                    </a:xfrm>
                    <a:prstGeom prst="rect">
                      <a:avLst/>
                    </a:prstGeom>
                  </pic:spPr>
                </pic:pic>
              </a:graphicData>
            </a:graphic>
          </wp:inline>
        </w:drawing>
      </w:r>
    </w:p>
    <w:p w:rsidR="00DB356C" w:rsidRPr="00DB356C" w:rsidRDefault="00DB356C" w:rsidP="00DB356C">
      <w:pPr>
        <w:rPr>
          <w:rFonts w:ascii="Century Schoolbook" w:hAnsi="Century Schoolbook"/>
        </w:rPr>
      </w:pPr>
    </w:p>
    <w:p w:rsidR="005B5244" w:rsidRPr="00491ABD" w:rsidRDefault="00C87F20" w:rsidP="00DB356C">
      <w:pPr>
        <w:pStyle w:val="Tip4"/>
      </w:pPr>
      <w:r w:rsidRPr="00491ABD">
        <w:t>Executors.</w:t>
      </w:r>
      <w:r w:rsidR="00491ABD" w:rsidRPr="00491ABD">
        <w:t xml:space="preserve"> newScheduledThreadPool</w:t>
      </w:r>
      <w:r w:rsidRPr="00491ABD">
        <w:t>(</w:t>
      </w:r>
      <w:r w:rsidR="00491ABD" w:rsidRPr="00491ABD">
        <w:t>int corePoolSize</w:t>
      </w:r>
      <w:r w:rsidRPr="00491ABD">
        <w:t>);</w:t>
      </w:r>
    </w:p>
    <w:p w:rsidR="003578C3" w:rsidRPr="007A56AF" w:rsidRDefault="003578C3" w:rsidP="003578C3">
      <w:pPr>
        <w:ind w:firstLine="420"/>
        <w:rPr>
          <w:rFonts w:ascii="Century Schoolbook" w:hAnsi="Century Schoolbook"/>
        </w:rPr>
      </w:pPr>
      <w:r w:rsidRPr="003578C3">
        <w:rPr>
          <w:rFonts w:ascii="Century Schoolbook" w:hAnsi="Century Schoolbook" w:hint="eastAsia"/>
        </w:rPr>
        <w:t>有计划性的线程池，就是在给定的延迟之后运行，或周期性地执行。</w:t>
      </w:r>
      <w:r>
        <w:rPr>
          <w:rFonts w:ascii="Century Schoolbook" w:hAnsi="Century Schoolbook" w:hint="eastAsia"/>
        </w:rPr>
        <w:t>用的不多，介绍略过。</w:t>
      </w:r>
    </w:p>
    <w:p w:rsidR="003578C3" w:rsidRDefault="003578C3" w:rsidP="003578C3">
      <w:pPr>
        <w:pStyle w:val="Tip4"/>
      </w:pPr>
      <w:r w:rsidRPr="00491ABD">
        <w:t>Executors.newWorkStealingPool()</w:t>
      </w:r>
    </w:p>
    <w:p w:rsidR="003578C3" w:rsidRDefault="003578C3" w:rsidP="006D607C">
      <w:pPr>
        <w:ind w:firstLine="420"/>
        <w:rPr>
          <w:rFonts w:ascii="Century Schoolbook" w:hAnsi="Century Schoolbook"/>
        </w:rPr>
      </w:pPr>
      <w:r w:rsidRPr="003578C3">
        <w:rPr>
          <w:rFonts w:ascii="Century Schoolbook" w:hAnsi="Century Schoolbook" w:hint="eastAsia"/>
        </w:rPr>
        <w:t xml:space="preserve">JDK1.8 </w:t>
      </w:r>
      <w:r w:rsidRPr="003578C3">
        <w:rPr>
          <w:rFonts w:ascii="Century Schoolbook" w:hAnsi="Century Schoolbook" w:hint="eastAsia"/>
        </w:rPr>
        <w:t>版本加入的一种线程池，</w:t>
      </w:r>
      <w:r w:rsidRPr="003578C3">
        <w:rPr>
          <w:rFonts w:ascii="Century Schoolbook" w:hAnsi="Century Schoolbook" w:hint="eastAsia"/>
        </w:rPr>
        <w:t xml:space="preserve">stealing </w:t>
      </w:r>
      <w:r w:rsidRPr="003578C3">
        <w:rPr>
          <w:rFonts w:ascii="Century Schoolbook" w:hAnsi="Century Schoolbook" w:hint="eastAsia"/>
        </w:rPr>
        <w:t>翻译为抢断、窃取的意思，它实现的一个线程池和上面</w:t>
      </w:r>
      <w:r w:rsidRPr="003578C3">
        <w:rPr>
          <w:rFonts w:ascii="Century Schoolbook" w:hAnsi="Century Schoolbook" w:hint="eastAsia"/>
        </w:rPr>
        <w:t>4</w:t>
      </w:r>
      <w:r w:rsidRPr="003578C3">
        <w:rPr>
          <w:rFonts w:ascii="Century Schoolbook" w:hAnsi="Century Schoolbook" w:hint="eastAsia"/>
        </w:rPr>
        <w:t>种都不一样，用的是</w:t>
      </w:r>
      <w:r w:rsidRPr="003578C3">
        <w:rPr>
          <w:rFonts w:ascii="Century Schoolbook" w:hAnsi="Century Schoolbook" w:hint="eastAsia"/>
        </w:rPr>
        <w:t xml:space="preserve"> ForkJoinPool </w:t>
      </w:r>
      <w:r w:rsidRPr="003578C3">
        <w:rPr>
          <w:rFonts w:ascii="Century Schoolbook" w:hAnsi="Century Schoolbook" w:hint="eastAsia"/>
        </w:rPr>
        <w:t>类</w:t>
      </w:r>
      <w:r w:rsidR="006D607C">
        <w:rPr>
          <w:rFonts w:ascii="Century Schoolbook" w:hAnsi="Century Schoolbook" w:hint="eastAsia"/>
        </w:rPr>
        <w:t>。</w:t>
      </w:r>
      <w:r w:rsidR="000B20D8" w:rsidRPr="000B20D8">
        <w:rPr>
          <w:rFonts w:ascii="Century Schoolbook" w:hAnsi="Century Schoolbook" w:hint="eastAsia"/>
        </w:rPr>
        <w:t>它是一个并行的线程池，参数中传入的是一个线程并发的数量，这里和之前就有很明显的区别，前面</w:t>
      </w:r>
      <w:r w:rsidR="000B20D8" w:rsidRPr="000B20D8">
        <w:rPr>
          <w:rFonts w:ascii="Century Schoolbook" w:hAnsi="Century Schoolbook" w:hint="eastAsia"/>
        </w:rPr>
        <w:t>4</w:t>
      </w:r>
      <w:r w:rsidR="000B20D8" w:rsidRPr="000B20D8">
        <w:rPr>
          <w:rFonts w:ascii="Century Schoolbook" w:hAnsi="Century Schoolbook" w:hint="eastAsia"/>
        </w:rPr>
        <w:t>种线程池都有核心线程数、最大线程数等等，而</w:t>
      </w:r>
      <w:r w:rsidR="00473A77" w:rsidRPr="00473A77">
        <w:rPr>
          <w:rFonts w:ascii="Century Schoolbook" w:hAnsi="Century Schoolbook"/>
        </w:rPr>
        <w:t>newWorkStealingPool</w:t>
      </w:r>
      <w:r w:rsidR="00473A77">
        <w:rPr>
          <w:rFonts w:ascii="Century Schoolbook" w:hAnsi="Century Schoolbook" w:hint="eastAsia"/>
        </w:rPr>
        <w:t>使用了一个并发线程数解决问题。从介绍中来看，</w:t>
      </w:r>
      <w:r w:rsidR="00473A77" w:rsidRPr="008B660A">
        <w:rPr>
          <w:rFonts w:ascii="Century Schoolbook" w:hAnsi="Century Schoolbook" w:hint="eastAsia"/>
          <w:color w:val="FF0000"/>
        </w:rPr>
        <w:t>此</w:t>
      </w:r>
      <w:r w:rsidR="000B20D8" w:rsidRPr="008B660A">
        <w:rPr>
          <w:rFonts w:ascii="Century Schoolbook" w:hAnsi="Century Schoolbook" w:hint="eastAsia"/>
          <w:color w:val="FF0000"/>
        </w:rPr>
        <w:t>线程池不会保证任务的顺序执行</w:t>
      </w:r>
      <w:r w:rsidR="000B20D8" w:rsidRPr="000B20D8">
        <w:rPr>
          <w:rFonts w:ascii="Century Schoolbook" w:hAnsi="Century Schoolbook" w:hint="eastAsia"/>
        </w:rPr>
        <w:t>，</w:t>
      </w:r>
      <w:r w:rsidR="008B660A">
        <w:rPr>
          <w:rFonts w:ascii="Century Schoolbook" w:hAnsi="Century Schoolbook" w:hint="eastAsia"/>
        </w:rPr>
        <w:t>底层也没有再使用队列，</w:t>
      </w:r>
      <w:r w:rsidR="000B20D8" w:rsidRPr="000B20D8">
        <w:rPr>
          <w:rFonts w:ascii="Century Schoolbook" w:hAnsi="Century Schoolbook" w:hint="eastAsia"/>
        </w:rPr>
        <w:t>也就是</w:t>
      </w:r>
      <w:r w:rsidR="000B20D8" w:rsidRPr="000B20D8">
        <w:rPr>
          <w:rFonts w:ascii="Century Schoolbook" w:hAnsi="Century Schoolbook" w:hint="eastAsia"/>
        </w:rPr>
        <w:t xml:space="preserve"> WorkStealing </w:t>
      </w:r>
      <w:r w:rsidR="000B20D8" w:rsidRPr="000B20D8">
        <w:rPr>
          <w:rFonts w:ascii="Century Schoolbook" w:hAnsi="Century Schoolbook" w:hint="eastAsia"/>
        </w:rPr>
        <w:t>的意思，抢占式的工作。</w:t>
      </w:r>
    </w:p>
    <w:p w:rsidR="00EF27B6" w:rsidRPr="008B660A" w:rsidRDefault="00473A77" w:rsidP="008B660A">
      <w:pPr>
        <w:rPr>
          <w:rFonts w:ascii="Century Schoolbook" w:hAnsi="Century Schoolbook"/>
        </w:rPr>
      </w:pPr>
      <w:r>
        <w:rPr>
          <w:rFonts w:ascii="Century Schoolbook" w:hAnsi="Century Schoolbook"/>
        </w:rPr>
        <w:tab/>
      </w:r>
      <w:r w:rsidRPr="00473A77">
        <w:rPr>
          <w:rFonts w:ascii="Century Schoolbook" w:hAnsi="Century Schoolbook" w:hint="eastAsia"/>
        </w:rPr>
        <w:t>由于能够合理的使用</w:t>
      </w:r>
      <w:r w:rsidRPr="00473A77">
        <w:rPr>
          <w:rFonts w:ascii="Century Schoolbook" w:hAnsi="Century Schoolbook" w:hint="eastAsia"/>
        </w:rPr>
        <w:t>CPU</w:t>
      </w:r>
      <w:r>
        <w:rPr>
          <w:rFonts w:ascii="Century Schoolbook" w:hAnsi="Century Schoolbook" w:hint="eastAsia"/>
        </w:rPr>
        <w:t>进行对任务操作（并行操作），所以适用于</w:t>
      </w:r>
      <w:r w:rsidRPr="00473A77">
        <w:rPr>
          <w:rFonts w:ascii="Century Schoolbook" w:hAnsi="Century Schoolbook" w:hint="eastAsia"/>
        </w:rPr>
        <w:t>很耗时的任务中</w:t>
      </w:r>
      <w:r>
        <w:rPr>
          <w:rFonts w:ascii="Century Schoolbook" w:hAnsi="Century Schoolbook" w:hint="eastAsia"/>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public</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static</w:t>
      </w:r>
      <w:r w:rsidRPr="00EF27B6">
        <w:rPr>
          <w:rFonts w:ascii="Century Schoolbook" w:hAnsi="Century Schoolbook" w:cs="Century Schoolbook"/>
          <w:color w:val="000000"/>
          <w:kern w:val="0"/>
          <w:sz w:val="24"/>
          <w:szCs w:val="24"/>
        </w:rPr>
        <w:t xml:space="preserve"> ExecutorService newWorkStealingPool()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return</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new</w:t>
      </w:r>
      <w:r w:rsidRPr="00EF27B6">
        <w:rPr>
          <w:rFonts w:ascii="Century Schoolbook" w:hAnsi="Century Schoolbook" w:cs="Century Schoolbook"/>
          <w:color w:val="000000"/>
          <w:kern w:val="0"/>
          <w:sz w:val="24"/>
          <w:szCs w:val="24"/>
        </w:rPr>
        <w:t xml:space="preserve"> ForkJoinPool(</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Runtime.</w:t>
      </w:r>
      <w:r w:rsidRPr="00EF27B6">
        <w:rPr>
          <w:rFonts w:ascii="Century Schoolbook" w:hAnsi="Century Schoolbook" w:cs="Century Schoolbook"/>
          <w:iCs/>
          <w:color w:val="000000"/>
          <w:kern w:val="0"/>
          <w:sz w:val="24"/>
          <w:szCs w:val="24"/>
        </w:rPr>
        <w:t>getRuntime</w:t>
      </w:r>
      <w:r w:rsidRPr="00EF27B6">
        <w:rPr>
          <w:rFonts w:ascii="Century Schoolbook" w:hAnsi="Century Schoolbook" w:cs="Century Schoolbook"/>
          <w:color w:val="000000"/>
          <w:kern w:val="0"/>
          <w:sz w:val="24"/>
          <w:szCs w:val="24"/>
        </w:rPr>
        <w:t xml:space="preserve">().availableProcessors(),  </w:t>
      </w:r>
      <w:r>
        <w:rPr>
          <w:rFonts w:ascii="Century Schoolbook" w:hAnsi="Century Schoolbook" w:cs="Century Schoolbook"/>
          <w:color w:val="000000"/>
          <w:kern w:val="0"/>
          <w:sz w:val="24"/>
          <w:szCs w:val="24"/>
        </w:rPr>
        <w:tab/>
      </w:r>
      <w:r w:rsidRPr="00EF27B6">
        <w:rPr>
          <w:rFonts w:ascii="Century Schoolbook" w:hAnsi="Century Schoolbook" w:cs="Century Schoolbook"/>
          <w:color w:val="3F7F5F"/>
          <w:kern w:val="0"/>
          <w:sz w:val="24"/>
          <w:szCs w:val="24"/>
        </w:rPr>
        <w:t xml:space="preserve">// </w:t>
      </w:r>
      <w:r w:rsidRPr="00EF27B6">
        <w:rPr>
          <w:rFonts w:ascii="Century Schoolbook" w:hAnsi="Century Schoolbook" w:cs="Century Schoolbook"/>
          <w:color w:val="3F7F5F"/>
          <w:kern w:val="0"/>
          <w:sz w:val="24"/>
          <w:szCs w:val="24"/>
        </w:rPr>
        <w:t>获取当前服务器核心数量</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ForkJoinPool.</w:t>
      </w:r>
      <w:r w:rsidRPr="00EF27B6">
        <w:rPr>
          <w:rFonts w:ascii="Century Schoolbook" w:hAnsi="Century Schoolbook" w:cs="Century Schoolbook"/>
          <w:bCs/>
          <w:iCs/>
          <w:color w:val="0000C0"/>
          <w:kern w:val="0"/>
          <w:sz w:val="24"/>
          <w:szCs w:val="24"/>
        </w:rPr>
        <w:t>defaultForkJoinWorkerThreadFactory</w:t>
      </w:r>
      <w:r w:rsidRPr="00EF27B6">
        <w:rPr>
          <w:rFonts w:ascii="Century Schoolbook" w:hAnsi="Century Schoolbook" w:cs="Century Schoolbook"/>
          <w:color w:val="000000"/>
          <w:kern w:val="0"/>
          <w:sz w:val="24"/>
          <w:szCs w:val="24"/>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null</w:t>
      </w:r>
      <w:r w:rsidRPr="00EF27B6">
        <w:rPr>
          <w:rFonts w:ascii="Century Schoolbook" w:hAnsi="Century Schoolbook" w:cs="Century Schoolbook"/>
          <w:color w:val="000000"/>
          <w:kern w:val="0"/>
          <w:sz w:val="24"/>
          <w:szCs w:val="24"/>
        </w:rPr>
        <w:t xml:space="preserve">,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true</w:t>
      </w:r>
      <w:r w:rsidRPr="00EF27B6">
        <w:rPr>
          <w:rFonts w:ascii="Century Schoolbook" w:hAnsi="Century Schoolbook" w:cs="Century Schoolbook"/>
          <w:color w:val="000000"/>
          <w:kern w:val="0"/>
          <w:sz w:val="24"/>
          <w:szCs w:val="24"/>
        </w:rPr>
        <w:t>);</w:t>
      </w:r>
    </w:p>
    <w:p w:rsidR="005B5244"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p>
    <w:p w:rsidR="005B5244" w:rsidRDefault="005B5244" w:rsidP="005B5244">
      <w:pPr>
        <w:rPr>
          <w:rFonts w:ascii="Century Schoolbook" w:hAnsi="Century Schoolbook"/>
        </w:rPr>
      </w:pPr>
    </w:p>
    <w:p w:rsidR="005B5244" w:rsidRPr="006D607C" w:rsidRDefault="007942F0" w:rsidP="00E06B6B">
      <w:pPr>
        <w:pStyle w:val="Tip3"/>
      </w:pPr>
      <w:r>
        <w:rPr>
          <w:rFonts w:hint="eastAsia"/>
        </w:rPr>
        <w:t>线程池结合</w:t>
      </w:r>
      <w:r>
        <w:t>Callable</w:t>
      </w:r>
      <w:r>
        <w:rPr>
          <w:rFonts w:hint="eastAsia"/>
        </w:rPr>
        <w:t>接口使用示例</w:t>
      </w:r>
      <w:r w:rsidR="007F0E3F">
        <w:t xml:space="preserve"> </w:t>
      </w:r>
    </w:p>
    <w:p w:rsidR="00A8484E" w:rsidRDefault="00E06B6B" w:rsidP="00E06B6B">
      <w:pPr>
        <w:pStyle w:val="Tip4"/>
      </w:pPr>
      <w:r>
        <w:rPr>
          <w:rFonts w:ascii="宋体" w:eastAsia="宋体" w:hAnsi="宋体" w:cs="宋体" w:hint="eastAsia"/>
        </w:rPr>
        <w:t>多线程任务执行入口类</w:t>
      </w:r>
      <w:r>
        <w:rPr>
          <w:rFonts w:hint="eastAsia"/>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java.util.concurrent.CountDownLatch;</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java.util.concurrent.ExecutionException;</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java.util.concurrent.ExecutorService;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java.util.concurrent.Future;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com.alibaba.fastjson.JSONObject;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com.matrix.annotation.Inject;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com.matrix.base.BaseClass;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com.matrix.dao.ITcLandedPropertyMapper;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com.matrix.dao.IUserDemoMapper;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通常一个</w:t>
      </w:r>
      <w:r w:rsidRPr="00A8484E">
        <w:rPr>
          <w:rFonts w:ascii="Century Schoolbook" w:hAnsi="Century Schoolbook" w:cs="Century Schoolbook"/>
          <w:color w:val="3F7F5F"/>
          <w:kern w:val="0"/>
          <w:sz w:val="24"/>
          <w:szCs w:val="24"/>
        </w:rPr>
        <w:t>APP</w:t>
      </w:r>
      <w:r w:rsidRPr="00A8484E">
        <w:rPr>
          <w:rFonts w:ascii="Century Schoolbook" w:hAnsi="Century Schoolbook" w:cs="Century Schoolbook"/>
          <w:color w:val="3F7F5F"/>
          <w:kern w:val="0"/>
          <w:sz w:val="24"/>
          <w:szCs w:val="24"/>
        </w:rPr>
        <w:t>的首页会调用很多不相干的信息</w:t>
      </w:r>
    </w:p>
    <w:p w:rsidR="00A8484E" w:rsidRPr="00E06B6B"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bCs/>
          <w:color w:val="7F0055"/>
          <w:kern w:val="0"/>
          <w:sz w:val="24"/>
          <w:szCs w:val="24"/>
        </w:rPr>
        <w:t>class</w:t>
      </w:r>
      <w:r w:rsidRPr="00A8484E">
        <w:rPr>
          <w:rFonts w:ascii="Century Schoolbook" w:hAnsi="Century Schoolbook" w:cs="Century Schoolbook"/>
          <w:color w:val="000000"/>
          <w:kern w:val="0"/>
          <w:sz w:val="24"/>
          <w:szCs w:val="24"/>
        </w:rPr>
        <w:t xml:space="preserve"> AppHomePageService </w:t>
      </w:r>
      <w:r w:rsidRPr="00A8484E">
        <w:rPr>
          <w:rFonts w:ascii="Century Schoolbook" w:hAnsi="Century Schoolbook" w:cs="Century Schoolbook"/>
          <w:bCs/>
          <w:color w:val="7F0055"/>
          <w:kern w:val="0"/>
          <w:sz w:val="24"/>
          <w:szCs w:val="24"/>
        </w:rPr>
        <w:t>extends</w:t>
      </w:r>
      <w:r w:rsidRPr="00A8484E">
        <w:rPr>
          <w:rFonts w:ascii="Century Schoolbook" w:hAnsi="Century Schoolbook" w:cs="Century Schoolbook"/>
          <w:color w:val="000000"/>
          <w:kern w:val="0"/>
          <w:sz w:val="24"/>
          <w:szCs w:val="24"/>
        </w:rPr>
        <w:t xml:space="preserve"> 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ITcLandedPropertyMapper </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IUserDemoMapper </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JSONObject homePageInfo(JSONObject </w:t>
      </w:r>
      <w:r w:rsidRPr="00A8484E">
        <w:rPr>
          <w:rFonts w:ascii="Century Schoolbook" w:hAnsi="Century Schoolbook" w:cs="Century Schoolbook"/>
          <w:color w:val="6A3E3E"/>
          <w:kern w:val="0"/>
          <w:sz w:val="24"/>
          <w:szCs w:val="24"/>
        </w:rPr>
        <w:t>dto</w:t>
      </w:r>
      <w:r w:rsidRPr="00A8484E">
        <w:rPr>
          <w:rFonts w:ascii="Century Schoolbook" w:hAnsi="Century Schoolbook" w:cs="Century Schoolbook"/>
          <w:color w:val="000000"/>
          <w:kern w:val="0"/>
          <w:sz w:val="24"/>
          <w:szCs w:val="24"/>
        </w:rPr>
        <w:t>)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JSONObject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CountDownLatch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CountDownLatch(3); </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初始一个线程数量，这里启动三个线程作为示例</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ExecutorService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 xml:space="preserve"> = Executors.</w:t>
      </w:r>
      <w:r w:rsidRPr="00A8484E">
        <w:rPr>
          <w:rFonts w:ascii="Century Schoolbook" w:hAnsi="Century Schoolbook" w:cs="Century Schoolbook"/>
          <w:iCs/>
          <w:color w:val="000000"/>
          <w:kern w:val="0"/>
          <w:sz w:val="24"/>
          <w:szCs w:val="24"/>
        </w:rPr>
        <w:t>newCachedThreadPool</w:t>
      </w:r>
      <w:r w:rsidRPr="00A8484E">
        <w:rPr>
          <w:rFonts w:ascii="Century Schoolbook" w:hAnsi="Century Schoolbook" w:cs="Century Schoolbook"/>
          <w:color w:val="000000"/>
          <w:kern w:val="0"/>
          <w:sz w:val="24"/>
          <w:szCs w:val="24"/>
        </w:rPr>
        <w:t>();</w:t>
      </w:r>
    </w:p>
    <w:p w:rsidR="00A8484E" w:rsidRPr="00E06B6B" w:rsidRDefault="00A8484E" w:rsidP="00A8484E">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lastRenderedPageBreak/>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Task1001Position </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Task1001Position(</w:t>
      </w:r>
      <w:r w:rsidRPr="00A8484E">
        <w:rPr>
          <w:rFonts w:ascii="Century Schoolbook" w:hAnsi="Century Schoolbook" w:cs="Century Schoolbook"/>
          <w:color w:val="2A00FF"/>
          <w:kern w:val="0"/>
          <w:sz w:val="24"/>
          <w:szCs w:val="24"/>
        </w:rPr>
        <w:t>"lat"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2A00FF"/>
          <w:kern w:val="0"/>
          <w:sz w:val="24"/>
          <w:szCs w:val="24"/>
        </w:rPr>
        <w:t>"lng"</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TaskUserDemoTop5 </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TaskUserDemoTop5(</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TaskLandedPropertyPriceTop5 </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TaskLandedPropertyPriceTop5(</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6465CB" w:rsidRPr="006465CB" w:rsidRDefault="00A8484E" w:rsidP="006465CB">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try</w:t>
      </w:r>
      <w:r w:rsidRPr="00A8484E">
        <w:rPr>
          <w:rFonts w:ascii="Century Schoolbook" w:hAnsi="Century Schoolbook" w:cs="Century Schoolbook"/>
          <w:color w:val="000000"/>
          <w:kern w:val="0"/>
          <w:sz w:val="24"/>
          <w:szCs w:val="24"/>
        </w:rPr>
        <w:t xml:space="preserve"> {</w:t>
      </w:r>
    </w:p>
    <w:p w:rsidR="006465CB" w:rsidRPr="00E118E6" w:rsidRDefault="006465CB" w:rsidP="006465CB">
      <w:pPr>
        <w:autoSpaceDE w:val="0"/>
        <w:autoSpaceDN w:val="0"/>
        <w:adjustRightInd w:val="0"/>
        <w:jc w:val="left"/>
        <w:rPr>
          <w:rFonts w:ascii="Century Schoolbook" w:hAnsi="Century Schoolbook" w:cs="Century Schoolbook"/>
          <w:color w:val="FF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 xml:space="preserve">JSONObject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callable1Task</w:t>
      </w:r>
      <w:r w:rsidRPr="006465CB">
        <w:rPr>
          <w:rFonts w:ascii="Century Schoolbook" w:hAnsi="Century Schoolbook" w:cs="Century Schoolbook"/>
          <w:color w:val="000000"/>
          <w:kern w:val="0"/>
          <w:sz w:val="24"/>
          <w:szCs w:val="24"/>
        </w:rPr>
        <w:t>.get(15, TimeUnit.</w:t>
      </w:r>
      <w:r w:rsidRPr="006465CB">
        <w:rPr>
          <w:rFonts w:ascii="Century Schoolbook" w:hAnsi="Century Schoolbook" w:cs="Century Schoolbook"/>
          <w:bCs/>
          <w:iCs/>
          <w:color w:val="0000C0"/>
          <w:kern w:val="0"/>
          <w:sz w:val="24"/>
          <w:szCs w:val="24"/>
        </w:rPr>
        <w:t>SECONDS</w:t>
      </w:r>
      <w:r w:rsidRPr="006465CB">
        <w:rPr>
          <w:rFonts w:ascii="Century Schoolbook" w:hAnsi="Century Schoolbook" w:cs="Century Schoolbook"/>
          <w:color w:val="000000"/>
          <w:kern w:val="0"/>
          <w:sz w:val="24"/>
          <w:szCs w:val="24"/>
        </w:rPr>
        <w:t xml:space="preserve">);  </w:t>
      </w:r>
      <w:r w:rsidRPr="006465CB">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sidR="002C4706" w:rsidRPr="00E118E6">
        <w:rPr>
          <w:rFonts w:ascii="Century Schoolbook" w:hAnsi="Century Schoolbook" w:cs="Century Schoolbook"/>
          <w:color w:val="FF0000"/>
          <w:kern w:val="0"/>
          <w:sz w:val="24"/>
          <w:szCs w:val="24"/>
        </w:rPr>
        <w:t>1</w:t>
      </w:r>
      <w:r w:rsidRPr="00E118E6">
        <w:rPr>
          <w:rFonts w:ascii="Century Schoolbook" w:hAnsi="Century Schoolbook" w:cs="Century Schoolbook"/>
          <w:color w:val="FF0000"/>
          <w:kern w:val="0"/>
          <w:sz w:val="24"/>
          <w:szCs w:val="24"/>
        </w:rPr>
        <w:t>5</w:t>
      </w:r>
      <w:r w:rsidRPr="00E118E6">
        <w:rPr>
          <w:rFonts w:ascii="Century Schoolbook" w:hAnsi="Century Schoolbook" w:cs="Century Schoolbook"/>
          <w:color w:val="FF0000"/>
          <w:kern w:val="0"/>
          <w:sz w:val="24"/>
          <w:szCs w:val="24"/>
        </w:rPr>
        <w:t>秒后超时</w:t>
      </w:r>
      <w:r w:rsidRPr="00E118E6">
        <w:rPr>
          <w:rFonts w:ascii="Century Schoolbook" w:hAnsi="Century Schoolbook" w:cs="Century Schoolbook" w:hint="eastAsia"/>
          <w:color w:val="FF0000"/>
          <w:kern w:val="0"/>
          <w:sz w:val="24"/>
          <w:szCs w:val="24"/>
        </w:rPr>
        <w:t>，</w:t>
      </w:r>
      <w:r w:rsidRPr="00E118E6">
        <w:rPr>
          <w:rFonts w:ascii="Century Schoolbook" w:hAnsi="Century Schoolbook" w:cs="Century Schoolbook"/>
          <w:color w:val="FF0000"/>
          <w:kern w:val="0"/>
          <w:sz w:val="24"/>
          <w:szCs w:val="24"/>
        </w:rPr>
        <w:t>TimeoutException</w:t>
      </w:r>
      <w:r w:rsidR="00E118E6">
        <w:rPr>
          <w:rFonts w:ascii="Century Schoolbook" w:hAnsi="Century Schoolbook" w:cs="Century Schoolbook" w:hint="eastAsia"/>
          <w:color w:val="FF0000"/>
          <w:kern w:val="0"/>
          <w:sz w:val="24"/>
          <w:szCs w:val="24"/>
        </w:rPr>
        <w:t>。如果不用</w:t>
      </w:r>
      <w:r w:rsidR="00E118E6">
        <w:rPr>
          <w:rFonts w:ascii="Century Schoolbook" w:hAnsi="Century Schoolbook" w:cs="Century Schoolbook"/>
          <w:color w:val="FF0000"/>
          <w:kern w:val="0"/>
          <w:sz w:val="24"/>
          <w:szCs w:val="24"/>
        </w:rPr>
        <w:t>countDownLatch</w:t>
      </w:r>
      <w:r w:rsidR="00B72CD5">
        <w:rPr>
          <w:rFonts w:ascii="Century Schoolbook" w:hAnsi="Century Schoolbook" w:cs="Century Schoolbook" w:hint="eastAsia"/>
          <w:color w:val="FF0000"/>
          <w:kern w:val="0"/>
          <w:sz w:val="24"/>
          <w:szCs w:val="24"/>
        </w:rPr>
        <w:t>，</w:t>
      </w:r>
      <w:r w:rsidR="00B72CD5">
        <w:rPr>
          <w:rFonts w:ascii="Century Schoolbook" w:hAnsi="Century Schoolbook" w:cs="Century Schoolbook"/>
          <w:color w:val="FF0000"/>
          <w:kern w:val="0"/>
          <w:sz w:val="24"/>
          <w:szCs w:val="24"/>
        </w:rPr>
        <w:t>这也是一种选择</w:t>
      </w:r>
      <w:r w:rsidR="00B72CD5">
        <w:rPr>
          <w:rFonts w:ascii="Century Schoolbook" w:hAnsi="Century Schoolbook" w:cs="Century Schoolbook" w:hint="eastAsia"/>
          <w:color w:val="FF0000"/>
          <w:kern w:val="0"/>
          <w:sz w:val="24"/>
          <w:szCs w:val="24"/>
        </w:rPr>
        <w:t>。</w:t>
      </w:r>
    </w:p>
    <w:p w:rsidR="006465CB" w:rsidRPr="00E118E6" w:rsidRDefault="006465CB" w:rsidP="006465CB">
      <w:pPr>
        <w:autoSpaceDE w:val="0"/>
        <w:autoSpaceDN w:val="0"/>
        <w:adjustRightInd w:val="0"/>
        <w:jc w:val="left"/>
        <w:rPr>
          <w:rFonts w:ascii="Century Schoolbook" w:hAnsi="Century Schoolbook" w:cs="Century Schoolbook"/>
          <w:kern w:val="0"/>
          <w:sz w:val="24"/>
          <w:szCs w:val="24"/>
        </w:rPr>
      </w:pP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System.</w:t>
      </w:r>
      <w:r w:rsidRPr="006465CB">
        <w:rPr>
          <w:rFonts w:ascii="Century Schoolbook" w:hAnsi="Century Schoolbook" w:cs="Century Schoolbook"/>
          <w:bCs/>
          <w:iCs/>
          <w:color w:val="0000C0"/>
          <w:kern w:val="0"/>
          <w:sz w:val="24"/>
          <w:szCs w:val="24"/>
        </w:rPr>
        <w:t>out</w:t>
      </w:r>
      <w:r w:rsidRPr="006465CB">
        <w:rPr>
          <w:rFonts w:ascii="Century Schoolbook" w:hAnsi="Century Schoolbook" w:cs="Century Schoolbook"/>
          <w:color w:val="000000"/>
          <w:kern w:val="0"/>
          <w:sz w:val="24"/>
          <w:szCs w:val="24"/>
        </w:rPr>
        <w:t>.println(</w:t>
      </w:r>
      <w:r w:rsidRPr="006465CB">
        <w:rPr>
          <w:rFonts w:ascii="Century Schoolbook" w:hAnsi="Century Schoolbook" w:cs="Century Schoolbook"/>
          <w:color w:val="2A00FF"/>
          <w:kern w:val="0"/>
          <w:sz w:val="24"/>
          <w:szCs w:val="24"/>
        </w:rPr>
        <w:t>"json = "</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w:t>
      </w:r>
    </w:p>
    <w:p w:rsidR="006465CB" w:rsidRPr="006465CB" w:rsidRDefault="006465CB" w:rsidP="00A8484E">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.await();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"callable1Task"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"callable2Task"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"callable3Task"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 </w:t>
      </w:r>
      <w:r w:rsidRPr="00A8484E">
        <w:rPr>
          <w:rFonts w:ascii="Century Schoolbook" w:hAnsi="Century Schoolbook" w:cs="Century Schoolbook"/>
          <w:bCs/>
          <w:color w:val="7F0055"/>
          <w:kern w:val="0"/>
          <w:sz w:val="24"/>
          <w:szCs w:val="24"/>
        </w:rPr>
        <w:t>catch</w:t>
      </w:r>
      <w:r w:rsidRPr="00A8484E">
        <w:rPr>
          <w:rFonts w:ascii="Century Schoolbook" w:hAnsi="Century Schoolbook" w:cs="Century Schoolbook"/>
          <w:color w:val="000000"/>
          <w:kern w:val="0"/>
          <w:sz w:val="24"/>
          <w:szCs w:val="24"/>
        </w:rPr>
        <w:t xml:space="preserve"> (InterruptedException</w:t>
      </w:r>
      <w:r w:rsidR="00D014B0" w:rsidRPr="00A8484E">
        <w:rPr>
          <w:rFonts w:ascii="Century Schoolbook" w:hAnsi="Century Schoolbook" w:cs="Century Schoolbook"/>
          <w:color w:val="000000"/>
          <w:kern w:val="0"/>
          <w:sz w:val="24"/>
          <w:szCs w:val="24"/>
        </w:rPr>
        <w:t xml:space="preserve"> | ExecutionException | </w:t>
      </w:r>
      <w:r w:rsidR="00D014B0" w:rsidRPr="00D014B0">
        <w:rPr>
          <w:rFonts w:ascii="Century Schoolbook" w:hAnsi="Century Schoolbook" w:cs="Century Schoolbook"/>
          <w:color w:val="000000"/>
          <w:kern w:val="0"/>
          <w:sz w:val="24"/>
          <w:szCs w:val="24"/>
        </w:rPr>
        <w:t>Timeout</w:t>
      </w:r>
      <w:r w:rsidR="00D014B0" w:rsidRPr="00A8484E">
        <w:rPr>
          <w:rFonts w:ascii="Century Schoolbook" w:hAnsi="Century Schoolbook" w:cs="Century Schoolbook"/>
          <w:color w:val="000000"/>
          <w:kern w:val="0"/>
          <w:sz w:val="24"/>
          <w:szCs w:val="24"/>
        </w:rPr>
        <w:t>Exception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 {</w:t>
      </w:r>
      <w:r w:rsidR="00AA59EB">
        <w:rPr>
          <w:rFonts w:ascii="Century Schoolbook" w:hAnsi="Century Schoolbook" w:cs="Century Schoolbook"/>
          <w:color w:val="000000"/>
          <w:kern w:val="0"/>
          <w:sz w:val="24"/>
          <w:szCs w:val="24"/>
        </w:rPr>
        <w:t xml:space="preserve">  </w:t>
      </w:r>
      <w:r w:rsidR="00AA59EB" w:rsidRPr="00E06B6B">
        <w:rPr>
          <w:rFonts w:ascii="Century Schoolbook" w:hAnsi="Century Schoolbook" w:cs="Century Schoolbook"/>
          <w:color w:val="FF0000"/>
          <w:kern w:val="0"/>
          <w:sz w:val="24"/>
          <w:szCs w:val="24"/>
        </w:rPr>
        <w:t xml:space="preserve">// </w:t>
      </w:r>
      <w:r w:rsidR="00AA59EB" w:rsidRPr="00E06B6B">
        <w:rPr>
          <w:rFonts w:ascii="Century Schoolbook" w:hAnsi="Century Schoolbook" w:cs="Century Schoolbook"/>
          <w:color w:val="FF0000"/>
          <w:kern w:val="0"/>
          <w:sz w:val="24"/>
          <w:szCs w:val="24"/>
        </w:rPr>
        <w:t>一旦出现异常</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则所有的线程任务都将被终止</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无论执行完成与否</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.printStackTrace();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r w:rsidRPr="00A8484E">
        <w:rPr>
          <w:rFonts w:ascii="Century Schoolbook" w:hAnsi="Century Schoolbook" w:cs="Century Schoolbook"/>
          <w:bCs/>
          <w:color w:val="7F0055"/>
          <w:kern w:val="0"/>
          <w:sz w:val="24"/>
          <w:szCs w:val="24"/>
        </w:rPr>
        <w:t>finally</w:t>
      </w:r>
      <w:r w:rsidRPr="00A8484E">
        <w:rPr>
          <w:rFonts w:ascii="Century Schoolbook" w:hAnsi="Century Schoolbook" w:cs="Century Schoolbook"/>
          <w:color w:val="000000"/>
          <w:kern w:val="0"/>
          <w:sz w:val="24"/>
          <w:szCs w:val="24"/>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.shutdown();</w:t>
      </w:r>
      <w:r w:rsidR="00AA449D">
        <w:rPr>
          <w:rFonts w:ascii="Century Schoolbook" w:hAnsi="Century Schoolbook" w:cs="Century Schoolbook"/>
          <w:color w:val="000000"/>
          <w:kern w:val="0"/>
          <w:sz w:val="24"/>
          <w:szCs w:val="24"/>
        </w:rPr>
        <w:t xml:space="preserve">   </w:t>
      </w:r>
      <w:r w:rsidR="00AA449D" w:rsidRPr="00A8484E">
        <w:rPr>
          <w:rFonts w:ascii="Century Schoolbook" w:hAnsi="Century Schoolbook" w:cs="Century Schoolbook"/>
          <w:color w:val="3F7F5F"/>
          <w:kern w:val="0"/>
          <w:sz w:val="24"/>
          <w:szCs w:val="24"/>
        </w:rPr>
        <w:t>//</w:t>
      </w:r>
      <w:r w:rsidR="00AA449D">
        <w:rPr>
          <w:rFonts w:ascii="Century Schoolbook" w:hAnsi="Century Schoolbook" w:cs="Century Schoolbook"/>
          <w:color w:val="3F7F5F"/>
          <w:kern w:val="0"/>
          <w:sz w:val="24"/>
          <w:szCs w:val="24"/>
        </w:rPr>
        <w:t xml:space="preserve"> </w:t>
      </w:r>
      <w:r w:rsidR="00AA449D">
        <w:rPr>
          <w:rFonts w:ascii="Century Schoolbook" w:hAnsi="Century Schoolbook" w:cs="Century Schoolbook"/>
          <w:color w:val="3F7F5F"/>
          <w:kern w:val="0"/>
          <w:sz w:val="24"/>
          <w:szCs w:val="24"/>
        </w:rPr>
        <w:t>执行完成务必结束</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System.</w:t>
      </w:r>
      <w:r w:rsidRPr="00A8484E">
        <w:rPr>
          <w:rFonts w:ascii="Century Schoolbook" w:hAnsi="Century Schoolbook" w:cs="Century Schoolbook"/>
          <w:bCs/>
          <w:iCs/>
          <w:color w:val="0000C0"/>
          <w:kern w:val="0"/>
          <w:sz w:val="24"/>
          <w:szCs w:val="24"/>
        </w:rPr>
        <w:t>out</w:t>
      </w:r>
      <w:r w:rsidRPr="00A8484E">
        <w:rPr>
          <w:rFonts w:ascii="Century Schoolbook" w:hAnsi="Century Schoolbook" w:cs="Century Schoolbook"/>
          <w:color w:val="000000"/>
          <w:kern w:val="0"/>
          <w:sz w:val="24"/>
          <w:szCs w:val="24"/>
        </w:rPr>
        <w:t>.println(</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.toJSONString());</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return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w:t>
      </w:r>
    </w:p>
    <w:p w:rsidR="005B5244" w:rsidRPr="00A8484E" w:rsidRDefault="005B5244" w:rsidP="005B5244">
      <w:pPr>
        <w:rPr>
          <w:rFonts w:ascii="Century Schoolbook" w:hAnsi="Century Schoolbook"/>
        </w:rPr>
      </w:pPr>
    </w:p>
    <w:p w:rsidR="00E06B6B" w:rsidRPr="00E06B6B" w:rsidRDefault="004E2305" w:rsidP="00E06B6B">
      <w:pPr>
        <w:pStyle w:val="Tip4"/>
        <w:rPr>
          <w:rFonts w:cstheme="minorBidi"/>
          <w:sz w:val="21"/>
          <w:szCs w:val="22"/>
        </w:rPr>
      </w:pPr>
      <w:r>
        <w:rPr>
          <w:rFonts w:ascii="宋体" w:eastAsia="宋体" w:hAnsi="宋体" w:cs="宋体" w:hint="eastAsia"/>
        </w:rPr>
        <w:t>三</w:t>
      </w:r>
      <w:r w:rsidR="00E06B6B">
        <w:rPr>
          <w:rFonts w:ascii="宋体" w:eastAsia="宋体" w:hAnsi="宋体" w:cs="宋体" w:hint="eastAsia"/>
        </w:rPr>
        <w:t>个任务类：</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java.util.concurrent.Callable;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java.util.concurrent.CountDownLatch;</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java.util.concurrent.TimeUnit;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com.alibaba.fastjson.JSONObject;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description</w:t>
      </w:r>
      <w:r w:rsidRPr="00E06B6B">
        <w:rPr>
          <w:rFonts w:ascii="Century Schoolbook" w:hAnsi="Century Schoolbook" w:cs="Century Schoolbook"/>
          <w:color w:val="3F5FBF"/>
          <w:kern w:val="0"/>
          <w:sz w:val="24"/>
          <w:szCs w:val="24"/>
        </w:rPr>
        <w:t>: Task[</w:t>
      </w:r>
      <w:r w:rsidRPr="00E06B6B">
        <w:rPr>
          <w:rFonts w:ascii="Century Schoolbook" w:hAnsi="Century Schoolbook" w:cs="Century Schoolbook"/>
          <w:color w:val="3F5FBF"/>
          <w:kern w:val="0"/>
          <w:sz w:val="24"/>
          <w:szCs w:val="24"/>
        </w:rPr>
        <w:t>表示这是一个多线程任务</w:t>
      </w:r>
      <w:r w:rsidRPr="00E06B6B">
        <w:rPr>
          <w:rFonts w:ascii="Century Schoolbook" w:hAnsi="Century Schoolbook" w:cs="Century Schoolbook"/>
          <w:color w:val="3F5FBF"/>
          <w:kern w:val="0"/>
          <w:sz w:val="24"/>
          <w:szCs w:val="24"/>
        </w:rPr>
        <w:t>] 1001[</w:t>
      </w:r>
      <w:r w:rsidRPr="00E06B6B">
        <w:rPr>
          <w:rFonts w:ascii="Century Schoolbook" w:hAnsi="Century Schoolbook" w:cs="Century Schoolbook"/>
          <w:color w:val="3F5FBF"/>
          <w:kern w:val="0"/>
          <w:sz w:val="24"/>
          <w:szCs w:val="24"/>
        </w:rPr>
        <w:t>表示调用了第三方的</w:t>
      </w:r>
      <w:r w:rsidRPr="00E06B6B">
        <w:rPr>
          <w:rFonts w:ascii="Century Schoolbook" w:hAnsi="Century Schoolbook" w:cs="Century Schoolbook"/>
          <w:color w:val="3F5FBF"/>
          <w:kern w:val="0"/>
          <w:sz w:val="24"/>
          <w:szCs w:val="24"/>
        </w:rPr>
        <w:t>1001</w:t>
      </w:r>
      <w:r w:rsidRPr="00E06B6B">
        <w:rPr>
          <w:rFonts w:ascii="Century Schoolbook" w:hAnsi="Century Schoolbook" w:cs="Century Schoolbook"/>
          <w:color w:val="3F5FBF"/>
          <w:kern w:val="0"/>
          <w:sz w:val="24"/>
          <w:szCs w:val="24"/>
        </w:rPr>
        <w:t>接口</w:t>
      </w:r>
      <w:r w:rsidRPr="00E06B6B">
        <w:rPr>
          <w:rFonts w:ascii="Century Schoolbook" w:hAnsi="Century Schoolbook" w:cs="Century Schoolbook"/>
          <w:color w:val="3F5FBF"/>
          <w:kern w:val="0"/>
          <w:sz w:val="24"/>
          <w:szCs w:val="24"/>
        </w:rPr>
        <w:t>] Position[</w:t>
      </w:r>
      <w:r w:rsidRPr="00E06B6B">
        <w:rPr>
          <w:rFonts w:ascii="Century Schoolbook" w:hAnsi="Century Schoolbook" w:cs="Century Schoolbook"/>
          <w:color w:val="3F5FBF"/>
          <w:kern w:val="0"/>
          <w:sz w:val="24"/>
          <w:szCs w:val="24"/>
        </w:rPr>
        <w:t>表示位置信息</w:t>
      </w: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author</w:t>
      </w:r>
      <w:r w:rsidRPr="00E06B6B">
        <w:rPr>
          <w:rFonts w:ascii="Century Schoolbook" w:hAnsi="Century Schoolbook" w:cs="Century Schoolbook"/>
          <w:color w:val="3F5FBF"/>
          <w:kern w:val="0"/>
          <w:sz w:val="24"/>
          <w:szCs w:val="24"/>
        </w:rPr>
        <w:t xml:space="preserve"> Yangcl</w:t>
      </w:r>
    </w:p>
    <w:p w:rsidR="00E06B6B" w:rsidRPr="00E06B6B" w:rsidRDefault="00E06B6B" w:rsidP="00175ED2">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home</w:t>
      </w:r>
      <w:r w:rsidRPr="00E06B6B">
        <w:rPr>
          <w:rFonts w:ascii="Century Schoolbook" w:hAnsi="Century Schoolbook" w:cs="Century Schoolbook"/>
          <w:color w:val="3F5FBF"/>
          <w:kern w:val="0"/>
          <w:sz w:val="24"/>
          <w:szCs w:val="24"/>
        </w:rPr>
        <w:t xml:space="preserve"> https://github.com/PowerYangcl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version</w:t>
      </w:r>
      <w:r w:rsidRPr="00E06B6B">
        <w:rPr>
          <w:rFonts w:ascii="Century Schoolbook" w:hAnsi="Century Schoolbook" w:cs="Century Schoolbook"/>
          <w:color w:val="3F5FBF"/>
          <w:kern w:val="0"/>
          <w:sz w:val="24"/>
          <w:szCs w:val="24"/>
        </w:rPr>
        <w:t xml:space="preserve"> 1.0.0.1</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bCs/>
          <w:color w:val="7F0055"/>
          <w:kern w:val="0"/>
          <w:sz w:val="24"/>
          <w:szCs w:val="24"/>
        </w:rPr>
        <w:t>class</w:t>
      </w:r>
      <w:r w:rsidRPr="00E06B6B">
        <w:rPr>
          <w:rFonts w:ascii="Century Schoolbook" w:hAnsi="Century Schoolbook" w:cs="Century Schoolbook"/>
          <w:color w:val="000000"/>
          <w:kern w:val="0"/>
          <w:sz w:val="24"/>
          <w:szCs w:val="24"/>
        </w:rPr>
        <w:t xml:space="preserve"> Task1001Position </w:t>
      </w:r>
      <w:r w:rsidRPr="00E06B6B">
        <w:rPr>
          <w:rFonts w:ascii="Century Schoolbook" w:hAnsi="Century Schoolbook" w:cs="Century Schoolbook"/>
          <w:bCs/>
          <w:color w:val="7F0055"/>
          <w:kern w:val="0"/>
          <w:sz w:val="24"/>
          <w:szCs w:val="24"/>
        </w:rPr>
        <w:t>implements</w:t>
      </w:r>
      <w:r w:rsidRPr="00E06B6B">
        <w:rPr>
          <w:rFonts w:ascii="Century Schoolbook" w:hAnsi="Century Schoolbook" w:cs="Century Schoolbook"/>
          <w:color w:val="000000"/>
          <w:kern w:val="0"/>
          <w:sz w:val="24"/>
          <w:szCs w:val="24"/>
        </w:rPr>
        <w:t xml:space="preserve"> Callable&lt;JSONObject&gt;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CountDownLatch </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Task1001Position(String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 xml:space="preserve"> , CountDownLatch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A83DBC" w:rsidP="00E06B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46464"/>
          <w:kern w:val="0"/>
          <w:sz w:val="24"/>
          <w:szCs w:val="24"/>
        </w:rPr>
        <w:t>@Override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JSONObject call() </w:t>
      </w:r>
      <w:r w:rsidRPr="00E06B6B">
        <w:rPr>
          <w:rFonts w:ascii="Century Schoolbook" w:hAnsi="Century Schoolbook" w:cs="Century Schoolbook"/>
          <w:bCs/>
          <w:color w:val="7F0055"/>
          <w:kern w:val="0"/>
          <w:sz w:val="24"/>
          <w:szCs w:val="24"/>
        </w:rPr>
        <w:t>throws</w:t>
      </w:r>
      <w:r w:rsidRPr="00E06B6B">
        <w:rPr>
          <w:rFonts w:ascii="Century Schoolbook" w:hAnsi="Century Schoolbook" w:cs="Century Schoolbook"/>
          <w:color w:val="000000"/>
          <w:kern w:val="0"/>
          <w:sz w:val="24"/>
          <w:szCs w:val="24"/>
        </w:rPr>
        <w:t xml:space="preserve"> Exception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t xml:space="preserve">JSONObject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bCs/>
          <w:color w:val="7F0055"/>
          <w:kern w:val="0"/>
          <w:sz w:val="24"/>
          <w:szCs w:val="24"/>
        </w:rPr>
        <w:t>new</w:t>
      </w:r>
      <w:r w:rsidRPr="00E06B6B">
        <w:rPr>
          <w:rFonts w:ascii="Century Schoolbook" w:hAnsi="Century Schoolbook" w:cs="Century Schoolbook"/>
          <w:color w:val="000000"/>
          <w:kern w:val="0"/>
          <w:sz w:val="24"/>
          <w:szCs w:val="24"/>
        </w:rPr>
        <w:t xml:space="preserve"> 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bCs/>
          <w:color w:val="7F9FBF"/>
          <w:kern w:val="0"/>
          <w:sz w:val="24"/>
          <w:szCs w:val="24"/>
        </w:rPr>
        <w:t>TODO</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调用第三方接口，获取位置信息</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"123899012.123"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"324124.213123"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try</w:t>
      </w:r>
      <w:r w:rsidRPr="00E06B6B">
        <w:rPr>
          <w:rFonts w:ascii="Century Schoolbook" w:hAnsi="Century Schoolbook" w:cs="Century Schoolbook"/>
          <w:color w:val="000000"/>
          <w:kern w:val="0"/>
          <w:sz w:val="24"/>
          <w:szCs w:val="24"/>
        </w:rPr>
        <w:t xml:space="preserve"> { TimeUnit.</w:t>
      </w:r>
      <w:r w:rsidRPr="00E06B6B">
        <w:rPr>
          <w:rFonts w:ascii="Century Schoolbook" w:hAnsi="Century Schoolbook" w:cs="Century Schoolbook"/>
          <w:bCs/>
          <w:iCs/>
          <w:color w:val="0000C0"/>
          <w:kern w:val="0"/>
          <w:sz w:val="24"/>
          <w:szCs w:val="24"/>
        </w:rPr>
        <w:t>SECONDS</w:t>
      </w:r>
      <w:r w:rsidRPr="00E06B6B">
        <w:rPr>
          <w:rFonts w:ascii="Century Schoolbook" w:hAnsi="Century Schoolbook" w:cs="Century Schoolbook"/>
          <w:color w:val="000000"/>
          <w:kern w:val="0"/>
          <w:sz w:val="24"/>
          <w:szCs w:val="24"/>
        </w:rPr>
        <w:t xml:space="preserve">.sleep(10); } </w:t>
      </w:r>
      <w:r w:rsidRPr="00E06B6B">
        <w:rPr>
          <w:rFonts w:ascii="Century Schoolbook" w:hAnsi="Century Schoolbook" w:cs="Century Schoolbook"/>
          <w:bCs/>
          <w:color w:val="7F0055"/>
          <w:kern w:val="0"/>
          <w:sz w:val="24"/>
          <w:szCs w:val="24"/>
        </w:rPr>
        <w:t>catch</w:t>
      </w:r>
      <w:r w:rsidRPr="00E06B6B">
        <w:rPr>
          <w:rFonts w:ascii="Century Schoolbook" w:hAnsi="Century Schoolbook" w:cs="Century Schoolbook"/>
          <w:color w:val="000000"/>
          <w:kern w:val="0"/>
          <w:sz w:val="24"/>
          <w:szCs w:val="24"/>
        </w:rPr>
        <w:t xml:space="preserve"> (InterruptedException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.printStackTrace(); }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模拟查库耗时</w:t>
      </w:r>
      <w:r w:rsidRPr="00E06B6B">
        <w:rPr>
          <w:rFonts w:ascii="Century Schoolbook" w:hAnsi="Century Schoolbook" w:cs="Century Schoolbook"/>
          <w:color w:val="3F7F5F"/>
          <w:kern w:val="0"/>
          <w:sz w:val="24"/>
          <w:szCs w:val="24"/>
        </w:rPr>
        <w:t>10</w:t>
      </w:r>
      <w:r w:rsidRPr="00E06B6B">
        <w:rPr>
          <w:rFonts w:ascii="Century Schoolbook" w:hAnsi="Century Schoolbook" w:cs="Century Schoolbook"/>
          <w:color w:val="3F7F5F"/>
          <w:kern w:val="0"/>
          <w:sz w:val="24"/>
          <w:szCs w:val="24"/>
        </w:rPr>
        <w:t>秒</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.put(</w:t>
      </w:r>
      <w:r w:rsidRPr="00E06B6B">
        <w:rPr>
          <w:rFonts w:ascii="Century Schoolbook" w:hAnsi="Century Schoolbook" w:cs="Century Schoolbook"/>
          <w:color w:val="2A00FF"/>
          <w:kern w:val="0"/>
          <w:sz w:val="24"/>
          <w:szCs w:val="24"/>
        </w:rPr>
        <w:t>"data"</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2A00FF"/>
          <w:kern w:val="0"/>
          <w:sz w:val="24"/>
          <w:szCs w:val="24"/>
        </w:rPr>
        <w:t>北京市通州区梨园镇天使之城小区</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.countDown();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计数器减一</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return</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w:t>
      </w:r>
    </w:p>
    <w:p w:rsidR="00464DEC" w:rsidRDefault="00464DEC" w:rsidP="00464DEC">
      <w:pPr>
        <w:autoSpaceDE w:val="0"/>
        <w:autoSpaceDN w:val="0"/>
        <w:adjustRightInd w:val="0"/>
        <w:jc w:val="left"/>
        <w:rPr>
          <w:rFonts w:ascii="Century Schoolbook" w:hAnsi="Century Schoolbook" w:cs="Century Schoolbook"/>
          <w:kern w:val="0"/>
          <w:sz w:val="24"/>
          <w:szCs w:val="24"/>
        </w:rPr>
      </w:pP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模拟地产信息前</w:t>
      </w:r>
      <w:r w:rsidRPr="00464DEC">
        <w:rPr>
          <w:rFonts w:ascii="Century Schoolbook" w:hAnsi="Century Schoolbook" w:cs="Century Schoolbook"/>
          <w:color w:val="3F7F5F"/>
          <w:kern w:val="0"/>
          <w:sz w:val="24"/>
          <w:szCs w:val="24"/>
        </w:rPr>
        <w:t>5</w:t>
      </w:r>
      <w:r w:rsidRPr="00464DEC">
        <w:rPr>
          <w:rFonts w:ascii="Century Schoolbook" w:hAnsi="Century Schoolbook" w:cs="Century Schoolbook"/>
          <w:color w:val="3F7F5F"/>
          <w:kern w:val="0"/>
          <w:sz w:val="24"/>
          <w:szCs w:val="24"/>
        </w:rPr>
        <w:t>名</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bCs/>
          <w:color w:val="7F0055"/>
          <w:kern w:val="0"/>
          <w:sz w:val="24"/>
          <w:szCs w:val="24"/>
        </w:rPr>
        <w:t>class</w:t>
      </w:r>
      <w:r w:rsidRPr="00464DEC">
        <w:rPr>
          <w:rFonts w:ascii="Century Schoolbook" w:hAnsi="Century Schoolbook" w:cs="Century Schoolbook"/>
          <w:color w:val="000000"/>
          <w:kern w:val="0"/>
          <w:sz w:val="24"/>
          <w:szCs w:val="24"/>
        </w:rPr>
        <w:t xml:space="preserve"> TaskLandedPropertyPriceTop5 </w:t>
      </w:r>
      <w:r w:rsidRPr="00464DEC">
        <w:rPr>
          <w:rFonts w:ascii="Century Schoolbook" w:hAnsi="Century Schoolbook" w:cs="Century Schoolbook"/>
          <w:bCs/>
          <w:color w:val="7F0055"/>
          <w:kern w:val="0"/>
          <w:sz w:val="24"/>
          <w:szCs w:val="24"/>
        </w:rPr>
        <w:t>implements</w:t>
      </w:r>
      <w:r w:rsidRPr="00464DEC">
        <w:rPr>
          <w:rFonts w:ascii="Century Schoolbook" w:hAnsi="Century Schoolbook" w:cs="Century Schoolbook"/>
          <w:color w:val="000000"/>
          <w:kern w:val="0"/>
          <w:sz w:val="24"/>
          <w:szCs w:val="24"/>
        </w:rPr>
        <w:t xml:space="preserve"> Callable&lt;JSONObject&gt;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CountDownLatch </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ITcLandedPropertyMapper </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TaskLandedPropertyPriceTop5(ITcLandedPropertyMapper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 xml:space="preserve"> , CountDownLatch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46464"/>
          <w:kern w:val="0"/>
          <w:sz w:val="24"/>
          <w:szCs w:val="24"/>
        </w:rPr>
        <w:t>@Override</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JSONObject call() </w:t>
      </w:r>
      <w:r w:rsidRPr="00464DEC">
        <w:rPr>
          <w:rFonts w:ascii="Century Schoolbook" w:hAnsi="Century Schoolbook" w:cs="Century Schoolbook"/>
          <w:bCs/>
          <w:color w:val="7F0055"/>
          <w:kern w:val="0"/>
          <w:sz w:val="24"/>
          <w:szCs w:val="24"/>
        </w:rPr>
        <w:t>throws</w:t>
      </w:r>
      <w:r w:rsidRPr="00464DEC">
        <w:rPr>
          <w:rFonts w:ascii="Century Schoolbook" w:hAnsi="Century Schoolbook" w:cs="Century Schoolbook"/>
          <w:color w:val="000000"/>
          <w:kern w:val="0"/>
          <w:sz w:val="24"/>
          <w:szCs w:val="24"/>
        </w:rPr>
        <w:t xml:space="preserve"> Exception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t xml:space="preserve">JSONObject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bCs/>
          <w:color w:val="7F0055"/>
          <w:kern w:val="0"/>
          <w:sz w:val="24"/>
          <w:szCs w:val="24"/>
        </w:rPr>
        <w:t>new</w:t>
      </w:r>
      <w:r w:rsidRPr="00464DEC">
        <w:rPr>
          <w:rFonts w:ascii="Century Schoolbook" w:hAnsi="Century Schoolbook" w:cs="Century Schoolbook"/>
          <w:color w:val="000000"/>
          <w:kern w:val="0"/>
          <w:sz w:val="24"/>
          <w:szCs w:val="24"/>
        </w:rPr>
        <w:t xml:space="preserve"> JSONObject();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try</w:t>
      </w:r>
      <w:r w:rsidRPr="00464DEC">
        <w:rPr>
          <w:rFonts w:ascii="Century Schoolbook" w:hAnsi="Century Schoolbook" w:cs="Century Schoolbook"/>
          <w:color w:val="000000"/>
          <w:kern w:val="0"/>
          <w:sz w:val="24"/>
          <w:szCs w:val="24"/>
        </w:rPr>
        <w:t xml:space="preserve"> { TimeUnit.</w:t>
      </w:r>
      <w:r w:rsidRPr="00464DEC">
        <w:rPr>
          <w:rFonts w:ascii="Century Schoolbook" w:hAnsi="Century Schoolbook" w:cs="Century Schoolbook"/>
          <w:bCs/>
          <w:iCs/>
          <w:color w:val="0000C0"/>
          <w:kern w:val="0"/>
          <w:sz w:val="24"/>
          <w:szCs w:val="24"/>
        </w:rPr>
        <w:t>SECONDS</w:t>
      </w:r>
      <w:r w:rsidRPr="00464DEC">
        <w:rPr>
          <w:rFonts w:ascii="Century Schoolbook" w:hAnsi="Century Schoolbook" w:cs="Century Schoolbook"/>
          <w:color w:val="000000"/>
          <w:kern w:val="0"/>
          <w:sz w:val="24"/>
          <w:szCs w:val="24"/>
        </w:rPr>
        <w:t xml:space="preserve">.sleep(12); } </w:t>
      </w:r>
      <w:r w:rsidRPr="00464DEC">
        <w:rPr>
          <w:rFonts w:ascii="Century Schoolbook" w:hAnsi="Century Schoolbook" w:cs="Century Schoolbook"/>
          <w:bCs/>
          <w:color w:val="7F0055"/>
          <w:kern w:val="0"/>
          <w:sz w:val="24"/>
          <w:szCs w:val="24"/>
        </w:rPr>
        <w:t>catch</w:t>
      </w:r>
      <w:r w:rsidRPr="00464DEC">
        <w:rPr>
          <w:rFonts w:ascii="Century Schoolbook" w:hAnsi="Century Schoolbook" w:cs="Century Schoolbook"/>
          <w:color w:val="000000"/>
          <w:kern w:val="0"/>
          <w:sz w:val="24"/>
          <w:szCs w:val="24"/>
        </w:rPr>
        <w:t xml:space="preserve"> (InterruptedException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.printStackTrace(); }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模拟查库耗时</w:t>
      </w:r>
      <w:r w:rsidRPr="00464DEC">
        <w:rPr>
          <w:rFonts w:ascii="Century Schoolbook" w:hAnsi="Century Schoolbook" w:cs="Century Schoolbook"/>
          <w:color w:val="3F7F5F"/>
          <w:kern w:val="0"/>
          <w:sz w:val="24"/>
          <w:szCs w:val="24"/>
        </w:rPr>
        <w:t>12</w:t>
      </w:r>
      <w:r w:rsidRPr="00464DEC">
        <w:rPr>
          <w:rFonts w:ascii="Century Schoolbook" w:hAnsi="Century Schoolbook" w:cs="Century Schoolbook"/>
          <w:color w:val="3F7F5F"/>
          <w:kern w:val="0"/>
          <w:sz w:val="24"/>
          <w:szCs w:val="24"/>
        </w:rPr>
        <w:t>秒</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.put(</w:t>
      </w:r>
      <w:r w:rsidRPr="00464DEC">
        <w:rPr>
          <w:rFonts w:ascii="Century Schoolbook" w:hAnsi="Century Schoolbook" w:cs="Century Schoolbook"/>
          <w:color w:val="2A00FF"/>
          <w:kern w:val="0"/>
          <w:sz w:val="24"/>
          <w:szCs w:val="24"/>
        </w:rPr>
        <w:t>"data"</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2A00FF"/>
          <w:kern w:val="0"/>
          <w:sz w:val="24"/>
          <w:szCs w:val="24"/>
        </w:rPr>
        <w:t>地产信息前</w:t>
      </w:r>
      <w:r w:rsidRPr="00464DEC">
        <w:rPr>
          <w:rFonts w:ascii="Century Schoolbook" w:hAnsi="Century Schoolbook" w:cs="Century Schoolbook"/>
          <w:color w:val="2A00FF"/>
          <w:kern w:val="0"/>
          <w:sz w:val="24"/>
          <w:szCs w:val="24"/>
        </w:rPr>
        <w:t>5</w:t>
      </w:r>
      <w:r w:rsidRPr="00464DEC">
        <w:rPr>
          <w:rFonts w:ascii="Century Schoolbook" w:hAnsi="Century Schoolbook" w:cs="Century Schoolbook"/>
          <w:color w:val="2A00FF"/>
          <w:kern w:val="0"/>
          <w:sz w:val="24"/>
          <w:szCs w:val="24"/>
        </w:rPr>
        <w:t>名接口查库耗时</w:t>
      </w:r>
      <w:r w:rsidRPr="00464DEC">
        <w:rPr>
          <w:rFonts w:ascii="Century Schoolbook" w:hAnsi="Century Schoolbook" w:cs="Century Schoolbook"/>
          <w:color w:val="2A00FF"/>
          <w:kern w:val="0"/>
          <w:sz w:val="24"/>
          <w:szCs w:val="24"/>
        </w:rPr>
        <w:t>2</w:t>
      </w:r>
      <w:r w:rsidRPr="00464DEC">
        <w:rPr>
          <w:rFonts w:ascii="Century Schoolbook" w:hAnsi="Century Schoolbook" w:cs="Century Schoolbook"/>
          <w:color w:val="2A00FF"/>
          <w:kern w:val="0"/>
          <w:sz w:val="24"/>
          <w:szCs w:val="24"/>
        </w:rPr>
        <w:t>秒</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.countDown();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计数器减一</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return</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w:t>
      </w:r>
    </w:p>
    <w:p w:rsidR="00464DEC" w:rsidRPr="00464DEC" w:rsidDel="00ED686E" w:rsidRDefault="00464DEC" w:rsidP="00464DEC">
      <w:pPr>
        <w:autoSpaceDE w:val="0"/>
        <w:autoSpaceDN w:val="0"/>
        <w:adjustRightInd w:val="0"/>
        <w:jc w:val="left"/>
        <w:rPr>
          <w:del w:id="1" w:author="Yangcl" w:date="2020-03-24T15:28:00Z"/>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w:t>
      </w:r>
    </w:p>
    <w:p w:rsidR="005B5244" w:rsidRDefault="005B5244" w:rsidP="005B5244">
      <w:pPr>
        <w:rPr>
          <w:ins w:id="2" w:author="Yangcl" w:date="2020-03-24T15:16:00Z"/>
          <w:rFonts w:ascii="Century Schoolbook" w:hAnsi="Century Schoolbook"/>
        </w:rPr>
      </w:pPr>
    </w:p>
    <w:p w:rsidR="00E8038E" w:rsidRDefault="00E8038E" w:rsidP="005B5244">
      <w:pPr>
        <w:rPr>
          <w:ins w:id="3" w:author="Yangcl" w:date="2020-03-24T15:28:00Z"/>
          <w:rFonts w:ascii="Century Schoolbook" w:hAnsi="Century Schoolbook"/>
        </w:rPr>
      </w:pPr>
    </w:p>
    <w:p w:rsidR="00ED686E" w:rsidRDefault="00ED686E" w:rsidP="005B5244">
      <w:pPr>
        <w:rPr>
          <w:rFonts w:ascii="Century Schoolbook" w:hAnsi="Century Schoolbook"/>
        </w:rPr>
      </w:pPr>
    </w:p>
    <w:p w:rsidR="00117F39" w:rsidRDefault="00117F39" w:rsidP="00117F3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lastRenderedPageBreak/>
        <w:t xml:space="preserve">// </w:t>
      </w:r>
      <w:r>
        <w:rPr>
          <w:rFonts w:ascii="Century Schoolbook" w:hAnsi="Century Schoolbook" w:cs="Century Schoolbook"/>
          <w:color w:val="3F7F5F"/>
          <w:kern w:val="0"/>
          <w:sz w:val="24"/>
          <w:szCs w:val="24"/>
        </w:rPr>
        <w:t>模拟活跃用户前</w:t>
      </w:r>
      <w:r>
        <w:rPr>
          <w:rFonts w:ascii="Century Schoolbook" w:hAnsi="Century Schoolbook" w:cs="Century Schoolbook"/>
          <w:color w:val="3F7F5F"/>
          <w:kern w:val="0"/>
          <w:sz w:val="24"/>
          <w:szCs w:val="24"/>
        </w:rPr>
        <w:t>5</w:t>
      </w:r>
      <w:r>
        <w:rPr>
          <w:rFonts w:ascii="Century Schoolbook" w:hAnsi="Century Schoolbook" w:cs="Century Schoolbook"/>
          <w:color w:val="3F7F5F"/>
          <w:kern w:val="0"/>
          <w:sz w:val="24"/>
          <w:szCs w:val="24"/>
        </w:rPr>
        <w:t>名</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bCs/>
          <w:color w:val="7F0055"/>
          <w:kern w:val="0"/>
          <w:sz w:val="24"/>
          <w:szCs w:val="24"/>
        </w:rPr>
        <w:t>class</w:t>
      </w:r>
      <w:r w:rsidRPr="00117F39">
        <w:rPr>
          <w:rFonts w:ascii="Century Schoolbook" w:hAnsi="Century Schoolbook" w:cs="Century Schoolbook"/>
          <w:color w:val="000000"/>
          <w:kern w:val="0"/>
          <w:sz w:val="24"/>
          <w:szCs w:val="24"/>
        </w:rPr>
        <w:t xml:space="preserve"> TaskUserDemoTop5 </w:t>
      </w:r>
      <w:r w:rsidRPr="00117F39">
        <w:rPr>
          <w:rFonts w:ascii="Century Schoolbook" w:hAnsi="Century Schoolbook" w:cs="Century Schoolbook"/>
          <w:bCs/>
          <w:color w:val="7F0055"/>
          <w:kern w:val="0"/>
          <w:sz w:val="24"/>
          <w:szCs w:val="24"/>
        </w:rPr>
        <w:t>implements</w:t>
      </w:r>
      <w:r w:rsidRPr="00117F39">
        <w:rPr>
          <w:rFonts w:ascii="Century Schoolbook" w:hAnsi="Century Schoolbook" w:cs="Century Schoolbook"/>
          <w:color w:val="000000"/>
          <w:kern w:val="0"/>
          <w:sz w:val="24"/>
          <w:szCs w:val="24"/>
        </w:rPr>
        <w:t xml:space="preserve"> Callable&lt;JSONObject&gt;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CountDownLatch </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IUserDemoMapper </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TaskUserDemoTop5(IUserDemoMapper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 xml:space="preserve"> , CountDownLatch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46464"/>
          <w:kern w:val="0"/>
          <w:sz w:val="24"/>
          <w:szCs w:val="24"/>
        </w:rPr>
        <w:t>@Override</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JSONObject call() </w:t>
      </w:r>
      <w:r w:rsidRPr="00117F39">
        <w:rPr>
          <w:rFonts w:ascii="Century Schoolbook" w:hAnsi="Century Schoolbook" w:cs="Century Schoolbook"/>
          <w:bCs/>
          <w:color w:val="7F0055"/>
          <w:kern w:val="0"/>
          <w:sz w:val="24"/>
          <w:szCs w:val="24"/>
        </w:rPr>
        <w:t>throws</w:t>
      </w:r>
      <w:r w:rsidRPr="00117F39">
        <w:rPr>
          <w:rFonts w:ascii="Century Schoolbook" w:hAnsi="Century Schoolbook" w:cs="Century Schoolbook"/>
          <w:color w:val="000000"/>
          <w:kern w:val="0"/>
          <w:sz w:val="24"/>
          <w:szCs w:val="24"/>
        </w:rPr>
        <w:t xml:space="preserve"> Exception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t xml:space="preserve">JSONObject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bCs/>
          <w:color w:val="7F0055"/>
          <w:kern w:val="0"/>
          <w:sz w:val="24"/>
          <w:szCs w:val="24"/>
        </w:rPr>
        <w:t>new</w:t>
      </w:r>
      <w:r w:rsidRPr="00117F39">
        <w:rPr>
          <w:rFonts w:ascii="Century Schoolbook" w:hAnsi="Century Schoolbook" w:cs="Century Schoolbook"/>
          <w:color w:val="000000"/>
          <w:kern w:val="0"/>
          <w:sz w:val="24"/>
          <w:szCs w:val="24"/>
        </w:rPr>
        <w:t xml:space="preserve"> JSONObject();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try</w:t>
      </w:r>
      <w:r w:rsidRPr="00117F39">
        <w:rPr>
          <w:rFonts w:ascii="Century Schoolbook" w:hAnsi="Century Schoolbook" w:cs="Century Schoolbook"/>
          <w:color w:val="000000"/>
          <w:kern w:val="0"/>
          <w:sz w:val="24"/>
          <w:szCs w:val="24"/>
        </w:rPr>
        <w:t xml:space="preserve"> { TimeUnit.</w:t>
      </w:r>
      <w:r w:rsidRPr="00117F39">
        <w:rPr>
          <w:rFonts w:ascii="Century Schoolbook" w:hAnsi="Century Schoolbook" w:cs="Century Schoolbook"/>
          <w:bCs/>
          <w:iCs/>
          <w:color w:val="0000C0"/>
          <w:kern w:val="0"/>
          <w:sz w:val="24"/>
          <w:szCs w:val="24"/>
        </w:rPr>
        <w:t>SECONDS</w:t>
      </w:r>
      <w:r w:rsidRPr="00117F39">
        <w:rPr>
          <w:rFonts w:ascii="Century Schoolbook" w:hAnsi="Century Schoolbook" w:cs="Century Schoolbook"/>
          <w:color w:val="000000"/>
          <w:kern w:val="0"/>
          <w:sz w:val="24"/>
          <w:szCs w:val="24"/>
        </w:rPr>
        <w:t xml:space="preserve">.sleep(15); } </w:t>
      </w:r>
      <w:r w:rsidRPr="00117F39">
        <w:rPr>
          <w:rFonts w:ascii="Century Schoolbook" w:hAnsi="Century Schoolbook" w:cs="Century Schoolbook"/>
          <w:bCs/>
          <w:color w:val="7F0055"/>
          <w:kern w:val="0"/>
          <w:sz w:val="24"/>
          <w:szCs w:val="24"/>
        </w:rPr>
        <w:t>catch</w:t>
      </w:r>
      <w:r w:rsidRPr="00117F39">
        <w:rPr>
          <w:rFonts w:ascii="Century Schoolbook" w:hAnsi="Century Schoolbook" w:cs="Century Schoolbook"/>
          <w:color w:val="000000"/>
          <w:kern w:val="0"/>
          <w:sz w:val="24"/>
          <w:szCs w:val="24"/>
        </w:rPr>
        <w:t xml:space="preserve"> (InterruptedException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.printStackTrace(); }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模拟查库耗时</w:t>
      </w:r>
      <w:r w:rsidRPr="00117F39">
        <w:rPr>
          <w:rFonts w:ascii="Century Schoolbook" w:hAnsi="Century Schoolbook" w:cs="Century Schoolbook"/>
          <w:color w:val="3F7F5F"/>
          <w:kern w:val="0"/>
          <w:sz w:val="24"/>
          <w:szCs w:val="24"/>
        </w:rPr>
        <w:t>15</w:t>
      </w:r>
      <w:r w:rsidRPr="00117F39">
        <w:rPr>
          <w:rFonts w:ascii="Century Schoolbook" w:hAnsi="Century Schoolbook" w:cs="Century Schoolbook"/>
          <w:color w:val="3F7F5F"/>
          <w:kern w:val="0"/>
          <w:sz w:val="24"/>
          <w:szCs w:val="24"/>
        </w:rPr>
        <w:t>秒</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.put(</w:t>
      </w:r>
      <w:r w:rsidRPr="00117F39">
        <w:rPr>
          <w:rFonts w:ascii="Century Schoolbook" w:hAnsi="Century Schoolbook" w:cs="Century Schoolbook"/>
          <w:color w:val="2A00FF"/>
          <w:kern w:val="0"/>
          <w:sz w:val="24"/>
          <w:szCs w:val="24"/>
        </w:rPr>
        <w:t>"data"</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2A00FF"/>
          <w:kern w:val="0"/>
          <w:sz w:val="24"/>
          <w:szCs w:val="24"/>
        </w:rPr>
        <w:t>活跃用户前</w:t>
      </w:r>
      <w:r w:rsidRPr="00117F39">
        <w:rPr>
          <w:rFonts w:ascii="Century Schoolbook" w:hAnsi="Century Schoolbook" w:cs="Century Schoolbook"/>
          <w:color w:val="2A00FF"/>
          <w:kern w:val="0"/>
          <w:sz w:val="24"/>
          <w:szCs w:val="24"/>
        </w:rPr>
        <w:t>5</w:t>
      </w:r>
      <w:r w:rsidRPr="00117F39">
        <w:rPr>
          <w:rFonts w:ascii="Century Schoolbook" w:hAnsi="Century Schoolbook" w:cs="Century Schoolbook"/>
          <w:color w:val="2A00FF"/>
          <w:kern w:val="0"/>
          <w:sz w:val="24"/>
          <w:szCs w:val="24"/>
        </w:rPr>
        <w:t>名接口查库耗时</w:t>
      </w:r>
      <w:r w:rsidRPr="00117F39">
        <w:rPr>
          <w:rFonts w:ascii="Century Schoolbook" w:hAnsi="Century Schoolbook" w:cs="Century Schoolbook"/>
          <w:color w:val="2A00FF"/>
          <w:kern w:val="0"/>
          <w:sz w:val="24"/>
          <w:szCs w:val="24"/>
        </w:rPr>
        <w:t>3</w:t>
      </w:r>
      <w:r w:rsidRPr="00117F39">
        <w:rPr>
          <w:rFonts w:ascii="Century Schoolbook" w:hAnsi="Century Schoolbook" w:cs="Century Schoolbook"/>
          <w:color w:val="2A00FF"/>
          <w:kern w:val="0"/>
          <w:sz w:val="24"/>
          <w:szCs w:val="24"/>
        </w:rPr>
        <w:t>秒</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.countDown();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计数器减一</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return</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w:t>
      </w:r>
    </w:p>
    <w:p w:rsidR="005B5244" w:rsidRPr="00626BE2" w:rsidRDefault="00626BE2" w:rsidP="005B5244">
      <w:pPr>
        <w:rPr>
          <w:rFonts w:ascii="Century Schoolbook" w:hAnsi="Century Schoolbook"/>
        </w:rPr>
      </w:pPr>
      <w:ins w:id="4" w:author="Yangcl" w:date="2020-03-24T15:25:00Z">
        <w:r w:rsidRPr="00626BE2">
          <w:rPr>
            <w:rFonts w:ascii="Century Schoolbook" w:hAnsi="Century Schoolbook"/>
          </w:rPr>
          <w:t>运行结果如下</w:t>
        </w:r>
        <w:r w:rsidRPr="00626BE2">
          <w:rPr>
            <w:rFonts w:ascii="Century Schoolbook" w:hAnsi="Century Schoolbook" w:hint="eastAsia"/>
          </w:rPr>
          <w:t>：</w:t>
        </w:r>
      </w:ins>
    </w:p>
    <w:p w:rsidR="005B5244" w:rsidRPr="005D73FC" w:rsidRDefault="005D73FC" w:rsidP="005B5244">
      <w:pPr>
        <w:rPr>
          <w:rFonts w:ascii="Century Schoolbook" w:hAnsi="Century Schoolbook"/>
          <w:b/>
          <w:rPrChange w:id="5" w:author="Yangcl" w:date="2020-03-24T15:26:00Z">
            <w:rPr>
              <w:rFonts w:ascii="Century Schoolbook" w:hAnsi="Century Schoolbook"/>
            </w:rPr>
          </w:rPrChange>
        </w:rPr>
      </w:pPr>
      <w:ins w:id="6" w:author="Yangcl" w:date="2020-03-24T15:26:00Z">
        <w:r>
          <w:rPr>
            <w:noProof/>
          </w:rPr>
          <w:drawing>
            <wp:inline distT="0" distB="0" distL="0" distR="0" wp14:anchorId="56CDC9E5" wp14:editId="406C37FB">
              <wp:extent cx="12925425" cy="1200150"/>
              <wp:effectExtent l="0" t="0" r="9525"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925425" cy="1200150"/>
                      </a:xfrm>
                      <a:prstGeom prst="rect">
                        <a:avLst/>
                      </a:prstGeom>
                    </pic:spPr>
                  </pic:pic>
                </a:graphicData>
              </a:graphic>
            </wp:inline>
          </w:drawing>
        </w:r>
      </w:ins>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321B24" w:rsidRPr="005D08AA" w:rsidRDefault="00321B24"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7D35CF" w:rsidRDefault="00DB571D" w:rsidP="00B64AC8">
      <w:pPr>
        <w:pStyle w:val="Tip2"/>
      </w:pPr>
      <w:r w:rsidRPr="00A66760">
        <w:t>synchronized</w:t>
      </w:r>
      <w:r>
        <w:t>-</w:t>
      </w:r>
      <w:r>
        <w:t>线程锁</w:t>
      </w:r>
      <w:r>
        <w:rPr>
          <w:rFonts w:hint="eastAsia"/>
        </w:rPr>
        <w:t xml:space="preserve"> </w:t>
      </w:r>
    </w:p>
    <w:p w:rsidR="004048FA" w:rsidRDefault="00ED6F8F" w:rsidP="00ED6F8F">
      <w:pPr>
        <w:pStyle w:val="Tip3"/>
      </w:pPr>
      <w:r w:rsidRPr="00ED6F8F">
        <w:t>synchronized</w:t>
      </w:r>
      <w:r>
        <w:t>和</w:t>
      </w:r>
      <w:r>
        <w:t>Lock</w:t>
      </w:r>
      <w:r>
        <w:t>的区别</w:t>
      </w:r>
      <w:r>
        <w:rPr>
          <w:rFonts w:hint="eastAsia"/>
        </w:rPr>
        <w:t xml:space="preserve"> </w:t>
      </w:r>
    </w:p>
    <w:p w:rsidR="00ED6F8F" w:rsidRDefault="00FB42FE" w:rsidP="00FB42FE">
      <w:pPr>
        <w:pStyle w:val="Tip4"/>
      </w:pPr>
      <w:r>
        <w:rPr>
          <w:rFonts w:hint="eastAsia"/>
        </w:rPr>
        <w:t xml:space="preserve">1 </w:t>
      </w:r>
      <w:r>
        <w:rPr>
          <w:rFonts w:ascii="宋体" w:eastAsia="宋体" w:hAnsi="宋体" w:cs="宋体" w:hint="eastAsia"/>
        </w:rPr>
        <w:t>原始构成不同</w:t>
      </w:r>
      <w:r w:rsidR="000677D8">
        <w:rPr>
          <w:rFonts w:ascii="宋体" w:eastAsia="宋体" w:hAnsi="宋体" w:cs="宋体" w:hint="eastAsia"/>
        </w:rPr>
        <w:t xml:space="preserve"> </w:t>
      </w:r>
    </w:p>
    <w:p w:rsidR="00FB42FE" w:rsidRDefault="00FB42FE" w:rsidP="007D35CF">
      <w:pPr>
        <w:rPr>
          <w:rFonts w:ascii="Century Schoolbook" w:hAnsi="Century Schoolbook"/>
        </w:rPr>
      </w:pPr>
      <w:r>
        <w:rPr>
          <w:rFonts w:ascii="Century Schoolbook" w:hAnsi="Century Schoolbook"/>
        </w:rPr>
        <w:tab/>
        <w:t>synchronized</w:t>
      </w:r>
      <w:r>
        <w:rPr>
          <w:rFonts w:ascii="Century Schoolbook" w:hAnsi="Century Schoolbook"/>
        </w:rPr>
        <w:t>是关键字</w:t>
      </w:r>
      <w:r>
        <w:rPr>
          <w:rFonts w:ascii="Century Schoolbook" w:hAnsi="Century Schoolbook" w:hint="eastAsia"/>
        </w:rPr>
        <w:t>，</w:t>
      </w:r>
      <w:r>
        <w:rPr>
          <w:rFonts w:ascii="Century Schoolbook" w:hAnsi="Century Schoolbook"/>
        </w:rPr>
        <w:t>属于</w:t>
      </w:r>
      <w:r>
        <w:rPr>
          <w:rFonts w:ascii="Century Schoolbook" w:hAnsi="Century Schoolbook"/>
        </w:rPr>
        <w:t>JVM</w:t>
      </w:r>
      <w:r>
        <w:rPr>
          <w:rFonts w:ascii="Century Schoolbook" w:hAnsi="Century Schoolbook"/>
        </w:rPr>
        <w:t>层面</w:t>
      </w:r>
      <w:r>
        <w:rPr>
          <w:rFonts w:ascii="Century Schoolbook" w:hAnsi="Century Schoolbook" w:hint="eastAsia"/>
        </w:rPr>
        <w:t>。</w:t>
      </w:r>
      <w:r>
        <w:rPr>
          <w:rFonts w:ascii="Century Schoolbook" w:hAnsi="Century Schoolbook"/>
        </w:rPr>
        <w:t>利用</w:t>
      </w:r>
      <w:r>
        <w:rPr>
          <w:rFonts w:ascii="Century Schoolbook" w:hAnsi="Century Schoolbook" w:hint="eastAsia"/>
        </w:rPr>
        <w:t>m</w:t>
      </w:r>
      <w:r>
        <w:rPr>
          <w:rFonts w:ascii="Century Schoolbook" w:hAnsi="Century Schoolbook"/>
        </w:rPr>
        <w:t>onitorenter</w:t>
      </w:r>
      <w:r>
        <w:rPr>
          <w:rFonts w:ascii="Century Schoolbook" w:hAnsi="Century Schoolbook"/>
        </w:rPr>
        <w:t>和</w:t>
      </w:r>
      <w:r>
        <w:rPr>
          <w:rFonts w:ascii="Century Schoolbook" w:hAnsi="Century Schoolbook"/>
        </w:rPr>
        <w:t>monitorexit</w:t>
      </w:r>
      <w:r>
        <w:rPr>
          <w:rFonts w:ascii="Century Schoolbook" w:hAnsi="Century Schoolbook"/>
        </w:rPr>
        <w:t>来控制锁的操作</w:t>
      </w:r>
      <w:r>
        <w:rPr>
          <w:rFonts w:ascii="Century Schoolbook" w:hAnsi="Century Schoolbook" w:hint="eastAsia"/>
        </w:rPr>
        <w:t>，</w:t>
      </w:r>
      <w:r>
        <w:rPr>
          <w:rFonts w:ascii="Century Schoolbook" w:hAnsi="Century Schoolbook" w:hint="eastAsia"/>
        </w:rPr>
        <w:t>m</w:t>
      </w:r>
      <w:r>
        <w:rPr>
          <w:rFonts w:ascii="Century Schoolbook" w:hAnsi="Century Schoolbook"/>
        </w:rPr>
        <w:t>onitorenter</w:t>
      </w:r>
      <w:r>
        <w:rPr>
          <w:rFonts w:ascii="Century Schoolbook" w:hAnsi="Century Schoolbook"/>
        </w:rPr>
        <w:t>底层通过</w:t>
      </w:r>
      <w:r>
        <w:rPr>
          <w:rFonts w:ascii="Century Schoolbook" w:hAnsi="Century Schoolbook" w:hint="eastAsia"/>
        </w:rPr>
        <w:t>m</w:t>
      </w:r>
      <w:r>
        <w:rPr>
          <w:rFonts w:ascii="Century Schoolbook" w:hAnsi="Century Schoolbook"/>
        </w:rPr>
        <w:t>onitor</w:t>
      </w:r>
      <w:r>
        <w:rPr>
          <w:rFonts w:ascii="Century Schoolbook" w:hAnsi="Century Schoolbook"/>
        </w:rPr>
        <w:t>对象来完成</w:t>
      </w:r>
      <w:r>
        <w:rPr>
          <w:rFonts w:ascii="Century Schoolbook" w:hAnsi="Century Schoolbook" w:hint="eastAsia"/>
        </w:rPr>
        <w:t>，</w:t>
      </w:r>
      <w:r>
        <w:rPr>
          <w:rFonts w:ascii="Century Schoolbook" w:hAnsi="Century Schoolbook"/>
        </w:rPr>
        <w:t>其实</w:t>
      </w:r>
      <w:r>
        <w:rPr>
          <w:rFonts w:ascii="Century Schoolbook" w:hAnsi="Century Schoolbook" w:hint="eastAsia"/>
        </w:rPr>
        <w:t>w</w:t>
      </w:r>
      <w:r>
        <w:rPr>
          <w:rFonts w:ascii="Century Schoolbook" w:hAnsi="Century Schoolbook"/>
        </w:rPr>
        <w:t>ait/notify</w:t>
      </w:r>
      <w:r>
        <w:rPr>
          <w:rFonts w:ascii="Century Schoolbook" w:hAnsi="Century Schoolbook"/>
        </w:rPr>
        <w:t>等方法也依赖</w:t>
      </w:r>
      <w:r>
        <w:rPr>
          <w:rFonts w:ascii="Century Schoolbook" w:hAnsi="Century Schoolbook" w:hint="eastAsia"/>
        </w:rPr>
        <w:t>m</w:t>
      </w:r>
      <w:r>
        <w:rPr>
          <w:rFonts w:ascii="Century Schoolbook" w:hAnsi="Century Schoolbook"/>
        </w:rPr>
        <w:t>onitor</w:t>
      </w:r>
      <w:r>
        <w:rPr>
          <w:rFonts w:ascii="Century Schoolbook" w:hAnsi="Century Schoolbook"/>
        </w:rPr>
        <w:t>对象</w:t>
      </w:r>
      <w:r>
        <w:rPr>
          <w:rFonts w:ascii="Century Schoolbook" w:hAnsi="Century Schoolbook" w:hint="eastAsia"/>
        </w:rPr>
        <w:t>，</w:t>
      </w:r>
      <w:r>
        <w:rPr>
          <w:rFonts w:ascii="Century Schoolbook" w:hAnsi="Century Schoolbook"/>
        </w:rPr>
        <w:t>只有在同步块或方法中才能调用</w:t>
      </w:r>
      <w:r>
        <w:rPr>
          <w:rFonts w:ascii="Century Schoolbook" w:hAnsi="Century Schoolbook" w:hint="eastAsia"/>
        </w:rPr>
        <w:t>w</w:t>
      </w:r>
      <w:r>
        <w:rPr>
          <w:rFonts w:ascii="Century Schoolbook" w:hAnsi="Century Schoolbook"/>
        </w:rPr>
        <w:t>ait/notify</w:t>
      </w:r>
      <w:r>
        <w:rPr>
          <w:rFonts w:ascii="Century Schoolbook" w:hAnsi="Century Schoolbook" w:hint="eastAsia"/>
        </w:rPr>
        <w:t>。</w:t>
      </w:r>
      <w:r>
        <w:rPr>
          <w:rFonts w:ascii="Century Schoolbook" w:hAnsi="Century Schoolbook"/>
        </w:rPr>
        <w:t>Lock</w:t>
      </w:r>
      <w:r>
        <w:rPr>
          <w:rFonts w:ascii="Century Schoolbook" w:hAnsi="Century Schoolbook"/>
        </w:rPr>
        <w:t>则是具体的一个类</w:t>
      </w:r>
      <w:r>
        <w:rPr>
          <w:rFonts w:ascii="Century Schoolbook" w:hAnsi="Century Schoolbook" w:hint="eastAsia"/>
        </w:rPr>
        <w:t>（</w:t>
      </w:r>
      <w:r>
        <w:rPr>
          <w:rFonts w:ascii="Century Schoolbook" w:hAnsi="Century Schoolbook" w:hint="eastAsia"/>
        </w:rPr>
        <w:t>j</w:t>
      </w:r>
      <w:r>
        <w:rPr>
          <w:rFonts w:ascii="Century Schoolbook" w:hAnsi="Century Schoolbook"/>
        </w:rPr>
        <w:t>ava.util.concurrent.Locks.Lock</w:t>
      </w:r>
      <w:r>
        <w:rPr>
          <w:rFonts w:ascii="Century Schoolbook" w:hAnsi="Century Schoolbook" w:hint="eastAsia"/>
        </w:rPr>
        <w:t>）是</w:t>
      </w:r>
      <w:r>
        <w:rPr>
          <w:rFonts w:ascii="Century Schoolbook" w:hAnsi="Century Schoolbook" w:hint="eastAsia"/>
        </w:rPr>
        <w:t>api</w:t>
      </w:r>
      <w:r>
        <w:rPr>
          <w:rFonts w:ascii="Century Schoolbook" w:hAnsi="Century Schoolbook" w:hint="eastAsia"/>
        </w:rPr>
        <w:t>层面的锁。</w:t>
      </w:r>
    </w:p>
    <w:p w:rsidR="00FB42FE" w:rsidRDefault="000677D8" w:rsidP="000677D8">
      <w:pPr>
        <w:pStyle w:val="Tip4"/>
      </w:pPr>
      <w:r>
        <w:rPr>
          <w:rFonts w:hint="eastAsia"/>
        </w:rPr>
        <w:t>2</w:t>
      </w:r>
      <w:r>
        <w:t xml:space="preserve"> </w:t>
      </w:r>
      <w:r>
        <w:rPr>
          <w:rFonts w:ascii="宋体" w:eastAsia="宋体" w:hAnsi="宋体" w:cs="宋体" w:hint="eastAsia"/>
        </w:rPr>
        <w:t>使用方法不同</w:t>
      </w:r>
      <w:r>
        <w:rPr>
          <w:rFonts w:hint="eastAsia"/>
        </w:rPr>
        <w:t xml:space="preserve"> </w:t>
      </w:r>
    </w:p>
    <w:p w:rsidR="00FB42FE" w:rsidRDefault="000677D8" w:rsidP="007D35CF">
      <w:pPr>
        <w:rPr>
          <w:rFonts w:ascii="Century Schoolbook" w:hAnsi="Century Schoolbook"/>
        </w:rPr>
      </w:pPr>
      <w:r>
        <w:rPr>
          <w:rFonts w:ascii="Century Schoolbook" w:hAnsi="Century Schoolbook"/>
        </w:rPr>
        <w:tab/>
        <w:t>synchronized</w:t>
      </w:r>
      <w:r>
        <w:rPr>
          <w:rFonts w:ascii="Century Schoolbook" w:hAnsi="Century Schoolbook"/>
        </w:rPr>
        <w:t>不需要用户去手动释放锁</w:t>
      </w:r>
      <w:r>
        <w:rPr>
          <w:rFonts w:ascii="Century Schoolbook" w:hAnsi="Century Schoolbook" w:hint="eastAsia"/>
        </w:rPr>
        <w:t>，</w:t>
      </w:r>
      <w:r>
        <w:rPr>
          <w:rFonts w:ascii="Century Schoolbook" w:hAnsi="Century Schoolbook"/>
        </w:rPr>
        <w:t>当</w:t>
      </w:r>
      <w:r>
        <w:rPr>
          <w:rFonts w:ascii="Century Schoolbook" w:hAnsi="Century Schoolbook"/>
        </w:rPr>
        <w:t>synchronized</w:t>
      </w:r>
      <w:r>
        <w:rPr>
          <w:rFonts w:ascii="Century Schoolbook" w:hAnsi="Century Schoolbook"/>
        </w:rPr>
        <w:t>代码块执行完成后</w:t>
      </w:r>
      <w:r>
        <w:rPr>
          <w:rFonts w:ascii="Century Schoolbook" w:hAnsi="Century Schoolbook" w:hint="eastAsia"/>
        </w:rPr>
        <w:t>，</w:t>
      </w:r>
      <w:r>
        <w:rPr>
          <w:rFonts w:ascii="Century Schoolbook" w:hAnsi="Century Schoolbook"/>
        </w:rPr>
        <w:t>系统会自动让线程释放对锁的占用</w:t>
      </w:r>
      <w:r>
        <w:rPr>
          <w:rFonts w:ascii="Century Schoolbook" w:hAnsi="Century Schoolbook" w:hint="eastAsia"/>
        </w:rPr>
        <w:t>。</w:t>
      </w:r>
    </w:p>
    <w:p w:rsidR="000677D8" w:rsidRDefault="000677D8" w:rsidP="007D35CF">
      <w:pPr>
        <w:rPr>
          <w:rFonts w:ascii="Century Schoolbook" w:hAnsi="Century Schoolbook"/>
        </w:rPr>
      </w:pPr>
      <w:r>
        <w:rPr>
          <w:rFonts w:ascii="Century Schoolbook" w:hAnsi="Century Schoolbook"/>
        </w:rPr>
        <w:tab/>
        <w:t>Reentrant</w:t>
      </w:r>
      <w:r w:rsidR="00C86357">
        <w:rPr>
          <w:rFonts w:ascii="Century Schoolbook" w:hAnsi="Century Schoolbook"/>
        </w:rPr>
        <w:t>L</w:t>
      </w:r>
      <w:r>
        <w:rPr>
          <w:rFonts w:ascii="Century Schoolbook" w:hAnsi="Century Schoolbook"/>
        </w:rPr>
        <w:t>ock</w:t>
      </w:r>
      <w:r>
        <w:rPr>
          <w:rFonts w:ascii="Century Schoolbook" w:hAnsi="Century Schoolbook"/>
        </w:rPr>
        <w:t>则需要用户去手动释放锁</w:t>
      </w:r>
      <w:r>
        <w:rPr>
          <w:rFonts w:ascii="Century Schoolbook" w:hAnsi="Century Schoolbook" w:hint="eastAsia"/>
        </w:rPr>
        <w:t>，</w:t>
      </w:r>
      <w:r>
        <w:rPr>
          <w:rFonts w:ascii="Century Schoolbook" w:hAnsi="Century Schoolbook"/>
        </w:rPr>
        <w:t>若没有主动释放锁</w:t>
      </w:r>
      <w:r>
        <w:rPr>
          <w:rFonts w:ascii="Century Schoolbook" w:hAnsi="Century Schoolbook" w:hint="eastAsia"/>
        </w:rPr>
        <w:t>，</w:t>
      </w:r>
      <w:r>
        <w:rPr>
          <w:rFonts w:ascii="Century Schoolbook" w:hAnsi="Century Schoolbook"/>
        </w:rPr>
        <w:t>就有可能导致出现死锁现象</w:t>
      </w:r>
      <w:r>
        <w:rPr>
          <w:rFonts w:ascii="Century Schoolbook" w:hAnsi="Century Schoolbook" w:hint="eastAsia"/>
        </w:rPr>
        <w:t>。</w:t>
      </w:r>
      <w:r w:rsidR="00296FF1">
        <w:rPr>
          <w:rFonts w:ascii="Century Schoolbook" w:hAnsi="Century Schoolbook" w:hint="eastAsia"/>
        </w:rPr>
        <w:t>需要</w:t>
      </w:r>
      <w:r w:rsidR="00296FF1">
        <w:rPr>
          <w:rFonts w:ascii="Century Schoolbook" w:hAnsi="Century Schoolbook" w:hint="eastAsia"/>
        </w:rPr>
        <w:t>l</w:t>
      </w:r>
      <w:r w:rsidR="00296FF1">
        <w:rPr>
          <w:rFonts w:ascii="Century Schoolbook" w:hAnsi="Century Schoolbook"/>
        </w:rPr>
        <w:t>ock</w:t>
      </w:r>
      <w:r w:rsidR="00296FF1">
        <w:rPr>
          <w:rFonts w:ascii="Century Schoolbook" w:hAnsi="Century Schoolbook"/>
        </w:rPr>
        <w:t>和</w:t>
      </w:r>
      <w:r w:rsidR="00296FF1">
        <w:rPr>
          <w:rFonts w:ascii="Century Schoolbook" w:hAnsi="Century Schoolbook" w:hint="eastAsia"/>
        </w:rPr>
        <w:t>u</w:t>
      </w:r>
      <w:r w:rsidR="00296FF1">
        <w:rPr>
          <w:rFonts w:ascii="Century Schoolbook" w:hAnsi="Century Schoolbook"/>
        </w:rPr>
        <w:t>nlock</w:t>
      </w:r>
      <w:r w:rsidR="00296FF1">
        <w:rPr>
          <w:rFonts w:ascii="Century Schoolbook" w:hAnsi="Century Schoolbook"/>
        </w:rPr>
        <w:t>方法配合</w:t>
      </w:r>
      <w:r w:rsidR="00296FF1">
        <w:rPr>
          <w:rFonts w:ascii="Century Schoolbook" w:hAnsi="Century Schoolbook" w:hint="eastAsia"/>
        </w:rPr>
        <w:t>t</w:t>
      </w:r>
      <w:r w:rsidR="00296FF1">
        <w:rPr>
          <w:rFonts w:ascii="Century Schoolbook" w:hAnsi="Century Schoolbook"/>
        </w:rPr>
        <w:t>ry/cache/finally</w:t>
      </w:r>
      <w:r w:rsidR="00296FF1">
        <w:rPr>
          <w:rFonts w:ascii="Century Schoolbook" w:hAnsi="Century Schoolbook"/>
        </w:rPr>
        <w:t>语句块来完成</w:t>
      </w:r>
      <w:r w:rsidR="00296FF1">
        <w:rPr>
          <w:rFonts w:ascii="Century Schoolbook" w:hAnsi="Century Schoolbook" w:hint="eastAsia"/>
        </w:rPr>
        <w:t>。</w:t>
      </w:r>
    </w:p>
    <w:p w:rsidR="00FB42FE" w:rsidRPr="00A8394B" w:rsidRDefault="006F175B" w:rsidP="006F175B">
      <w:pPr>
        <w:pStyle w:val="Tip4"/>
        <w:rPr>
          <w:rFonts w:eastAsiaTheme="minorEastAsia"/>
        </w:rPr>
      </w:pPr>
      <w:r>
        <w:rPr>
          <w:rFonts w:hint="eastAsia"/>
        </w:rPr>
        <w:t>3</w:t>
      </w:r>
      <w:r>
        <w:t xml:space="preserve"> </w:t>
      </w:r>
      <w:r>
        <w:rPr>
          <w:rFonts w:ascii="宋体" w:eastAsia="宋体" w:hAnsi="宋体" w:cs="宋体" w:hint="eastAsia"/>
        </w:rPr>
        <w:t>等待是否可中断</w:t>
      </w:r>
      <w:r>
        <w:rPr>
          <w:rFonts w:hint="eastAsia"/>
        </w:rPr>
        <w:t xml:space="preserve"> </w:t>
      </w:r>
      <w:r w:rsidR="00DD4F46">
        <w:rPr>
          <w:rFonts w:hint="eastAsia"/>
        </w:rPr>
        <w:t>Lock独有</w:t>
      </w:r>
      <w:r w:rsidR="00A8394B">
        <w:rPr>
          <w:rFonts w:eastAsiaTheme="minorEastAsia" w:hint="eastAsia"/>
        </w:rPr>
        <w:t xml:space="preserve"> </w:t>
      </w:r>
    </w:p>
    <w:p w:rsidR="00FB42FE" w:rsidRDefault="006F175B" w:rsidP="007D35CF">
      <w:pPr>
        <w:rPr>
          <w:rFonts w:ascii="Century Schoolbook" w:hAnsi="Century Schoolbook"/>
        </w:rPr>
      </w:pPr>
      <w:r>
        <w:rPr>
          <w:rFonts w:ascii="Century Schoolbook" w:hAnsi="Century Schoolbook"/>
        </w:rPr>
        <w:tab/>
        <w:t>synchronized</w:t>
      </w:r>
      <w:r>
        <w:rPr>
          <w:rFonts w:ascii="Century Schoolbook" w:hAnsi="Century Schoolbook"/>
        </w:rPr>
        <w:t>不可中断</w:t>
      </w:r>
      <w:r>
        <w:rPr>
          <w:rFonts w:ascii="Century Schoolbook" w:hAnsi="Century Schoolbook" w:hint="eastAsia"/>
        </w:rPr>
        <w:t>，</w:t>
      </w:r>
      <w:r>
        <w:rPr>
          <w:rFonts w:ascii="Century Schoolbook" w:hAnsi="Century Schoolbook"/>
        </w:rPr>
        <w:t>除非抛出异常或程序本身执行完成</w:t>
      </w:r>
      <w:r>
        <w:rPr>
          <w:rFonts w:ascii="Century Schoolbook" w:hAnsi="Century Schoolbook" w:hint="eastAsia"/>
        </w:rPr>
        <w:t>。</w:t>
      </w:r>
    </w:p>
    <w:p w:rsidR="006F175B" w:rsidRDefault="006F175B" w:rsidP="007D35CF">
      <w:pPr>
        <w:rPr>
          <w:rFonts w:ascii="Century Schoolbook" w:hAnsi="Century Schoolbook"/>
        </w:rPr>
      </w:pPr>
      <w:r>
        <w:rPr>
          <w:rFonts w:ascii="Century Schoolbook" w:hAnsi="Century Schoolbook"/>
        </w:rPr>
        <w:tab/>
        <w:t>ReentrantLock</w:t>
      </w:r>
      <w:r w:rsidR="00C86357">
        <w:rPr>
          <w:rFonts w:ascii="Century Schoolbook" w:hAnsi="Century Schoolbook"/>
        </w:rPr>
        <w:t>可中断</w:t>
      </w:r>
      <w:r w:rsidR="00C86357">
        <w:rPr>
          <w:rFonts w:ascii="Century Schoolbook" w:hAnsi="Century Schoolbook" w:hint="eastAsia"/>
        </w:rPr>
        <w:t>，</w:t>
      </w:r>
      <w:r w:rsidR="00C86357">
        <w:rPr>
          <w:rFonts w:ascii="Century Schoolbook" w:hAnsi="Century Schoolbook" w:hint="eastAsia"/>
        </w:rPr>
        <w:t>A</w:t>
      </w:r>
      <w:r w:rsidR="00C86357">
        <w:rPr>
          <w:rFonts w:ascii="Century Schoolbook" w:hAnsi="Century Schoolbook" w:hint="eastAsia"/>
        </w:rPr>
        <w:t>：设置超时方法</w:t>
      </w:r>
      <w:r w:rsidR="00C86357">
        <w:rPr>
          <w:rFonts w:ascii="Century Schoolbook" w:hAnsi="Century Schoolbook" w:hint="eastAsia"/>
        </w:rPr>
        <w:t>t</w:t>
      </w:r>
      <w:r w:rsidR="00C86357">
        <w:rPr>
          <w:rFonts w:ascii="Century Schoolbook" w:hAnsi="Century Schoolbook"/>
        </w:rPr>
        <w:t>ryLock(long timeout , TimeUnit unit)</w:t>
      </w:r>
      <w:r w:rsidR="00C86357">
        <w:rPr>
          <w:rFonts w:ascii="Century Schoolbook" w:hAnsi="Century Schoolbook" w:hint="eastAsia"/>
        </w:rPr>
        <w:t>；</w:t>
      </w:r>
      <w:r w:rsidR="00C86357">
        <w:rPr>
          <w:rFonts w:ascii="Century Schoolbook" w:hAnsi="Century Schoolbook" w:hint="eastAsia"/>
        </w:rPr>
        <w:t>B</w:t>
      </w:r>
      <w:r w:rsidR="00C86357">
        <w:rPr>
          <w:rFonts w:ascii="Century Schoolbook" w:hAnsi="Century Schoolbook" w:hint="eastAsia"/>
        </w:rPr>
        <w:t>：</w:t>
      </w:r>
      <w:r w:rsidR="00C86357">
        <w:rPr>
          <w:rFonts w:ascii="Century Schoolbook" w:hAnsi="Century Schoolbook"/>
        </w:rPr>
        <w:t>lockInterruptibly()</w:t>
      </w:r>
      <w:r w:rsidR="00C86357">
        <w:rPr>
          <w:rFonts w:ascii="Century Schoolbook" w:hAnsi="Century Schoolbook"/>
        </w:rPr>
        <w:t>放代码块中</w:t>
      </w:r>
      <w:r w:rsidR="00C86357">
        <w:rPr>
          <w:rFonts w:ascii="Century Schoolbook" w:hAnsi="Century Schoolbook" w:hint="eastAsia"/>
        </w:rPr>
        <w:t>，</w:t>
      </w:r>
      <w:r w:rsidR="00C86357">
        <w:rPr>
          <w:rFonts w:ascii="Century Schoolbook" w:hAnsi="Century Schoolbook"/>
        </w:rPr>
        <w:t>调用</w:t>
      </w:r>
      <w:r w:rsidR="00C86357">
        <w:rPr>
          <w:rFonts w:ascii="Century Schoolbook" w:hAnsi="Century Schoolbook"/>
        </w:rPr>
        <w:t>interrupt()</w:t>
      </w:r>
      <w:r w:rsidR="00C86357">
        <w:rPr>
          <w:rFonts w:ascii="Century Schoolbook" w:hAnsi="Century Schoolbook"/>
        </w:rPr>
        <w:t>方法可中断运行</w:t>
      </w:r>
      <w:r w:rsidR="00C86357">
        <w:rPr>
          <w:rFonts w:ascii="Century Schoolbook" w:hAnsi="Century Schoolbook" w:hint="eastAsia"/>
        </w:rPr>
        <w:t>。</w:t>
      </w:r>
    </w:p>
    <w:p w:rsidR="00ED6F8F" w:rsidRDefault="002264BB" w:rsidP="002264BB">
      <w:pPr>
        <w:pStyle w:val="Tip4"/>
      </w:pPr>
      <w:r>
        <w:rPr>
          <w:rFonts w:hint="eastAsia"/>
        </w:rPr>
        <w:t>4</w:t>
      </w:r>
      <w:r>
        <w:t xml:space="preserve"> </w:t>
      </w:r>
      <w:r>
        <w:rPr>
          <w:rFonts w:ascii="宋体" w:eastAsia="宋体" w:hAnsi="宋体" w:cs="宋体" w:hint="eastAsia"/>
        </w:rPr>
        <w:t>加锁是否公平</w:t>
      </w:r>
      <w:r>
        <w:rPr>
          <w:rFonts w:hint="eastAsia"/>
        </w:rPr>
        <w:t xml:space="preserve"> </w:t>
      </w:r>
    </w:p>
    <w:p w:rsidR="00ED6F8F" w:rsidRDefault="002264BB" w:rsidP="007D35CF">
      <w:pPr>
        <w:rPr>
          <w:rFonts w:ascii="Century Schoolbook" w:hAnsi="Century Schoolbook"/>
        </w:rPr>
      </w:pPr>
      <w:r>
        <w:rPr>
          <w:rFonts w:ascii="Century Schoolbook" w:hAnsi="Century Schoolbook"/>
        </w:rPr>
        <w:tab/>
        <w:t>synchronized</w:t>
      </w:r>
      <w:r>
        <w:rPr>
          <w:rFonts w:ascii="Century Schoolbook" w:hAnsi="Century Schoolbook"/>
        </w:rPr>
        <w:t>非公平锁</w:t>
      </w:r>
      <w:r>
        <w:rPr>
          <w:rFonts w:ascii="Century Schoolbook" w:hAnsi="Century Schoolbook" w:hint="eastAsia"/>
        </w:rPr>
        <w:t>。</w:t>
      </w:r>
    </w:p>
    <w:p w:rsidR="002264BB" w:rsidRDefault="002264BB" w:rsidP="007D35CF">
      <w:pPr>
        <w:rPr>
          <w:rFonts w:ascii="Century Schoolbook" w:hAnsi="Century Schoolbook"/>
        </w:rPr>
      </w:pPr>
      <w:r>
        <w:rPr>
          <w:rFonts w:ascii="Century Schoolbook" w:hAnsi="Century Schoolbook"/>
        </w:rPr>
        <w:tab/>
        <w:t>ReentrantLock</w:t>
      </w:r>
      <w:r>
        <w:rPr>
          <w:rFonts w:ascii="Century Schoolbook" w:hAnsi="Century Schoolbook"/>
        </w:rPr>
        <w:t>默认非公平</w:t>
      </w:r>
      <w:r>
        <w:rPr>
          <w:rFonts w:ascii="Century Schoolbook" w:hAnsi="Century Schoolbook" w:hint="eastAsia"/>
        </w:rPr>
        <w:t>，</w:t>
      </w:r>
      <w:r>
        <w:rPr>
          <w:rFonts w:ascii="Century Schoolbook" w:hAnsi="Century Schoolbook"/>
        </w:rPr>
        <w:t>但也可以通过构造函数设置成公平锁</w:t>
      </w:r>
      <w:r>
        <w:rPr>
          <w:rFonts w:ascii="Century Schoolbook" w:hAnsi="Century Schoolbook" w:hint="eastAsia"/>
        </w:rPr>
        <w:t>。</w:t>
      </w:r>
    </w:p>
    <w:p w:rsidR="00ED6F8F" w:rsidRPr="00A8394B" w:rsidRDefault="00BE7253" w:rsidP="00BE7253">
      <w:pPr>
        <w:pStyle w:val="Tip4"/>
        <w:rPr>
          <w:rFonts w:eastAsiaTheme="minorEastAsia"/>
        </w:rPr>
      </w:pPr>
      <w:r>
        <w:rPr>
          <w:rFonts w:hint="eastAsia"/>
        </w:rPr>
        <w:t>5</w:t>
      </w:r>
      <w:r>
        <w:t xml:space="preserve"> </w:t>
      </w:r>
      <w:r>
        <w:rPr>
          <w:rFonts w:ascii="宋体" w:eastAsia="宋体" w:hAnsi="宋体" w:cs="宋体" w:hint="eastAsia"/>
        </w:rPr>
        <w:t>锁是否可以绑定多个条件</w:t>
      </w:r>
      <w:r>
        <w:rPr>
          <w:rFonts w:hint="eastAsia"/>
        </w:rPr>
        <w:t xml:space="preserve"> </w:t>
      </w:r>
      <w:r w:rsidR="00DD4F46">
        <w:rPr>
          <w:rFonts w:hint="eastAsia"/>
        </w:rPr>
        <w:t>Lock独有</w:t>
      </w:r>
      <w:r w:rsidR="00A8394B">
        <w:rPr>
          <w:rFonts w:eastAsiaTheme="minorEastAsia" w:hint="eastAsia"/>
        </w:rPr>
        <w:t xml:space="preserve"> </w:t>
      </w:r>
    </w:p>
    <w:p w:rsidR="00ED6F8F" w:rsidRDefault="00BA1F59" w:rsidP="007D35CF">
      <w:pPr>
        <w:rPr>
          <w:rFonts w:ascii="Century Schoolbook" w:hAnsi="Century Schoolbook"/>
        </w:rPr>
      </w:pPr>
      <w:r>
        <w:rPr>
          <w:rFonts w:ascii="Century Schoolbook" w:hAnsi="Century Schoolbook"/>
        </w:rPr>
        <w:tab/>
        <w:t>synchronized</w:t>
      </w:r>
      <w:r>
        <w:rPr>
          <w:rFonts w:ascii="Century Schoolbook" w:hAnsi="Century Schoolbook" w:hint="eastAsia"/>
        </w:rPr>
        <w:t>没有这个功能。</w:t>
      </w:r>
    </w:p>
    <w:p w:rsidR="00BA1F59" w:rsidRDefault="00BA1F59" w:rsidP="007D35CF">
      <w:pPr>
        <w:rPr>
          <w:rFonts w:ascii="Century Schoolbook" w:hAnsi="Century Schoolbook"/>
        </w:rPr>
      </w:pPr>
      <w:r>
        <w:rPr>
          <w:rFonts w:ascii="Century Schoolbook" w:hAnsi="Century Schoolbook"/>
        </w:rPr>
        <w:tab/>
        <w:t>ReentrantLock</w:t>
      </w:r>
      <w:r>
        <w:rPr>
          <w:rFonts w:ascii="Century Schoolbook" w:hAnsi="Century Schoolbook"/>
        </w:rPr>
        <w:t>可以通过</w:t>
      </w:r>
      <w:r>
        <w:rPr>
          <w:rFonts w:ascii="Century Schoolbook" w:hAnsi="Century Schoolbook"/>
        </w:rPr>
        <w:t>Condition</w:t>
      </w:r>
      <w:r>
        <w:rPr>
          <w:rFonts w:ascii="Century Schoolbook" w:hAnsi="Century Schoolbook"/>
        </w:rPr>
        <w:t>来实现分组唤醒或者精确唤醒指定的线程</w:t>
      </w:r>
      <w:r>
        <w:rPr>
          <w:rFonts w:ascii="Century Schoolbook" w:hAnsi="Century Schoolbook" w:hint="eastAsia"/>
        </w:rPr>
        <w:t>，</w:t>
      </w:r>
      <w:r>
        <w:rPr>
          <w:rFonts w:ascii="Century Schoolbook" w:hAnsi="Century Schoolbook"/>
        </w:rPr>
        <w:t>而不是像</w:t>
      </w:r>
      <w:r>
        <w:rPr>
          <w:rFonts w:ascii="Century Schoolbook" w:hAnsi="Century Schoolbook"/>
        </w:rPr>
        <w:t>synchronized</w:t>
      </w:r>
      <w:r>
        <w:rPr>
          <w:rFonts w:ascii="Century Schoolbook" w:hAnsi="Century Schoolbook"/>
        </w:rPr>
        <w:t>那样要么随机唤醒一个线程</w:t>
      </w:r>
      <w:r>
        <w:rPr>
          <w:rFonts w:ascii="Century Schoolbook" w:hAnsi="Century Schoolbook" w:hint="eastAsia"/>
        </w:rPr>
        <w:t>，</w:t>
      </w:r>
      <w:r>
        <w:rPr>
          <w:rFonts w:ascii="Century Schoolbook" w:hAnsi="Century Schoolbook"/>
        </w:rPr>
        <w:t>要么唤醒全部线程</w:t>
      </w:r>
      <w:r>
        <w:rPr>
          <w:rFonts w:ascii="Century Schoolbook" w:hAnsi="Century Schoolbook" w:hint="eastAsia"/>
        </w:rPr>
        <w:t>。</w:t>
      </w: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ED6F8F" w:rsidRDefault="00ED6F8F" w:rsidP="007D35CF">
      <w:pPr>
        <w:rPr>
          <w:rFonts w:ascii="Century Schoolbook" w:hAnsi="Century Schoolbook"/>
        </w:rPr>
      </w:pPr>
    </w:p>
    <w:p w:rsidR="004048FA" w:rsidRDefault="004048FA"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4048FA" w:rsidRDefault="004048FA" w:rsidP="007D35CF">
      <w:pPr>
        <w:rPr>
          <w:rFonts w:ascii="Century Schoolbook" w:hAnsi="Century Schoolbook"/>
        </w:rPr>
      </w:pPr>
    </w:p>
    <w:p w:rsidR="00B64AC8" w:rsidRDefault="00B64AC8" w:rsidP="00B64AC8">
      <w:pPr>
        <w:rPr>
          <w:rFonts w:ascii="Century Schoolbook" w:hAnsi="Century Schoolbook"/>
        </w:rPr>
      </w:pPr>
    </w:p>
    <w:p w:rsidR="00B64AC8" w:rsidRDefault="00B64AC8" w:rsidP="00B64AC8">
      <w:pPr>
        <w:rPr>
          <w:rFonts w:ascii="Century Schoolbook" w:hAnsi="Century Schoolbook"/>
        </w:rPr>
      </w:pPr>
      <w:r w:rsidRPr="002D286B">
        <w:rPr>
          <w:rFonts w:ascii="Century Schoolbook" w:hAnsi="Century Schoolbook"/>
        </w:rPr>
        <w:t>https://blog.csdn.net/zxd8080666/article/details/83214089</w:t>
      </w:r>
    </w:p>
    <w:p w:rsidR="00B64AC8" w:rsidRDefault="00B64AC8" w:rsidP="00B64AC8">
      <w:pPr>
        <w:rPr>
          <w:rFonts w:ascii="Century Schoolbook" w:hAnsi="Century Schoolbook"/>
        </w:rPr>
      </w:pPr>
    </w:p>
    <w:p w:rsidR="00B64AC8" w:rsidRDefault="00B64AC8" w:rsidP="00B64AC8">
      <w:pPr>
        <w:rPr>
          <w:rFonts w:ascii="Century Schoolbook" w:hAnsi="Century Schoolbook"/>
        </w:rPr>
      </w:pPr>
      <w:r>
        <w:rPr>
          <w:noProof/>
        </w:rPr>
        <w:drawing>
          <wp:inline distT="0" distB="0" distL="0" distR="0" wp14:anchorId="2F84AC55" wp14:editId="0FD4053C">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91550" cy="1733550"/>
                    </a:xfrm>
                    <a:prstGeom prst="rect">
                      <a:avLst/>
                    </a:prstGeom>
                  </pic:spPr>
                </pic:pic>
              </a:graphicData>
            </a:graphic>
          </wp:inline>
        </w:drawing>
      </w:r>
    </w:p>
    <w:p w:rsidR="00B64AC8" w:rsidRDefault="00B64AC8" w:rsidP="00B64AC8">
      <w:pPr>
        <w:rPr>
          <w:rFonts w:ascii="Century Schoolbook" w:hAnsi="Century Schoolbook"/>
        </w:rPr>
      </w:pPr>
    </w:p>
    <w:p w:rsidR="004048FA" w:rsidRDefault="004048FA"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lastRenderedPageBreak/>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ins w:id="7" w:author="Yangcl" w:date="2020-03-25T10:35:00Z"/>
          <w:rFonts w:ascii="Century Schoolbook" w:hAnsi="Century Schoolbook"/>
        </w:rPr>
      </w:pPr>
    </w:p>
    <w:p w:rsidR="0082025A" w:rsidRDefault="0082025A">
      <w:pPr>
        <w:pageBreakBefore/>
        <w:rPr>
          <w:ins w:id="8" w:author="Yangcl" w:date="2020-03-25T10:35:00Z"/>
          <w:rFonts w:ascii="Century Schoolbook" w:hAnsi="Century Schoolbook"/>
        </w:rPr>
        <w:pPrChange w:id="9" w:author="Yangcl" w:date="2020-03-25T10:35:00Z">
          <w:pPr/>
        </w:pPrChange>
      </w:pPr>
    </w:p>
    <w:p w:rsidR="0082025A" w:rsidRDefault="0082025A">
      <w:pPr>
        <w:pStyle w:val="Tip1"/>
        <w:rPr>
          <w:ins w:id="10" w:author="Yangcl" w:date="2020-03-25T10:35:00Z"/>
        </w:rPr>
        <w:pPrChange w:id="11" w:author="Yangcl" w:date="2020-03-25T10:35:00Z">
          <w:pPr/>
        </w:pPrChange>
      </w:pPr>
      <w:ins w:id="12" w:author="Yangcl" w:date="2020-03-25T10:35:00Z">
        <w:r>
          <w:t>分布式项目实战案例</w:t>
        </w:r>
      </w:ins>
    </w:p>
    <w:p w:rsidR="0082025A" w:rsidRDefault="00605183">
      <w:pPr>
        <w:pStyle w:val="Tip2"/>
        <w:rPr>
          <w:ins w:id="13" w:author="Yangcl" w:date="2020-03-25T10:35:00Z"/>
        </w:rPr>
        <w:pPrChange w:id="14" w:author="Yangcl" w:date="2020-03-25T10:43:00Z">
          <w:pPr/>
        </w:pPrChange>
      </w:pPr>
      <w:ins w:id="15" w:author="Yangcl" w:date="2020-03-25T10:43:00Z">
        <w:r>
          <w:t>分布式锁</w:t>
        </w:r>
      </w:ins>
    </w:p>
    <w:p w:rsidR="0082025A" w:rsidRDefault="00194374">
      <w:pPr>
        <w:pStyle w:val="Tip3"/>
        <w:rPr>
          <w:ins w:id="16" w:author="Yangcl" w:date="2020-03-25T10:35:00Z"/>
        </w:rPr>
        <w:pPrChange w:id="17" w:author="Yangcl" w:date="2020-03-25T10:44:00Z">
          <w:pPr/>
        </w:pPrChange>
      </w:pPr>
      <w:ins w:id="18" w:author="Yangcl" w:date="2020-03-25T10:44:00Z">
        <w:r>
          <w:t>高性能分布式锁</w:t>
        </w:r>
      </w:ins>
    </w:p>
    <w:p w:rsidR="0082025A" w:rsidRDefault="00A57950" w:rsidP="007D35CF">
      <w:pPr>
        <w:rPr>
          <w:ins w:id="19" w:author="Yangcl" w:date="2020-03-25T10:35:00Z"/>
          <w:rFonts w:ascii="Century Schoolbook" w:hAnsi="Century Schoolbook"/>
        </w:rPr>
      </w:pPr>
      <w:ins w:id="20" w:author="Yangcl" w:date="2020-03-25T10:51:00Z">
        <w:r>
          <w:rPr>
            <w:rFonts w:ascii="Century Schoolbook" w:hAnsi="Century Schoolbook"/>
          </w:rPr>
          <w:tab/>
        </w:r>
        <w:r w:rsidRPr="00A57950">
          <w:rPr>
            <w:rFonts w:ascii="Century Schoolbook" w:hAnsi="Century Schoolbook" w:hint="eastAsia"/>
          </w:rPr>
          <w:t>从性能角度：</w:t>
        </w:r>
        <w:r w:rsidRPr="00A57950">
          <w:rPr>
            <w:rFonts w:ascii="Century Schoolbook" w:hAnsi="Century Schoolbook" w:hint="eastAsia"/>
          </w:rPr>
          <w:t xml:space="preserve"> </w:t>
        </w:r>
        <w:r w:rsidRPr="00A57950">
          <w:rPr>
            <w:rFonts w:ascii="Century Schoolbook" w:hAnsi="Century Schoolbook" w:hint="eastAsia"/>
          </w:rPr>
          <w:t>缓存</w:t>
        </w:r>
        <w:r w:rsidRPr="00A57950">
          <w:rPr>
            <w:rFonts w:ascii="Century Schoolbook" w:hAnsi="Century Schoolbook" w:hint="eastAsia"/>
          </w:rPr>
          <w:t xml:space="preserve"> &gt; Zookeeper &gt;= </w:t>
        </w:r>
        <w:r w:rsidRPr="00A57950">
          <w:rPr>
            <w:rFonts w:ascii="Century Schoolbook" w:hAnsi="Century Schoolbook" w:hint="eastAsia"/>
          </w:rPr>
          <w:t>数据库；从可靠性角度：</w:t>
        </w:r>
        <w:r w:rsidRPr="00A57950">
          <w:rPr>
            <w:rFonts w:ascii="Century Schoolbook" w:hAnsi="Century Schoolbook" w:hint="eastAsia"/>
          </w:rPr>
          <w:t xml:space="preserve"> Zookeeper &gt; </w:t>
        </w:r>
        <w:r w:rsidRPr="00A57950">
          <w:rPr>
            <w:rFonts w:ascii="Century Schoolbook" w:hAnsi="Century Schoolbook" w:hint="eastAsia"/>
          </w:rPr>
          <w:t>缓存</w:t>
        </w:r>
        <w:r w:rsidRPr="00A57950">
          <w:rPr>
            <w:rFonts w:ascii="Century Schoolbook" w:hAnsi="Century Schoolbook" w:hint="eastAsia"/>
          </w:rPr>
          <w:t xml:space="preserve"> &gt; </w:t>
        </w:r>
        <w:r w:rsidRPr="00A57950">
          <w:rPr>
            <w:rFonts w:ascii="Century Schoolbook" w:hAnsi="Century Schoolbook" w:hint="eastAsia"/>
          </w:rPr>
          <w:t>数据库</w:t>
        </w:r>
        <w:r>
          <w:rPr>
            <w:rFonts w:ascii="Century Schoolbook" w:hAnsi="Century Schoolbook" w:hint="eastAsia"/>
          </w:rPr>
          <w:t>。</w:t>
        </w:r>
      </w:ins>
    </w:p>
    <w:p w:rsidR="00146EE2" w:rsidRDefault="00A57950">
      <w:pPr>
        <w:ind w:firstLineChars="200" w:firstLine="420"/>
        <w:rPr>
          <w:ins w:id="21" w:author="Yangcl" w:date="2020-03-25T10:52:00Z"/>
          <w:rFonts w:ascii="Century Schoolbook" w:hAnsi="Century Schoolbook"/>
        </w:rPr>
        <w:pPrChange w:id="22" w:author="Yangcl" w:date="2020-03-25T10:51:00Z">
          <w:pPr/>
        </w:pPrChange>
      </w:pPr>
      <w:ins w:id="23" w:author="Yangcl" w:date="2020-03-25T10:51:00Z">
        <w:r w:rsidRPr="00A57950">
          <w:rPr>
            <w:rFonts w:ascii="Century Schoolbook" w:hAnsi="Century Schoolbook" w:hint="eastAsia"/>
          </w:rPr>
          <w:t>可靠性原则：</w:t>
        </w:r>
      </w:ins>
    </w:p>
    <w:p w:rsidR="00186A4E" w:rsidRPr="00186A4E" w:rsidRDefault="00186A4E">
      <w:pPr>
        <w:pStyle w:val="a6"/>
        <w:numPr>
          <w:ilvl w:val="0"/>
          <w:numId w:val="21"/>
        </w:numPr>
        <w:ind w:firstLineChars="0"/>
        <w:rPr>
          <w:ins w:id="24" w:author="Yangcl" w:date="2020-03-25T10:52:00Z"/>
          <w:rFonts w:ascii="Century Schoolbook" w:hAnsi="Century Schoolbook"/>
          <w:rPrChange w:id="25" w:author="Yangcl" w:date="2020-03-25T10:52:00Z">
            <w:rPr>
              <w:ins w:id="26" w:author="Yangcl" w:date="2020-03-25T10:52:00Z"/>
            </w:rPr>
          </w:rPrChange>
        </w:rPr>
        <w:pPrChange w:id="27" w:author="Yangcl" w:date="2020-03-25T10:52:00Z">
          <w:pPr/>
        </w:pPrChange>
      </w:pPr>
      <w:ins w:id="28" w:author="Yangcl" w:date="2020-03-25T10:52:00Z">
        <w:r w:rsidRPr="00186A4E">
          <w:rPr>
            <w:rFonts w:ascii="Century Schoolbook" w:hAnsi="Century Schoolbook" w:hint="eastAsia"/>
            <w:b/>
            <w:rPrChange w:id="29" w:author="Yangcl" w:date="2020-03-25T10:52:00Z">
              <w:rPr>
                <w:rFonts w:hint="eastAsia"/>
              </w:rPr>
            </w:rPrChange>
          </w:rPr>
          <w:t>互斥性</w:t>
        </w:r>
        <w:r w:rsidRPr="00186A4E">
          <w:rPr>
            <w:rFonts w:ascii="Century Schoolbook" w:hAnsi="Century Schoolbook" w:hint="eastAsia"/>
            <w:rPrChange w:id="30" w:author="Yangcl" w:date="2020-03-25T10:52:00Z">
              <w:rPr>
                <w:rFonts w:hint="eastAsia"/>
              </w:rPr>
            </w:rPrChange>
          </w:rPr>
          <w:t>。在任意时刻，只有一个客户端能持有锁。</w:t>
        </w:r>
      </w:ins>
    </w:p>
    <w:p w:rsidR="00186A4E" w:rsidRDefault="00186A4E">
      <w:pPr>
        <w:pStyle w:val="a6"/>
        <w:numPr>
          <w:ilvl w:val="0"/>
          <w:numId w:val="21"/>
        </w:numPr>
        <w:ind w:firstLineChars="0"/>
        <w:rPr>
          <w:ins w:id="31" w:author="Yangcl" w:date="2020-03-25T10:52:00Z"/>
          <w:rFonts w:ascii="Century Schoolbook" w:hAnsi="Century Schoolbook"/>
        </w:rPr>
        <w:pPrChange w:id="32" w:author="Yangcl" w:date="2020-03-25T10:52:00Z">
          <w:pPr/>
        </w:pPrChange>
      </w:pPr>
      <w:ins w:id="33" w:author="Yangcl" w:date="2020-03-25T10:52:00Z">
        <w:r w:rsidRPr="00186A4E">
          <w:rPr>
            <w:rFonts w:ascii="Century Schoolbook" w:hAnsi="Century Schoolbook" w:hint="eastAsia"/>
            <w:b/>
            <w:rPrChange w:id="34" w:author="Yangcl" w:date="2020-03-25T10:52:00Z">
              <w:rPr>
                <w:rFonts w:hint="eastAsia"/>
              </w:rPr>
            </w:rPrChange>
          </w:rPr>
          <w:t>不会发生死锁</w:t>
        </w:r>
        <w:r w:rsidRPr="00186A4E">
          <w:rPr>
            <w:rFonts w:ascii="Century Schoolbook" w:hAnsi="Century Schoolbook" w:hint="eastAsia"/>
            <w:rPrChange w:id="35" w:author="Yangcl" w:date="2020-03-25T10:52:00Z">
              <w:rPr>
                <w:rFonts w:hint="eastAsia"/>
              </w:rPr>
            </w:rPrChange>
          </w:rPr>
          <w:t>。即使有一个客户端在持有锁的期间崩溃而没有主动解锁，也能保证后续其他客户端能加锁。</w:t>
        </w:r>
      </w:ins>
    </w:p>
    <w:p w:rsidR="00186A4E" w:rsidRDefault="00186A4E">
      <w:pPr>
        <w:pStyle w:val="a6"/>
        <w:numPr>
          <w:ilvl w:val="0"/>
          <w:numId w:val="21"/>
        </w:numPr>
        <w:ind w:firstLineChars="0"/>
        <w:rPr>
          <w:ins w:id="36" w:author="Yangcl" w:date="2020-03-25T10:52:00Z"/>
          <w:rFonts w:ascii="Century Schoolbook" w:hAnsi="Century Schoolbook"/>
        </w:rPr>
        <w:pPrChange w:id="37" w:author="Yangcl" w:date="2020-03-25T10:52:00Z">
          <w:pPr/>
        </w:pPrChange>
      </w:pPr>
      <w:ins w:id="38" w:author="Yangcl" w:date="2020-03-25T10:52:00Z">
        <w:r w:rsidRPr="00186A4E">
          <w:rPr>
            <w:rFonts w:ascii="Century Schoolbook" w:hAnsi="Century Schoolbook" w:hint="eastAsia"/>
            <w:b/>
            <w:rPrChange w:id="39" w:author="Yangcl" w:date="2020-03-25T10:52:00Z">
              <w:rPr>
                <w:rFonts w:hint="eastAsia"/>
              </w:rPr>
            </w:rPrChange>
          </w:rPr>
          <w:t>具有容错性</w:t>
        </w:r>
        <w:r w:rsidRPr="00186A4E">
          <w:rPr>
            <w:rFonts w:ascii="Century Schoolbook" w:hAnsi="Century Schoolbook" w:hint="eastAsia"/>
            <w:rPrChange w:id="40" w:author="Yangcl" w:date="2020-03-25T10:52:00Z">
              <w:rPr>
                <w:rFonts w:hint="eastAsia"/>
              </w:rPr>
            </w:rPrChange>
          </w:rPr>
          <w:t>。只要大部分的</w:t>
        </w:r>
        <w:r w:rsidRPr="00186A4E">
          <w:rPr>
            <w:rFonts w:ascii="Century Schoolbook" w:hAnsi="Century Schoolbook"/>
            <w:rPrChange w:id="41" w:author="Yangcl" w:date="2020-03-25T10:52:00Z">
              <w:rPr/>
            </w:rPrChange>
          </w:rPr>
          <w:t>Redis</w:t>
        </w:r>
        <w:r w:rsidRPr="00186A4E">
          <w:rPr>
            <w:rFonts w:ascii="Century Schoolbook" w:hAnsi="Century Schoolbook" w:hint="eastAsia"/>
            <w:rPrChange w:id="42" w:author="Yangcl" w:date="2020-03-25T10:52:00Z">
              <w:rPr>
                <w:rFonts w:hint="eastAsia"/>
              </w:rPr>
            </w:rPrChange>
          </w:rPr>
          <w:t>节点正常运行，客户端就可以加锁和解锁。</w:t>
        </w:r>
      </w:ins>
    </w:p>
    <w:p w:rsidR="00A37A46" w:rsidRDefault="00186A4E">
      <w:pPr>
        <w:pStyle w:val="a6"/>
        <w:numPr>
          <w:ilvl w:val="0"/>
          <w:numId w:val="21"/>
        </w:numPr>
        <w:ind w:firstLineChars="0"/>
        <w:rPr>
          <w:ins w:id="43" w:author="Yangcl" w:date="2020-03-25T12:35:00Z"/>
          <w:rFonts w:ascii="Century Schoolbook" w:hAnsi="Century Schoolbook"/>
        </w:rPr>
        <w:pPrChange w:id="44" w:author="Yangcl" w:date="2020-03-25T12:18:00Z">
          <w:pPr/>
        </w:pPrChange>
      </w:pPr>
      <w:ins w:id="45" w:author="Yangcl" w:date="2020-03-25T10:53:00Z">
        <w:r w:rsidRPr="00186A4E">
          <w:rPr>
            <w:rFonts w:ascii="Century Schoolbook" w:hAnsi="Century Schoolbook" w:hint="eastAsia"/>
            <w:b/>
            <w:rPrChange w:id="46" w:author="Yangcl" w:date="2020-03-25T10:53:00Z">
              <w:rPr>
                <w:rFonts w:ascii="Century Schoolbook" w:hAnsi="Century Schoolbook" w:hint="eastAsia"/>
              </w:rPr>
            </w:rPrChange>
          </w:rPr>
          <w:t>同客户端</w:t>
        </w:r>
        <w:r>
          <w:rPr>
            <w:rFonts w:ascii="Century Schoolbook" w:hAnsi="Century Schoolbook" w:hint="eastAsia"/>
          </w:rPr>
          <w:t>。</w:t>
        </w:r>
      </w:ins>
      <w:ins w:id="47" w:author="Yangcl" w:date="2020-03-25T10:52:00Z">
        <w:r w:rsidRPr="00186A4E">
          <w:rPr>
            <w:rFonts w:ascii="Century Schoolbook" w:hAnsi="Century Schoolbook" w:hint="eastAsia"/>
            <w:rPrChange w:id="48" w:author="Yangcl" w:date="2020-03-25T10:52:00Z">
              <w:rPr>
                <w:rFonts w:hint="eastAsia"/>
              </w:rPr>
            </w:rPrChange>
          </w:rPr>
          <w:t>加锁和解锁必须是同一个客户端，客户端自己不能把别人加的锁给解了。</w:t>
        </w:r>
      </w:ins>
    </w:p>
    <w:p w:rsidR="00A53728" w:rsidRPr="00A37A46" w:rsidRDefault="00A53728">
      <w:pPr>
        <w:pStyle w:val="a6"/>
        <w:numPr>
          <w:ilvl w:val="0"/>
          <w:numId w:val="21"/>
        </w:numPr>
        <w:ind w:firstLineChars="0"/>
        <w:rPr>
          <w:ins w:id="49" w:author="Yangcl" w:date="2020-03-25T12:17:00Z"/>
          <w:rFonts w:ascii="Century Schoolbook" w:hAnsi="Century Schoolbook"/>
          <w:rPrChange w:id="50" w:author="Yangcl" w:date="2020-03-25T12:18:00Z">
            <w:rPr>
              <w:ins w:id="51" w:author="Yangcl" w:date="2020-03-25T12:17:00Z"/>
            </w:rPr>
          </w:rPrChange>
        </w:rPr>
        <w:pPrChange w:id="52" w:author="Yangcl" w:date="2020-03-25T12:18:00Z">
          <w:pPr/>
        </w:pPrChange>
      </w:pPr>
      <w:ins w:id="53" w:author="Yangcl" w:date="2020-03-25T12:35:00Z">
        <w:r w:rsidRPr="00FB7144">
          <w:rPr>
            <w:rFonts w:ascii="Century Schoolbook" w:hAnsi="Century Schoolbook"/>
            <w:b/>
            <w:color w:val="FF0000"/>
            <w:rPrChange w:id="54" w:author="Yangcl" w:date="2020-03-25T12:35:00Z">
              <w:rPr>
                <w:rFonts w:ascii="Century Schoolbook" w:hAnsi="Century Schoolbook"/>
                <w:b/>
              </w:rPr>
            </w:rPrChange>
          </w:rPr>
          <w:t>锁超时续命问题</w:t>
        </w:r>
        <w:r w:rsidRPr="00FB7144">
          <w:rPr>
            <w:rFonts w:ascii="Century Schoolbook" w:hAnsi="Century Schoolbook" w:hint="eastAsia"/>
            <w:b/>
            <w:color w:val="FF0000"/>
            <w:rPrChange w:id="55" w:author="Yangcl" w:date="2020-03-25T12:35:00Z">
              <w:rPr>
                <w:rFonts w:ascii="Century Schoolbook" w:hAnsi="Century Schoolbook" w:hint="eastAsia"/>
                <w:b/>
              </w:rPr>
            </w:rPrChange>
          </w:rPr>
          <w:t>。</w:t>
        </w:r>
        <w:r w:rsidRPr="00FB7144">
          <w:rPr>
            <w:rFonts w:ascii="Century Schoolbook" w:hAnsi="Century Schoolbook"/>
            <w:b/>
            <w:color w:val="FF0000"/>
            <w:rPrChange w:id="56" w:author="Yangcl" w:date="2020-03-25T12:35:00Z">
              <w:rPr>
                <w:rFonts w:ascii="Century Schoolbook" w:hAnsi="Century Schoolbook"/>
                <w:b/>
              </w:rPr>
            </w:rPrChange>
          </w:rPr>
          <w:t>本示例无法解决</w:t>
        </w:r>
        <w:r>
          <w:rPr>
            <w:rFonts w:ascii="Century Schoolbook" w:hAnsi="Century Schoolbook" w:hint="eastAsia"/>
            <w:b/>
          </w:rPr>
          <w:t>。</w:t>
        </w:r>
      </w:ins>
    </w:p>
    <w:p w:rsidR="00A37A46" w:rsidRDefault="00A37A46" w:rsidP="00146EE2">
      <w:pPr>
        <w:rPr>
          <w:ins w:id="57" w:author="Yangcl" w:date="2020-03-25T12:18:00Z"/>
          <w:rFonts w:ascii="Century Schoolbook" w:hAnsi="Century Schoolbook"/>
          <w:b/>
        </w:rPr>
      </w:pPr>
    </w:p>
    <w:p w:rsidR="00A37A46" w:rsidRDefault="00A37A46" w:rsidP="00146EE2">
      <w:pPr>
        <w:rPr>
          <w:ins w:id="58" w:author="Yangcl" w:date="2020-03-25T12:17:00Z"/>
          <w:rFonts w:ascii="Century Schoolbook" w:hAnsi="Century Schoolbook"/>
        </w:rPr>
      </w:pPr>
      <w:ins w:id="59" w:author="Yangcl" w:date="2020-03-25T12:17:00Z">
        <w:r w:rsidRPr="003F6E09">
          <w:rPr>
            <w:rFonts w:ascii="Century Schoolbook" w:hAnsi="Century Schoolbook" w:hint="eastAsia"/>
            <w:b/>
            <w:color w:val="FF0000"/>
            <w:rPrChange w:id="60" w:author="Yangcl" w:date="2020-03-25T12:21:00Z">
              <w:rPr>
                <w:rFonts w:ascii="Century Schoolbook" w:hAnsi="Century Schoolbook" w:hint="eastAsia"/>
              </w:rPr>
            </w:rPrChange>
          </w:rPr>
          <w:t>使用</w:t>
        </w:r>
        <w:r w:rsidRPr="003F6E09">
          <w:rPr>
            <w:rFonts w:ascii="Century Schoolbook" w:hAnsi="Century Schoolbook"/>
            <w:b/>
            <w:color w:val="FF0000"/>
            <w:rPrChange w:id="61" w:author="Yangcl" w:date="2020-03-25T12:21:00Z">
              <w:rPr>
                <w:rFonts w:ascii="Century Schoolbook" w:hAnsi="Century Schoolbook"/>
              </w:rPr>
            </w:rPrChange>
          </w:rPr>
          <w:t>lua</w:t>
        </w:r>
        <w:r w:rsidRPr="003F6E09">
          <w:rPr>
            <w:rFonts w:ascii="Century Schoolbook" w:hAnsi="Century Schoolbook" w:hint="eastAsia"/>
            <w:b/>
            <w:color w:val="FF0000"/>
            <w:rPrChange w:id="62" w:author="Yangcl" w:date="2020-03-25T12:21:00Z">
              <w:rPr>
                <w:rFonts w:ascii="Century Schoolbook" w:hAnsi="Century Schoolbook" w:hint="eastAsia"/>
              </w:rPr>
            </w:rPrChange>
          </w:rPr>
          <w:t>脚本优点</w:t>
        </w:r>
      </w:ins>
      <w:ins w:id="63" w:author="Yangcl" w:date="2020-03-25T12:18:00Z">
        <w:r>
          <w:rPr>
            <w:rFonts w:ascii="Century Schoolbook" w:hAnsi="Century Schoolbook" w:hint="eastAsia"/>
          </w:rPr>
          <w:t>：</w:t>
        </w:r>
      </w:ins>
    </w:p>
    <w:p w:rsidR="00A37A46" w:rsidRPr="00A37A46" w:rsidRDefault="00A37A46">
      <w:pPr>
        <w:pStyle w:val="a6"/>
        <w:numPr>
          <w:ilvl w:val="0"/>
          <w:numId w:val="22"/>
        </w:numPr>
        <w:ind w:firstLineChars="0"/>
        <w:rPr>
          <w:ins w:id="64" w:author="Yangcl" w:date="2020-03-25T12:18:00Z"/>
          <w:rFonts w:ascii="Century Schoolbook" w:hAnsi="Century Schoolbook"/>
          <w:rPrChange w:id="65" w:author="Yangcl" w:date="2020-03-25T12:18:00Z">
            <w:rPr>
              <w:ins w:id="66" w:author="Yangcl" w:date="2020-03-25T12:18:00Z"/>
            </w:rPr>
          </w:rPrChange>
        </w:rPr>
        <w:pPrChange w:id="67" w:author="Yangcl" w:date="2020-03-25T12:18:00Z">
          <w:pPr/>
        </w:pPrChange>
      </w:pPr>
      <w:ins w:id="68" w:author="Yangcl" w:date="2020-03-25T12:18:00Z">
        <w:r w:rsidRPr="00A37A46">
          <w:rPr>
            <w:rFonts w:ascii="Century Schoolbook" w:hAnsi="Century Schoolbook" w:hint="eastAsia"/>
            <w:rPrChange w:id="69" w:author="Yangcl" w:date="2020-03-25T12:18:00Z">
              <w:rPr>
                <w:rFonts w:hint="eastAsia"/>
              </w:rPr>
            </w:rPrChange>
          </w:rPr>
          <w:t>减少网络开销：本来多次网络请求的操作，可以用一个请求完成，原先多次请求的逻辑放在</w:t>
        </w:r>
        <w:r w:rsidRPr="00A37A46">
          <w:rPr>
            <w:rFonts w:ascii="Century Schoolbook" w:hAnsi="Century Schoolbook"/>
            <w:rPrChange w:id="70" w:author="Yangcl" w:date="2020-03-25T12:18:00Z">
              <w:rPr/>
            </w:rPrChange>
          </w:rPr>
          <w:t>redis</w:t>
        </w:r>
        <w:r w:rsidRPr="00A37A46">
          <w:rPr>
            <w:rFonts w:ascii="Century Schoolbook" w:hAnsi="Century Schoolbook" w:hint="eastAsia"/>
            <w:rPrChange w:id="71" w:author="Yangcl" w:date="2020-03-25T12:18:00Z">
              <w:rPr>
                <w:rFonts w:hint="eastAsia"/>
              </w:rPr>
            </w:rPrChange>
          </w:rPr>
          <w:t>服务器上完成。使用脚本，减少了网络往返时延。</w:t>
        </w:r>
      </w:ins>
    </w:p>
    <w:p w:rsidR="00A37A46" w:rsidRDefault="00A37A46">
      <w:pPr>
        <w:pStyle w:val="a6"/>
        <w:numPr>
          <w:ilvl w:val="0"/>
          <w:numId w:val="22"/>
        </w:numPr>
        <w:ind w:firstLineChars="0"/>
        <w:rPr>
          <w:ins w:id="72" w:author="Yangcl" w:date="2020-03-25T12:19:00Z"/>
          <w:rFonts w:ascii="Century Schoolbook" w:hAnsi="Century Schoolbook"/>
        </w:rPr>
        <w:pPrChange w:id="73" w:author="Yangcl" w:date="2020-03-25T12:18:00Z">
          <w:pPr/>
        </w:pPrChange>
      </w:pPr>
      <w:ins w:id="74" w:author="Yangcl" w:date="2020-03-25T12:18:00Z">
        <w:r w:rsidRPr="00A37A46">
          <w:rPr>
            <w:rFonts w:ascii="Century Schoolbook" w:hAnsi="Century Schoolbook" w:hint="eastAsia"/>
          </w:rPr>
          <w:t>原子操作：</w:t>
        </w:r>
        <w:r w:rsidRPr="00A37A46">
          <w:rPr>
            <w:rFonts w:ascii="Century Schoolbook" w:hAnsi="Century Schoolbook" w:hint="eastAsia"/>
          </w:rPr>
          <w:t>Redis</w:t>
        </w:r>
        <w:r w:rsidRPr="00A37A46">
          <w:rPr>
            <w:rFonts w:ascii="Century Schoolbook" w:hAnsi="Century Schoolbook" w:hint="eastAsia"/>
          </w:rPr>
          <w:t>会将整个脚本作为一个整体执行，中间不会被其他命令插入</w:t>
        </w:r>
        <w:r>
          <w:rPr>
            <w:rFonts w:ascii="Century Schoolbook" w:hAnsi="Century Schoolbook" w:hint="eastAsia"/>
          </w:rPr>
          <w:t>。</w:t>
        </w:r>
      </w:ins>
    </w:p>
    <w:p w:rsidR="00437E04" w:rsidRPr="00C40968" w:rsidRDefault="00D13B3B">
      <w:pPr>
        <w:pStyle w:val="a6"/>
        <w:numPr>
          <w:ilvl w:val="0"/>
          <w:numId w:val="22"/>
        </w:numPr>
        <w:ind w:firstLineChars="0"/>
        <w:rPr>
          <w:ins w:id="75" w:author="Yangcl" w:date="2020-03-25T12:11:00Z"/>
          <w:rFonts w:ascii="Century Schoolbook" w:hAnsi="Century Schoolbook"/>
        </w:rPr>
        <w:pPrChange w:id="76" w:author="Yangcl" w:date="2020-03-25T12:21:00Z">
          <w:pPr/>
        </w:pPrChange>
      </w:pPr>
      <w:ins w:id="77" w:author="Yangcl" w:date="2020-03-25T12:19:00Z">
        <w:r w:rsidRPr="00D13B3B">
          <w:rPr>
            <w:rFonts w:ascii="Century Schoolbook" w:hAnsi="Century Schoolbook" w:hint="eastAsia"/>
          </w:rPr>
          <w:t>复用：客户端发送的脚本会永久存储在</w:t>
        </w:r>
        <w:r w:rsidRPr="00D13B3B">
          <w:rPr>
            <w:rFonts w:ascii="Century Schoolbook" w:hAnsi="Century Schoolbook" w:hint="eastAsia"/>
          </w:rPr>
          <w:t>Redis</w:t>
        </w:r>
        <w:r w:rsidRPr="00D13B3B">
          <w:rPr>
            <w:rFonts w:ascii="Century Schoolbook" w:hAnsi="Century Schoolbook" w:hint="eastAsia"/>
          </w:rPr>
          <w:t>中，意味着其他客户端可以复用这一脚本而不需要使用代码完成同样的逻辑</w:t>
        </w:r>
        <w:r>
          <w:rPr>
            <w:rFonts w:ascii="Century Schoolbook" w:hAnsi="Century Schoolbook" w:hint="eastAsia"/>
          </w:rPr>
          <w:t>。</w:t>
        </w:r>
      </w:ins>
    </w:p>
    <w:p w:rsidR="003F6E09" w:rsidRDefault="003F6E09" w:rsidP="00437E04">
      <w:pPr>
        <w:autoSpaceDE w:val="0"/>
        <w:autoSpaceDN w:val="0"/>
        <w:adjustRightInd w:val="0"/>
        <w:jc w:val="left"/>
        <w:rPr>
          <w:ins w:id="78" w:author="Yangcl" w:date="2020-03-25T12:32:00Z"/>
          <w:rFonts w:ascii="Century Schoolbook" w:hAnsi="Century Schoolbook" w:cs="Century Schoolbook"/>
          <w:bCs/>
          <w:color w:val="7F0055"/>
          <w:kern w:val="0"/>
          <w:sz w:val="24"/>
          <w:szCs w:val="24"/>
        </w:rPr>
      </w:pPr>
    </w:p>
    <w:p w:rsidR="00DE7329" w:rsidRPr="00DE7329" w:rsidRDefault="00DE7329" w:rsidP="00437E04">
      <w:pPr>
        <w:autoSpaceDE w:val="0"/>
        <w:autoSpaceDN w:val="0"/>
        <w:adjustRightInd w:val="0"/>
        <w:jc w:val="left"/>
        <w:rPr>
          <w:ins w:id="79" w:author="Yangcl" w:date="2020-03-25T12:32:00Z"/>
          <w:rFonts w:ascii="Century Schoolbook" w:hAnsi="Century Schoolbook" w:cs="Century Schoolbook"/>
          <w:bCs/>
          <w:color w:val="000000" w:themeColor="text1"/>
          <w:kern w:val="0"/>
          <w:sz w:val="24"/>
          <w:szCs w:val="24"/>
          <w:rPrChange w:id="80" w:author="Yangcl" w:date="2020-03-25T12:33:00Z">
            <w:rPr>
              <w:ins w:id="81" w:author="Yangcl" w:date="2020-03-25T12:32:00Z"/>
              <w:rFonts w:ascii="Century Schoolbook" w:hAnsi="Century Schoolbook" w:cs="Century Schoolbook"/>
              <w:bCs/>
              <w:color w:val="7F0055"/>
              <w:kern w:val="0"/>
              <w:sz w:val="24"/>
              <w:szCs w:val="24"/>
            </w:rPr>
          </w:rPrChange>
        </w:rPr>
      </w:pPr>
      <w:ins w:id="82" w:author="Yangcl" w:date="2020-03-25T12:33:00Z">
        <w:r w:rsidRPr="00882C2C">
          <w:rPr>
            <w:rFonts w:ascii="Century Schoolbook" w:hAnsi="Century Schoolbook" w:cs="Century Schoolbook" w:hint="eastAsia"/>
            <w:b/>
            <w:bCs/>
            <w:color w:val="FF0000"/>
            <w:kern w:val="0"/>
            <w:sz w:val="24"/>
            <w:szCs w:val="24"/>
            <w:rPrChange w:id="83" w:author="Yangcl" w:date="2020-03-25T12:33:00Z">
              <w:rPr>
                <w:rFonts w:ascii="Century Schoolbook" w:hAnsi="Century Schoolbook" w:cs="Century Schoolbook" w:hint="eastAsia"/>
                <w:bCs/>
                <w:color w:val="000000" w:themeColor="text1"/>
                <w:kern w:val="0"/>
                <w:sz w:val="24"/>
                <w:szCs w:val="24"/>
              </w:rPr>
            </w:rPrChange>
          </w:rPr>
          <w:t>s</w:t>
        </w:r>
      </w:ins>
      <w:ins w:id="84" w:author="Yangcl" w:date="2020-03-25T12:32:00Z">
        <w:r w:rsidRPr="00882C2C">
          <w:rPr>
            <w:rFonts w:ascii="Century Schoolbook" w:hAnsi="Century Schoolbook" w:cs="Century Schoolbook" w:hint="eastAsia"/>
            <w:b/>
            <w:bCs/>
            <w:color w:val="FF0000"/>
            <w:kern w:val="0"/>
            <w:sz w:val="24"/>
            <w:szCs w:val="24"/>
            <w:rPrChange w:id="85" w:author="Yangcl" w:date="2020-03-25T12:33:00Z">
              <w:rPr>
                <w:rFonts w:ascii="Century Schoolbook" w:hAnsi="Century Schoolbook" w:cs="Century Schoolbook" w:hint="eastAsia"/>
                <w:bCs/>
                <w:color w:val="7F0055"/>
                <w:kern w:val="0"/>
                <w:sz w:val="24"/>
                <w:szCs w:val="24"/>
              </w:rPr>
            </w:rPrChange>
          </w:rPr>
          <w:t>etnx</w:t>
        </w:r>
      </w:ins>
      <w:ins w:id="86" w:author="Yangcl" w:date="2020-03-25T12:33:00Z">
        <w:r w:rsidR="008C0843">
          <w:rPr>
            <w:rFonts w:ascii="Century Schoolbook" w:hAnsi="Century Schoolbook" w:cs="Century Schoolbook" w:hint="eastAsia"/>
            <w:b/>
            <w:bCs/>
            <w:color w:val="000000" w:themeColor="text1"/>
            <w:kern w:val="0"/>
            <w:sz w:val="24"/>
            <w:szCs w:val="24"/>
          </w:rPr>
          <w:t>：</w:t>
        </w:r>
      </w:ins>
      <w:ins w:id="87" w:author="Yangcl" w:date="2020-03-25T12:32:00Z">
        <w:r w:rsidRPr="00DE7329">
          <w:rPr>
            <w:rFonts w:ascii="Century Schoolbook" w:hAnsi="Century Schoolbook" w:cs="Century Schoolbook" w:hint="eastAsia"/>
            <w:bCs/>
            <w:color w:val="000000" w:themeColor="text1"/>
            <w:kern w:val="0"/>
            <w:sz w:val="24"/>
            <w:szCs w:val="24"/>
            <w:rPrChange w:id="88" w:author="Yangcl" w:date="2020-03-25T12:33:00Z">
              <w:rPr>
                <w:rFonts w:ascii="Century Schoolbook" w:hAnsi="Century Schoolbook" w:cs="Century Schoolbook" w:hint="eastAsia"/>
                <w:bCs/>
                <w:color w:val="7F0055"/>
                <w:kern w:val="0"/>
                <w:sz w:val="24"/>
                <w:szCs w:val="24"/>
              </w:rPr>
            </w:rPrChange>
          </w:rPr>
          <w:t>SET if Not eXists</w:t>
        </w:r>
      </w:ins>
      <w:ins w:id="89" w:author="Yangcl" w:date="2020-03-25T12:33:00Z">
        <w:r w:rsidR="008C0843">
          <w:rPr>
            <w:rFonts w:ascii="Century Schoolbook" w:hAnsi="Century Schoolbook" w:cs="Century Schoolbook" w:hint="eastAsia"/>
            <w:bCs/>
            <w:color w:val="000000" w:themeColor="text1"/>
            <w:kern w:val="0"/>
            <w:sz w:val="24"/>
            <w:szCs w:val="24"/>
          </w:rPr>
          <w:t>。</w:t>
        </w:r>
      </w:ins>
      <w:ins w:id="90" w:author="Yangcl" w:date="2020-03-25T12:32:00Z">
        <w:r w:rsidRPr="00DE7329">
          <w:rPr>
            <w:rFonts w:ascii="Century Schoolbook" w:hAnsi="Century Schoolbook" w:cs="Century Schoolbook" w:hint="eastAsia"/>
            <w:bCs/>
            <w:color w:val="000000" w:themeColor="text1"/>
            <w:kern w:val="0"/>
            <w:sz w:val="24"/>
            <w:szCs w:val="24"/>
            <w:rPrChange w:id="91" w:author="Yangcl" w:date="2020-03-25T12:33:00Z">
              <w:rPr>
                <w:rFonts w:ascii="Century Schoolbook" w:hAnsi="Century Schoolbook" w:cs="Century Schoolbook" w:hint="eastAsia"/>
                <w:bCs/>
                <w:color w:val="7F0055"/>
                <w:kern w:val="0"/>
                <w:sz w:val="24"/>
                <w:szCs w:val="24"/>
              </w:rPr>
            </w:rPrChange>
          </w:rPr>
          <w:t>命令在指定的</w:t>
        </w:r>
        <w:r w:rsidRPr="00DE7329">
          <w:rPr>
            <w:rFonts w:ascii="Century Schoolbook" w:hAnsi="Century Schoolbook" w:cs="Century Schoolbook" w:hint="eastAsia"/>
            <w:bCs/>
            <w:color w:val="000000" w:themeColor="text1"/>
            <w:kern w:val="0"/>
            <w:sz w:val="24"/>
            <w:szCs w:val="24"/>
            <w:rPrChange w:id="92" w:author="Yangcl" w:date="2020-03-25T12:33:00Z">
              <w:rPr>
                <w:rFonts w:ascii="Century Schoolbook" w:hAnsi="Century Schoolbook" w:cs="Century Schoolbook" w:hint="eastAsia"/>
                <w:bCs/>
                <w:color w:val="7F0055"/>
                <w:kern w:val="0"/>
                <w:sz w:val="24"/>
                <w:szCs w:val="24"/>
              </w:rPr>
            </w:rPrChange>
          </w:rPr>
          <w:t>key</w:t>
        </w:r>
        <w:r w:rsidRPr="00DE7329">
          <w:rPr>
            <w:rFonts w:ascii="Century Schoolbook" w:hAnsi="Century Schoolbook" w:cs="Century Schoolbook" w:hint="eastAsia"/>
            <w:bCs/>
            <w:color w:val="000000" w:themeColor="text1"/>
            <w:kern w:val="0"/>
            <w:sz w:val="24"/>
            <w:szCs w:val="24"/>
            <w:rPrChange w:id="93" w:author="Yangcl" w:date="2020-03-25T12:33:00Z">
              <w:rPr>
                <w:rFonts w:ascii="Century Schoolbook" w:hAnsi="Century Schoolbook" w:cs="Century Schoolbook" w:hint="eastAsia"/>
                <w:bCs/>
                <w:color w:val="7F0055"/>
                <w:kern w:val="0"/>
                <w:sz w:val="24"/>
                <w:szCs w:val="24"/>
              </w:rPr>
            </w:rPrChange>
          </w:rPr>
          <w:t>不存在时，为</w:t>
        </w:r>
        <w:r w:rsidR="008C0843">
          <w:rPr>
            <w:rFonts w:ascii="Century Schoolbook" w:hAnsi="Century Schoolbook" w:cs="Century Schoolbook" w:hint="eastAsia"/>
            <w:bCs/>
            <w:color w:val="000000" w:themeColor="text1"/>
            <w:kern w:val="0"/>
            <w:sz w:val="24"/>
            <w:szCs w:val="24"/>
            <w:rPrChange w:id="94" w:author="Yangcl" w:date="2020-03-25T12:33:00Z">
              <w:rPr>
                <w:rFonts w:ascii="Century Schoolbook" w:hAnsi="Century Schoolbook" w:cs="Century Schoolbook" w:hint="eastAsia"/>
                <w:bCs/>
                <w:color w:val="000000" w:themeColor="text1"/>
                <w:kern w:val="0"/>
                <w:sz w:val="24"/>
                <w:szCs w:val="24"/>
              </w:rPr>
            </w:rPrChange>
          </w:rPr>
          <w:t>key</w:t>
        </w:r>
        <w:r w:rsidR="008C0843">
          <w:rPr>
            <w:rFonts w:ascii="Century Schoolbook" w:hAnsi="Century Schoolbook" w:cs="Century Schoolbook" w:hint="eastAsia"/>
            <w:bCs/>
            <w:color w:val="000000" w:themeColor="text1"/>
            <w:kern w:val="0"/>
            <w:sz w:val="24"/>
            <w:szCs w:val="24"/>
            <w:rPrChange w:id="95" w:author="Yangcl" w:date="2020-03-25T12:33:00Z">
              <w:rPr>
                <w:rFonts w:ascii="Century Schoolbook" w:hAnsi="Century Schoolbook" w:cs="Century Schoolbook" w:hint="eastAsia"/>
                <w:bCs/>
                <w:color w:val="000000" w:themeColor="text1"/>
                <w:kern w:val="0"/>
                <w:sz w:val="24"/>
                <w:szCs w:val="24"/>
              </w:rPr>
            </w:rPrChange>
          </w:rPr>
          <w:t>设置指定的值</w:t>
        </w:r>
      </w:ins>
      <w:ins w:id="96" w:author="Yangcl" w:date="2020-03-25T12:33:00Z">
        <w:r w:rsidR="008C0843">
          <w:rPr>
            <w:rFonts w:ascii="Century Schoolbook" w:hAnsi="Century Schoolbook" w:cs="Century Schoolbook" w:hint="eastAsia"/>
            <w:bCs/>
            <w:color w:val="000000" w:themeColor="text1"/>
            <w:kern w:val="0"/>
            <w:sz w:val="24"/>
            <w:szCs w:val="24"/>
          </w:rPr>
          <w:t>；</w:t>
        </w:r>
        <w:r w:rsidR="00FD346A">
          <w:rPr>
            <w:rFonts w:ascii="Century Schoolbook" w:hAnsi="Century Schoolbook" w:cs="Century Schoolbook" w:hint="eastAsia"/>
            <w:bCs/>
            <w:color w:val="000000" w:themeColor="text1"/>
            <w:kern w:val="0"/>
            <w:sz w:val="24"/>
            <w:szCs w:val="24"/>
          </w:rPr>
          <w:t>如果设置成功，</w:t>
        </w:r>
      </w:ins>
      <w:ins w:id="97" w:author="Yangcl" w:date="2020-03-25T12:34:00Z">
        <w:r w:rsidR="00FD346A">
          <w:rPr>
            <w:rFonts w:ascii="Century Schoolbook" w:hAnsi="Century Schoolbook" w:cs="Century Schoolbook" w:hint="eastAsia"/>
            <w:bCs/>
            <w:color w:val="000000" w:themeColor="text1"/>
            <w:kern w:val="0"/>
            <w:sz w:val="24"/>
            <w:szCs w:val="24"/>
          </w:rPr>
          <w:t>则返回</w:t>
        </w:r>
        <w:r w:rsidR="00FD346A" w:rsidRPr="00AE1B38">
          <w:rPr>
            <w:rFonts w:ascii="Century Schoolbook" w:hAnsi="Century Schoolbook" w:cs="Century Schoolbook"/>
            <w:bCs/>
            <w:color w:val="0000FF"/>
            <w:kern w:val="0"/>
            <w:sz w:val="24"/>
            <w:szCs w:val="24"/>
            <w:rPrChange w:id="98" w:author="Yangcl" w:date="2020-03-25T12:34:00Z">
              <w:rPr>
                <w:rFonts w:ascii="Century Schoolbook" w:hAnsi="Century Schoolbook" w:cs="Century Schoolbook"/>
                <w:bCs/>
                <w:color w:val="000000" w:themeColor="text1"/>
                <w:kern w:val="0"/>
                <w:sz w:val="24"/>
                <w:szCs w:val="24"/>
              </w:rPr>
            </w:rPrChange>
          </w:rPr>
          <w:t>"</w:t>
        </w:r>
        <w:r w:rsidR="00FD346A" w:rsidRPr="00AE1B38">
          <w:rPr>
            <w:rFonts w:ascii="Century Schoolbook" w:hAnsi="Century Schoolbook" w:cs="Century Schoolbook"/>
            <w:bCs/>
            <w:color w:val="0000FF"/>
            <w:kern w:val="0"/>
            <w:sz w:val="24"/>
            <w:szCs w:val="24"/>
            <w:rPrChange w:id="99" w:author="Yangcl" w:date="2020-03-25T12:34:00Z">
              <w:rPr>
                <w:rFonts w:ascii="Century Schoolbook" w:hAnsi="Century Schoolbook" w:cs="Century Schoolbook"/>
                <w:bCs/>
                <w:color w:val="000000" w:themeColor="text1"/>
                <w:kern w:val="0"/>
                <w:sz w:val="24"/>
                <w:szCs w:val="24"/>
              </w:rPr>
            </w:rPrChange>
          </w:rPr>
          <w:t>OK</w:t>
        </w:r>
        <w:r w:rsidR="00FD346A" w:rsidRPr="00AE1B38">
          <w:rPr>
            <w:rFonts w:ascii="Century Schoolbook" w:hAnsi="Century Schoolbook" w:cs="Century Schoolbook"/>
            <w:bCs/>
            <w:color w:val="0000FF"/>
            <w:kern w:val="0"/>
            <w:sz w:val="24"/>
            <w:szCs w:val="24"/>
            <w:rPrChange w:id="100" w:author="Yangcl" w:date="2020-03-25T12:34:00Z">
              <w:rPr>
                <w:rFonts w:ascii="Century Schoolbook" w:hAnsi="Century Schoolbook" w:cs="Century Schoolbook"/>
                <w:bCs/>
                <w:color w:val="000000" w:themeColor="text1"/>
                <w:kern w:val="0"/>
                <w:sz w:val="24"/>
                <w:szCs w:val="24"/>
              </w:rPr>
            </w:rPrChange>
          </w:rPr>
          <w:t>"</w:t>
        </w:r>
        <w:r w:rsidR="00FD346A">
          <w:rPr>
            <w:rFonts w:ascii="Century Schoolbook" w:hAnsi="Century Schoolbook" w:cs="Century Schoolbook" w:hint="eastAsia"/>
            <w:bCs/>
            <w:color w:val="000000" w:themeColor="text1"/>
            <w:kern w:val="0"/>
            <w:sz w:val="24"/>
            <w:szCs w:val="24"/>
          </w:rPr>
          <w:t>。</w:t>
        </w:r>
      </w:ins>
    </w:p>
    <w:p w:rsidR="00DE7329" w:rsidRPr="00DE7329" w:rsidRDefault="00DE7329" w:rsidP="00437E04">
      <w:pPr>
        <w:autoSpaceDE w:val="0"/>
        <w:autoSpaceDN w:val="0"/>
        <w:adjustRightInd w:val="0"/>
        <w:jc w:val="left"/>
        <w:rPr>
          <w:ins w:id="101" w:author="Yangcl" w:date="2020-03-25T12:21:00Z"/>
          <w:rFonts w:ascii="Century Schoolbook" w:hAnsi="Century Schoolbook" w:cs="Century Schoolbook" w:hint="eastAsia"/>
          <w:bCs/>
          <w:color w:val="7F0055"/>
          <w:kern w:val="0"/>
          <w:sz w:val="24"/>
          <w:szCs w:val="24"/>
          <w:rPrChange w:id="102" w:author="Yangcl" w:date="2020-03-25T12:32:00Z">
            <w:rPr>
              <w:ins w:id="103" w:author="Yangcl" w:date="2020-03-25T12:21:00Z"/>
              <w:rFonts w:ascii="Century Schoolbook" w:hAnsi="Century Schoolbook" w:cs="Century Schoolbook" w:hint="eastAsia"/>
              <w:bCs/>
              <w:color w:val="7F0055"/>
              <w:kern w:val="0"/>
              <w:sz w:val="24"/>
              <w:szCs w:val="24"/>
            </w:rPr>
          </w:rPrChange>
        </w:rPr>
      </w:pPr>
    </w:p>
    <w:p w:rsidR="00437E04" w:rsidRPr="00437E04" w:rsidRDefault="00437E04" w:rsidP="00437E04">
      <w:pPr>
        <w:autoSpaceDE w:val="0"/>
        <w:autoSpaceDN w:val="0"/>
        <w:adjustRightInd w:val="0"/>
        <w:jc w:val="left"/>
        <w:rPr>
          <w:ins w:id="104" w:author="Yangcl" w:date="2020-03-25T12:11:00Z"/>
          <w:rFonts w:ascii="Century Schoolbook" w:hAnsi="Century Schoolbook" w:cs="Century Schoolbook"/>
          <w:kern w:val="0"/>
          <w:sz w:val="24"/>
          <w:szCs w:val="24"/>
        </w:rPr>
      </w:pPr>
      <w:ins w:id="105" w:author="Yangcl" w:date="2020-03-25T12:11:00Z">
        <w:r w:rsidRPr="00437E04">
          <w:rPr>
            <w:rFonts w:ascii="Century Schoolbook" w:hAnsi="Century Schoolbook" w:cs="Century Schoolbook"/>
            <w:bCs/>
            <w:color w:val="7F0055"/>
            <w:kern w:val="0"/>
            <w:sz w:val="24"/>
            <w:szCs w:val="24"/>
            <w:rPrChange w:id="106" w:author="Yangcl" w:date="2020-03-25T12:12:00Z">
              <w:rPr>
                <w:rFonts w:ascii="Century Schoolbook" w:hAnsi="Century Schoolbook" w:cs="Century Schoolbook"/>
                <w:b/>
                <w:bCs/>
                <w:color w:val="7F0055"/>
                <w:kern w:val="0"/>
                <w:sz w:val="24"/>
                <w:szCs w:val="24"/>
              </w:rPr>
            </w:rPrChange>
          </w:rPr>
          <w:t>public</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07" w:author="Yangcl" w:date="2020-03-25T12:12:00Z">
              <w:rPr>
                <w:rFonts w:ascii="Century Schoolbook" w:hAnsi="Century Schoolbook" w:cs="Century Schoolbook"/>
                <w:b/>
                <w:bCs/>
                <w:color w:val="7F0055"/>
                <w:kern w:val="0"/>
                <w:sz w:val="24"/>
                <w:szCs w:val="24"/>
              </w:rPr>
            </w:rPrChange>
          </w:rPr>
          <w:t>class</w:t>
        </w:r>
        <w:r w:rsidRPr="00437E04">
          <w:rPr>
            <w:rFonts w:ascii="Century Schoolbook" w:hAnsi="Century Schoolbook" w:cs="Century Schoolbook"/>
            <w:color w:val="000000"/>
            <w:kern w:val="0"/>
            <w:sz w:val="24"/>
            <w:szCs w:val="24"/>
          </w:rPr>
          <w:t xml:space="preserve"> DistributeLockRedis</w:t>
        </w:r>
      </w:ins>
      <w:ins w:id="108" w:author="Yangcl" w:date="2020-03-25T12:21:00Z">
        <w:r w:rsidR="00C40968">
          <w:rPr>
            <w:rFonts w:ascii="Century Schoolbook" w:hAnsi="Century Schoolbook" w:cs="Century Schoolbook"/>
            <w:color w:val="000000"/>
            <w:kern w:val="0"/>
            <w:sz w:val="24"/>
            <w:szCs w:val="24"/>
          </w:rPr>
          <w:t xml:space="preserve"> </w:t>
        </w:r>
      </w:ins>
      <w:ins w:id="109" w:author="Yangcl" w:date="2020-03-25T12:11:00Z">
        <w:r w:rsidRPr="00437E04">
          <w:rPr>
            <w:rFonts w:ascii="Century Schoolbook" w:hAnsi="Century Schoolbook" w:cs="Century Schoolbook"/>
            <w:bCs/>
            <w:color w:val="7F0055"/>
            <w:kern w:val="0"/>
            <w:sz w:val="24"/>
            <w:szCs w:val="24"/>
            <w:rPrChange w:id="110" w:author="Yangcl" w:date="2020-03-25T12:12:00Z">
              <w:rPr>
                <w:rFonts w:ascii="Century Schoolbook" w:hAnsi="Century Schoolbook" w:cs="Century Schoolbook"/>
                <w:b/>
                <w:bCs/>
                <w:color w:val="7F0055"/>
                <w:kern w:val="0"/>
                <w:sz w:val="24"/>
                <w:szCs w:val="24"/>
              </w:rPr>
            </w:rPrChange>
          </w:rPr>
          <w:t>extends</w:t>
        </w:r>
        <w:r w:rsidRPr="00437E04">
          <w:rPr>
            <w:rFonts w:ascii="Century Schoolbook" w:hAnsi="Century Schoolbook" w:cs="Century Schoolbook"/>
            <w:color w:val="000000"/>
            <w:kern w:val="0"/>
            <w:sz w:val="24"/>
            <w:szCs w:val="24"/>
          </w:rPr>
          <w:t xml:space="preserve"> BaseClass</w:t>
        </w:r>
      </w:ins>
      <w:ins w:id="111" w:author="Yangcl" w:date="2020-03-25T12:21:00Z">
        <w:r w:rsidR="005E01BF">
          <w:rPr>
            <w:rFonts w:ascii="Century Schoolbook" w:hAnsi="Century Schoolbook" w:cs="Century Schoolbook"/>
            <w:color w:val="000000"/>
            <w:kern w:val="0"/>
            <w:sz w:val="24"/>
            <w:szCs w:val="24"/>
          </w:rPr>
          <w:t xml:space="preserve"> </w:t>
        </w:r>
      </w:ins>
      <w:ins w:id="112" w:author="Yangcl" w:date="2020-03-25T12:11:00Z">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13" w:author="Yangcl" w:date="2020-03-25T12:11:00Z"/>
          <w:rFonts w:ascii="Century Schoolbook" w:hAnsi="Century Schoolbook" w:cs="Century Schoolbook"/>
          <w:kern w:val="0"/>
          <w:sz w:val="24"/>
          <w:szCs w:val="24"/>
        </w:rPr>
      </w:pPr>
      <w:ins w:id="114"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115"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IBaseLaunch&lt;ICacheFactory&gt;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 xml:space="preserve"> = CacheLaunch.</w:t>
        </w:r>
        <w:r w:rsidRPr="00437E04">
          <w:rPr>
            <w:rFonts w:ascii="Century Schoolbook" w:hAnsi="Century Schoolbook" w:cs="Century Schoolbook"/>
            <w:iCs/>
            <w:color w:val="000000"/>
            <w:kern w:val="0"/>
            <w:sz w:val="24"/>
            <w:szCs w:val="24"/>
            <w:rPrChange w:id="116" w:author="Yangcl" w:date="2020-03-25T12:12:00Z">
              <w:rPr>
                <w:rFonts w:ascii="Century Schoolbook" w:hAnsi="Century Schoolbook" w:cs="Century Schoolbook"/>
                <w:i/>
                <w:iCs/>
                <w:color w:val="000000"/>
                <w:kern w:val="0"/>
                <w:sz w:val="24"/>
                <w:szCs w:val="24"/>
              </w:rPr>
            </w:rPrChange>
          </w:rPr>
          <w:t>getInstance</w:t>
        </w:r>
        <w:r w:rsidRPr="00437E04">
          <w:rPr>
            <w:rFonts w:ascii="Century Schoolbook" w:hAnsi="Century Schoolbook" w:cs="Century Schoolbook"/>
            <w:color w:val="000000"/>
            <w:kern w:val="0"/>
            <w:sz w:val="24"/>
            <w:szCs w:val="24"/>
          </w:rPr>
          <w:t>().Launch();</w:t>
        </w:r>
      </w:ins>
    </w:p>
    <w:p w:rsidR="00437E04" w:rsidRDefault="00437E04" w:rsidP="00437E04">
      <w:pPr>
        <w:autoSpaceDE w:val="0"/>
        <w:autoSpaceDN w:val="0"/>
        <w:adjustRightInd w:val="0"/>
        <w:jc w:val="left"/>
        <w:rPr>
          <w:ins w:id="117" w:author="Yangcl" w:date="2020-03-25T12:13:00Z"/>
          <w:rFonts w:ascii="Century Schoolbook" w:hAnsi="Century Schoolbook" w:cs="Century Schoolbook"/>
          <w:kern w:val="0"/>
          <w:sz w:val="24"/>
          <w:szCs w:val="24"/>
        </w:rPr>
      </w:pPr>
      <w:ins w:id="118"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119"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StringRedisTemplate </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120" w:author="Yangcl" w:date="2020-03-25T12:12:00Z">
              <w:rPr>
                <w:rFonts w:ascii="Century Schoolbook" w:hAnsi="Century Schoolbook" w:cs="Century Schoolbook"/>
                <w:b/>
                <w:bCs/>
                <w:color w:val="7F0055"/>
                <w:kern w:val="0"/>
                <w:sz w:val="24"/>
                <w:szCs w:val="24"/>
              </w:rPr>
            </w:rPrChange>
          </w:rPr>
          <w:t>null</w:t>
        </w:r>
        <w:r w:rsidRPr="00437E04">
          <w:rPr>
            <w:rFonts w:ascii="Century Schoolbook" w:hAnsi="Century Schoolbook" w:cs="Century Schoolbook"/>
            <w:color w:val="000000"/>
            <w:kern w:val="0"/>
            <w:sz w:val="24"/>
            <w:szCs w:val="24"/>
          </w:rPr>
          <w:t>;</w:t>
        </w:r>
      </w:ins>
    </w:p>
    <w:p w:rsidR="00437E04" w:rsidRDefault="00437E04">
      <w:pPr>
        <w:autoSpaceDE w:val="0"/>
        <w:autoSpaceDN w:val="0"/>
        <w:adjustRightInd w:val="0"/>
        <w:ind w:firstLine="420"/>
        <w:jc w:val="left"/>
        <w:rPr>
          <w:ins w:id="121" w:author="Yangcl" w:date="2020-03-25T12:13:00Z"/>
          <w:rFonts w:ascii="Century Schoolbook" w:hAnsi="Century Schoolbook" w:cs="Century Schoolbook"/>
          <w:kern w:val="0"/>
          <w:sz w:val="24"/>
          <w:szCs w:val="24"/>
        </w:rPr>
        <w:pPrChange w:id="122" w:author="Yangcl" w:date="2020-03-25T12:13:00Z">
          <w:pPr>
            <w:autoSpaceDE w:val="0"/>
            <w:autoSpaceDN w:val="0"/>
            <w:adjustRightInd w:val="0"/>
            <w:jc w:val="left"/>
          </w:pPr>
        </w:pPrChange>
      </w:pPr>
      <w:ins w:id="123" w:author="Yangcl" w:date="2020-03-25T12:11:00Z">
        <w:r w:rsidRPr="00437E04">
          <w:rPr>
            <w:rFonts w:ascii="Century Schoolbook" w:hAnsi="Century Schoolbook" w:cs="Century Schoolbook"/>
            <w:bCs/>
            <w:color w:val="7F0055"/>
            <w:kern w:val="0"/>
            <w:sz w:val="24"/>
            <w:szCs w:val="24"/>
            <w:rPrChange w:id="124"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25" w:author="Yangcl" w:date="2020-03-25T12:12:00Z">
              <w:rPr>
                <w:rFonts w:ascii="Century Schoolbook" w:hAnsi="Century Schoolbook" w:cs="Century Schoolbook"/>
                <w:b/>
                <w:bCs/>
                <w:color w:val="7F0055"/>
                <w:kern w:val="0"/>
                <w:sz w:val="24"/>
                <w:szCs w:val="24"/>
              </w:rPr>
            </w:rPrChange>
          </w:rPr>
          <w:t>static</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26" w:author="Yangcl" w:date="2020-03-25T12:12:00Z">
              <w:rPr>
                <w:rFonts w:ascii="Century Schoolbook" w:hAnsi="Century Schoolbook" w:cs="Century Schoolbook"/>
                <w:b/>
                <w:bCs/>
                <w:color w:val="7F0055"/>
                <w:kern w:val="0"/>
                <w:sz w:val="24"/>
                <w:szCs w:val="24"/>
              </w:rPr>
            </w:rPrChange>
          </w:rPr>
          <w:t>final</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bCs/>
            <w:iCs/>
            <w:color w:val="0000C0"/>
            <w:kern w:val="0"/>
            <w:sz w:val="24"/>
            <w:szCs w:val="24"/>
            <w:rPrChange w:id="127" w:author="Yangcl" w:date="2020-03-25T12:12:00Z">
              <w:rPr>
                <w:rFonts w:ascii="Century Schoolbook" w:hAnsi="Century Schoolbook" w:cs="Century Schoolbook"/>
                <w:b/>
                <w:bCs/>
                <w:i/>
                <w:iCs/>
                <w:color w:val="0000C0"/>
                <w:kern w:val="0"/>
                <w:sz w:val="24"/>
                <w:szCs w:val="24"/>
              </w:rPr>
            </w:rPrChange>
          </w:rPr>
          <w:t>luaScript</w:t>
        </w:r>
        <w:r w:rsidRPr="00437E04">
          <w:rPr>
            <w:rFonts w:ascii="Century Schoolbook" w:hAnsi="Century Schoolbook" w:cs="Century Schoolbook"/>
            <w:color w:val="000000"/>
            <w:kern w:val="0"/>
            <w:sz w:val="24"/>
            <w:szCs w:val="24"/>
          </w:rPr>
          <w:t>;</w:t>
        </w:r>
      </w:ins>
      <w:ins w:id="128" w:author="Yangcl" w:date="2020-03-25T12:13:00Z">
        <w:r>
          <w:rPr>
            <w:rFonts w:ascii="Century Schoolbook" w:hAnsi="Century Schoolbook" w:cs="Century Schoolbook"/>
            <w:color w:val="000000"/>
            <w:kern w:val="0"/>
            <w:sz w:val="24"/>
            <w:szCs w:val="24"/>
          </w:rPr>
          <w:t xml:space="preserve"> </w:t>
        </w:r>
      </w:ins>
      <w:ins w:id="129" w:author="Yangcl" w:date="2020-03-25T12:11:00Z">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color w:val="3F7F5F"/>
            <w:kern w:val="0"/>
            <w:sz w:val="24"/>
            <w:szCs w:val="24"/>
            <w:rPrChange w:id="130" w:author="Yangcl" w:date="2020-03-25T12:12:00Z">
              <w:rPr>
                <w:rFonts w:ascii="Century Schoolbook" w:hAnsi="Century Schoolbook" w:cs="Century Schoolbook"/>
                <w:color w:val="3F7F5F"/>
                <w:kern w:val="0"/>
                <w:sz w:val="24"/>
                <w:szCs w:val="24"/>
                <w:u w:val="single"/>
              </w:rPr>
            </w:rPrChange>
          </w:rPr>
          <w:t>lua</w:t>
        </w:r>
        <w:r w:rsidRPr="00437E04">
          <w:rPr>
            <w:rFonts w:ascii="Century Schoolbook" w:hAnsi="Century Schoolbook" w:cs="Century Schoolbook" w:hint="eastAsia"/>
            <w:color w:val="3F7F5F"/>
            <w:kern w:val="0"/>
            <w:sz w:val="24"/>
            <w:szCs w:val="24"/>
          </w:rPr>
          <w:t>脚本：用于为客户端解锁；只在客户端传入的</w:t>
        </w:r>
        <w:r w:rsidRPr="00437E04">
          <w:rPr>
            <w:rFonts w:ascii="Century Schoolbook" w:hAnsi="Century Schoolbook" w:cs="Century Schoolbook"/>
            <w:color w:val="3F7F5F"/>
            <w:kern w:val="0"/>
            <w:sz w:val="24"/>
            <w:szCs w:val="24"/>
          </w:rPr>
          <w:t>lockKey</w:t>
        </w:r>
        <w:r w:rsidRPr="00437E04">
          <w:rPr>
            <w:rFonts w:ascii="Century Schoolbook" w:hAnsi="Century Schoolbook" w:cs="Century Schoolbook" w:hint="eastAsia"/>
            <w:color w:val="3F7F5F"/>
            <w:kern w:val="0"/>
            <w:sz w:val="24"/>
            <w:szCs w:val="24"/>
          </w:rPr>
          <w:t>和</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相匹配时，才对锁的主键进行删除。</w:t>
        </w:r>
      </w:ins>
    </w:p>
    <w:p w:rsidR="00437E04" w:rsidRPr="00437E04" w:rsidRDefault="00437E04">
      <w:pPr>
        <w:autoSpaceDE w:val="0"/>
        <w:autoSpaceDN w:val="0"/>
        <w:adjustRightInd w:val="0"/>
        <w:ind w:firstLine="420"/>
        <w:jc w:val="left"/>
        <w:rPr>
          <w:ins w:id="131" w:author="Yangcl" w:date="2020-03-25T12:11:00Z"/>
          <w:rFonts w:ascii="Century Schoolbook" w:hAnsi="Century Schoolbook" w:cs="Century Schoolbook"/>
          <w:kern w:val="0"/>
          <w:sz w:val="24"/>
          <w:szCs w:val="24"/>
        </w:rPr>
        <w:pPrChange w:id="132" w:author="Yangcl" w:date="2020-03-25T12:13:00Z">
          <w:pPr>
            <w:autoSpaceDE w:val="0"/>
            <w:autoSpaceDN w:val="0"/>
            <w:adjustRightInd w:val="0"/>
            <w:jc w:val="left"/>
          </w:pPr>
        </w:pPrChange>
      </w:pPr>
      <w:ins w:id="133" w:author="Yangcl" w:date="2020-03-25T12:11:00Z">
        <w:r w:rsidRPr="00437E04">
          <w:rPr>
            <w:rFonts w:ascii="Century Schoolbook" w:hAnsi="Century Schoolbook" w:cs="Century Schoolbook"/>
            <w:bCs/>
            <w:color w:val="7F0055"/>
            <w:kern w:val="0"/>
            <w:sz w:val="24"/>
            <w:szCs w:val="24"/>
            <w:rPrChange w:id="134" w:author="Yangcl" w:date="2020-03-25T12:12:00Z">
              <w:rPr>
                <w:rFonts w:ascii="Century Schoolbook" w:hAnsi="Century Schoolbook" w:cs="Century Schoolbook"/>
                <w:b/>
                <w:bCs/>
                <w:color w:val="7F0055"/>
                <w:kern w:val="0"/>
                <w:sz w:val="24"/>
                <w:szCs w:val="24"/>
              </w:rPr>
            </w:rPrChange>
          </w:rPr>
          <w:t>static</w:t>
        </w:r>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135" w:author="Yangcl" w:date="2020-03-25T12:11:00Z"/>
          <w:rFonts w:ascii="Century Schoolbook" w:hAnsi="Century Schoolbook" w:cs="Century Schoolbook"/>
          <w:kern w:val="0"/>
          <w:sz w:val="24"/>
          <w:szCs w:val="24"/>
        </w:rPr>
      </w:pPr>
      <w:ins w:id="136" w:author="Yangcl" w:date="2020-03-25T12:11:00Z">
        <w:r w:rsidRPr="00437E04">
          <w:rPr>
            <w:rFonts w:ascii="Century Schoolbook" w:hAnsi="Century Schoolbook" w:cs="Century Schoolbook"/>
            <w:color w:val="000000"/>
            <w:kern w:val="0"/>
            <w:sz w:val="24"/>
            <w:szCs w:val="24"/>
          </w:rPr>
          <w:t xml:space="preserve">        StringBuilder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137" w:author="Yangcl" w:date="2020-03-25T12:12:00Z">
              <w:rPr>
                <w:rFonts w:ascii="Century Schoolbook" w:hAnsi="Century Schoolbook" w:cs="Century Schoolbook"/>
                <w:b/>
                <w:bCs/>
                <w:color w:val="7F0055"/>
                <w:kern w:val="0"/>
                <w:sz w:val="24"/>
                <w:szCs w:val="24"/>
              </w:rPr>
            </w:rPrChange>
          </w:rPr>
          <w:t>new</w:t>
        </w:r>
        <w:r w:rsidRPr="00437E04">
          <w:rPr>
            <w:rFonts w:ascii="Century Schoolbook" w:hAnsi="Century Schoolbook" w:cs="Century Schoolbook"/>
            <w:color w:val="000000"/>
            <w:kern w:val="0"/>
            <w:sz w:val="24"/>
            <w:szCs w:val="24"/>
          </w:rPr>
          <w:t xml:space="preserve"> StringBuilder();</w:t>
        </w:r>
      </w:ins>
    </w:p>
    <w:p w:rsidR="00437E04" w:rsidRPr="00437E04" w:rsidRDefault="00437E04" w:rsidP="00437E04">
      <w:pPr>
        <w:autoSpaceDE w:val="0"/>
        <w:autoSpaceDN w:val="0"/>
        <w:adjustRightInd w:val="0"/>
        <w:jc w:val="left"/>
        <w:rPr>
          <w:ins w:id="138" w:author="Yangcl" w:date="2020-03-25T12:11:00Z"/>
          <w:rFonts w:ascii="Century Schoolbook" w:hAnsi="Century Schoolbook" w:cs="Century Schoolbook"/>
          <w:kern w:val="0"/>
          <w:sz w:val="24"/>
          <w:szCs w:val="24"/>
        </w:rPr>
      </w:pPr>
      <w:ins w:id="139"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"if redis.call(\"get\",KEYS[1]) == ARGV[1] "</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40" w:author="Yangcl" w:date="2020-03-25T12:11:00Z"/>
          <w:rFonts w:ascii="Century Schoolbook" w:hAnsi="Century Schoolbook" w:cs="Century Schoolbook"/>
          <w:kern w:val="0"/>
          <w:sz w:val="24"/>
          <w:szCs w:val="24"/>
        </w:rPr>
      </w:pPr>
      <w:ins w:id="141"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"then "</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42" w:author="Yangcl" w:date="2020-03-25T12:11:00Z"/>
          <w:rFonts w:ascii="Century Schoolbook" w:hAnsi="Century Schoolbook" w:cs="Century Schoolbook"/>
          <w:kern w:val="0"/>
          <w:sz w:val="24"/>
          <w:szCs w:val="24"/>
        </w:rPr>
      </w:pPr>
      <w:ins w:id="143"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redis.call(\"del\",KEYS[1]) "</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color w:val="3F7F5F"/>
            <w:kern w:val="0"/>
            <w:sz w:val="24"/>
            <w:szCs w:val="24"/>
            <w:rPrChange w:id="144" w:author="Yangcl" w:date="2020-03-25T12:12:00Z">
              <w:rPr>
                <w:rFonts w:ascii="Century Schoolbook" w:hAnsi="Century Schoolbook" w:cs="Century Schoolbook"/>
                <w:color w:val="3F7F5F"/>
                <w:kern w:val="0"/>
                <w:sz w:val="24"/>
                <w:szCs w:val="24"/>
                <w:u w:val="single"/>
              </w:rPr>
            </w:rPrChange>
          </w:rPr>
          <w:t>redis</w:t>
        </w:r>
        <w:r w:rsidRPr="00437E04">
          <w:rPr>
            <w:rFonts w:ascii="Century Schoolbook" w:hAnsi="Century Schoolbook" w:cs="Century Schoolbook" w:hint="eastAsia"/>
            <w:color w:val="3F7F5F"/>
            <w:kern w:val="0"/>
            <w:sz w:val="24"/>
            <w:szCs w:val="24"/>
          </w:rPr>
          <w:t>调用自身的删除方法。</w:t>
        </w:r>
      </w:ins>
    </w:p>
    <w:p w:rsidR="00437E04" w:rsidRPr="00437E04" w:rsidRDefault="00437E04" w:rsidP="00437E04">
      <w:pPr>
        <w:autoSpaceDE w:val="0"/>
        <w:autoSpaceDN w:val="0"/>
        <w:adjustRightInd w:val="0"/>
        <w:jc w:val="left"/>
        <w:rPr>
          <w:ins w:id="145" w:author="Yangcl" w:date="2020-03-25T12:11:00Z"/>
          <w:rFonts w:ascii="Century Schoolbook" w:hAnsi="Century Schoolbook" w:cs="Century Schoolbook"/>
          <w:kern w:val="0"/>
          <w:sz w:val="24"/>
          <w:szCs w:val="24"/>
        </w:rPr>
      </w:pPr>
      <w:ins w:id="146"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"else "</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47" w:author="Yangcl" w:date="2020-03-25T12:11:00Z"/>
          <w:rFonts w:ascii="Century Schoolbook" w:hAnsi="Century Schoolbook" w:cs="Century Schoolbook"/>
          <w:kern w:val="0"/>
          <w:sz w:val="24"/>
          <w:szCs w:val="24"/>
        </w:rPr>
      </w:pPr>
      <w:ins w:id="148"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0 "</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49" w:author="Yangcl" w:date="2020-03-25T12:11:00Z"/>
          <w:rFonts w:ascii="Century Schoolbook" w:hAnsi="Century Schoolbook" w:cs="Century Schoolbook"/>
          <w:kern w:val="0"/>
          <w:sz w:val="24"/>
          <w:szCs w:val="24"/>
        </w:rPr>
      </w:pPr>
      <w:ins w:id="150"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"end "</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51" w:author="Yangcl" w:date="2020-03-25T12:11:00Z"/>
          <w:rFonts w:ascii="Century Schoolbook" w:hAnsi="Century Schoolbook" w:cs="Century Schoolbook"/>
          <w:kern w:val="0"/>
          <w:sz w:val="24"/>
          <w:szCs w:val="24"/>
        </w:rPr>
      </w:pPr>
      <w:ins w:id="152"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iCs/>
            <w:color w:val="0000C0"/>
            <w:kern w:val="0"/>
            <w:sz w:val="24"/>
            <w:szCs w:val="24"/>
            <w:rPrChange w:id="153" w:author="Yangcl" w:date="2020-03-25T12:12:00Z">
              <w:rPr>
                <w:rFonts w:ascii="Century Schoolbook" w:hAnsi="Century Schoolbook" w:cs="Century Schoolbook"/>
                <w:b/>
                <w:bCs/>
                <w:i/>
                <w:iCs/>
                <w:color w:val="0000C0"/>
                <w:kern w:val="0"/>
                <w:sz w:val="24"/>
                <w:szCs w:val="24"/>
              </w:rPr>
            </w:rPrChange>
          </w:rPr>
          <w:t>luaScript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.toString();</w:t>
        </w:r>
      </w:ins>
      <w:ins w:id="154" w:author="Yangcl" w:date="2020-03-25T12:13:00Z">
        <w:r>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155" w:author="Yangcl" w:date="2020-03-25T12:11:00Z"/>
          <w:rFonts w:ascii="Century Schoolbook" w:hAnsi="Century Schoolbook" w:cs="Century Schoolbook"/>
          <w:kern w:val="0"/>
          <w:sz w:val="24"/>
          <w:szCs w:val="24"/>
        </w:rPr>
      </w:pPr>
      <w:ins w:id="156"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157" w:author="Yangcl" w:date="2020-03-25T12:11:00Z"/>
          <w:rFonts w:ascii="Century Schoolbook" w:hAnsi="Century Schoolbook" w:cs="Century Schoolbook"/>
          <w:kern w:val="0"/>
          <w:sz w:val="24"/>
          <w:szCs w:val="24"/>
        </w:rPr>
      </w:pPr>
      <w:ins w:id="158"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159" w:author="Yangcl" w:date="2020-03-25T12:11:00Z"/>
          <w:rFonts w:ascii="Century Schoolbook" w:hAnsi="Century Schoolbook" w:cs="Century Schoolbook"/>
          <w:kern w:val="0"/>
          <w:sz w:val="24"/>
          <w:szCs w:val="24"/>
        </w:rPr>
      </w:pPr>
      <w:ins w:id="160"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61"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锁标志对应的</w:t>
        </w:r>
        <w:r w:rsidRPr="00437E04">
          <w:rPr>
            <w:rFonts w:ascii="Century Schoolbook" w:hAnsi="Century Schoolbook" w:cs="Century Schoolbook"/>
            <w:color w:val="3F7F5F"/>
            <w:kern w:val="0"/>
            <w:sz w:val="24"/>
            <w:szCs w:val="24"/>
          </w:rPr>
          <w:t>key</w:t>
        </w:r>
        <w:r w:rsidRPr="00437E04">
          <w:rPr>
            <w:rFonts w:ascii="Century Schoolbook" w:hAnsi="Century Schoolbook" w:cs="Century Schoolbook" w:hint="eastAsia"/>
            <w:color w:val="3F7F5F"/>
            <w:kern w:val="0"/>
            <w:sz w:val="24"/>
            <w:szCs w:val="24"/>
          </w:rPr>
          <w:t>，比如这里可以是一个商品编号；这样的好处是</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个商品加</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把锁，互不影响。</w:t>
        </w:r>
      </w:ins>
    </w:p>
    <w:p w:rsidR="00437E04" w:rsidRPr="00437E04" w:rsidRDefault="00437E04" w:rsidP="00437E04">
      <w:pPr>
        <w:autoSpaceDE w:val="0"/>
        <w:autoSpaceDN w:val="0"/>
        <w:adjustRightInd w:val="0"/>
        <w:jc w:val="left"/>
        <w:rPr>
          <w:ins w:id="162" w:author="Yangcl" w:date="2020-03-25T12:11:00Z"/>
          <w:rFonts w:ascii="Century Schoolbook" w:hAnsi="Century Schoolbook" w:cs="Century Schoolbook"/>
          <w:kern w:val="0"/>
          <w:sz w:val="24"/>
          <w:szCs w:val="24"/>
        </w:rPr>
      </w:pPr>
      <w:ins w:id="163"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64"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锁对应的值，是一个</w:t>
        </w:r>
        <w:r w:rsidRPr="00437E04">
          <w:rPr>
            <w:rFonts w:ascii="Century Schoolbook" w:hAnsi="Century Schoolbook" w:cs="Century Schoolbook"/>
            <w:color w:val="3F7F5F"/>
            <w:kern w:val="0"/>
            <w:sz w:val="24"/>
            <w:szCs w:val="24"/>
          </w:rPr>
          <w:t>UUID</w:t>
        </w:r>
        <w:r w:rsidRPr="00437E04">
          <w:rPr>
            <w:rFonts w:ascii="Century Schoolbook" w:hAnsi="Century Schoolbook" w:cs="Century Schoolbook" w:hint="eastAsia"/>
            <w:color w:val="3F7F5F"/>
            <w:kern w:val="0"/>
            <w:sz w:val="24"/>
            <w:szCs w:val="24"/>
          </w:rPr>
          <w:t>。可靠性原则第四条：同客户端。加锁和解锁必须是同一个客户端，客户端自己不能把别人加的锁给解了。</w:t>
        </w:r>
      </w:ins>
    </w:p>
    <w:p w:rsidR="00437E04" w:rsidRPr="00437E04" w:rsidRDefault="00437E04" w:rsidP="00437E04">
      <w:pPr>
        <w:autoSpaceDE w:val="0"/>
        <w:autoSpaceDN w:val="0"/>
        <w:adjustRightInd w:val="0"/>
        <w:jc w:val="left"/>
        <w:rPr>
          <w:ins w:id="165" w:author="Yangcl" w:date="2020-03-25T12:11:00Z"/>
          <w:rFonts w:ascii="Century Schoolbook" w:hAnsi="Century Schoolbook" w:cs="Century Schoolbook"/>
          <w:kern w:val="0"/>
          <w:sz w:val="24"/>
          <w:szCs w:val="24"/>
        </w:rPr>
      </w:pPr>
      <w:ins w:id="166"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167" w:author="Yangcl" w:date="2020-03-25T12:11:00Z"/>
          <w:rFonts w:ascii="Century Schoolbook" w:hAnsi="Century Schoolbook" w:cs="Century Schoolbook"/>
          <w:kern w:val="0"/>
          <w:sz w:val="24"/>
          <w:szCs w:val="24"/>
        </w:rPr>
      </w:pPr>
      <w:ins w:id="168"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69"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70" w:author="Yangcl" w:date="2020-03-25T12:12:00Z">
              <w:rPr>
                <w:rFonts w:ascii="Century Schoolbook" w:hAnsi="Century Schoolbook" w:cs="Century Schoolbook"/>
                <w:b/>
                <w:bCs/>
                <w:color w:val="7F0055"/>
                <w:kern w:val="0"/>
                <w:sz w:val="24"/>
                <w:szCs w:val="24"/>
              </w:rPr>
            </w:rPrChange>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60;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默认锁的有效时间</w:t>
        </w:r>
        <w:r w:rsidRPr="00437E04">
          <w:rPr>
            <w:rFonts w:ascii="Century Schoolbook" w:hAnsi="Century Schoolbook" w:cs="Century Schoolbook"/>
            <w:color w:val="3F7F5F"/>
            <w:kern w:val="0"/>
            <w:sz w:val="24"/>
            <w:szCs w:val="24"/>
          </w:rPr>
          <w:t xml:space="preserve">(m </w:t>
        </w:r>
        <w:r w:rsidRPr="00437E04">
          <w:rPr>
            <w:rFonts w:ascii="Century Schoolbook" w:hAnsi="Century Schoolbook" w:cs="Century Schoolbook" w:hint="eastAsia"/>
            <w:color w:val="3F7F5F"/>
            <w:kern w:val="0"/>
            <w:sz w:val="24"/>
            <w:szCs w:val="24"/>
          </w:rPr>
          <w:t>秒</w:t>
        </w:r>
        <w:r w:rsidRPr="00437E04">
          <w:rPr>
            <w:rFonts w:ascii="Century Schoolbook" w:hAnsi="Century Schoolbook" w:cs="Century Schoolbook"/>
            <w:color w:val="3F7F5F"/>
            <w:kern w:val="0"/>
            <w:sz w:val="24"/>
            <w:szCs w:val="24"/>
          </w:rPr>
          <w:t>)|</w:t>
        </w:r>
        <w:r w:rsidRPr="00437E04">
          <w:rPr>
            <w:rFonts w:ascii="Century Schoolbook" w:hAnsi="Century Schoolbook" w:cs="Century Schoolbook"/>
            <w:color w:val="3F7F5F"/>
            <w:kern w:val="0"/>
            <w:sz w:val="24"/>
            <w:szCs w:val="24"/>
            <w:rPrChange w:id="171" w:author="Yangcl" w:date="2020-03-25T12:12:00Z">
              <w:rPr>
                <w:rFonts w:ascii="Century Schoolbook" w:hAnsi="Century Schoolbook" w:cs="Century Schoolbook"/>
                <w:color w:val="3F7F5F"/>
                <w:kern w:val="0"/>
                <w:sz w:val="24"/>
                <w:szCs w:val="24"/>
                <w:u w:val="single"/>
              </w:rPr>
            </w:rPrChange>
          </w:rPr>
          <w:t>redis</w:t>
        </w:r>
        <w:r w:rsidRPr="00437E04">
          <w:rPr>
            <w:rFonts w:ascii="Century Schoolbook" w:hAnsi="Century Schoolbook" w:cs="Century Schoolbook" w:hint="eastAsia"/>
            <w:color w:val="3F7F5F"/>
            <w:kern w:val="0"/>
            <w:sz w:val="24"/>
            <w:szCs w:val="24"/>
          </w:rPr>
          <w:t>中的过期时间</w:t>
        </w:r>
      </w:ins>
    </w:p>
    <w:p w:rsidR="00437E04" w:rsidRPr="00437E04" w:rsidRDefault="00437E04" w:rsidP="00437E04">
      <w:pPr>
        <w:autoSpaceDE w:val="0"/>
        <w:autoSpaceDN w:val="0"/>
        <w:adjustRightInd w:val="0"/>
        <w:jc w:val="left"/>
        <w:rPr>
          <w:ins w:id="172" w:author="Yangcl" w:date="2020-03-25T12:11:00Z"/>
          <w:rFonts w:ascii="Century Schoolbook" w:hAnsi="Century Schoolbook" w:cs="Century Schoolbook"/>
          <w:kern w:val="0"/>
          <w:sz w:val="24"/>
          <w:szCs w:val="24"/>
        </w:rPr>
      </w:pPr>
      <w:ins w:id="173"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74"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75" w:author="Yangcl" w:date="2020-03-25T12:12:00Z">
              <w:rPr>
                <w:rFonts w:ascii="Century Schoolbook" w:hAnsi="Century Schoolbook" w:cs="Century Schoolbook"/>
                <w:b/>
                <w:bCs/>
                <w:color w:val="7F0055"/>
                <w:kern w:val="0"/>
                <w:sz w:val="24"/>
                <w:szCs w:val="24"/>
              </w:rPr>
            </w:rPrChange>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200;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默认请求锁的超时时间</w:t>
        </w:r>
        <w:r w:rsidRPr="00437E04">
          <w:rPr>
            <w:rFonts w:ascii="Century Schoolbook" w:hAnsi="Century Schoolbook" w:cs="Century Schoolbook"/>
            <w:color w:val="3F7F5F"/>
            <w:kern w:val="0"/>
            <w:sz w:val="24"/>
            <w:szCs w:val="24"/>
          </w:rPr>
          <w:t>(</w:t>
        </w:r>
        <w:r w:rsidRPr="00437E04">
          <w:rPr>
            <w:rFonts w:ascii="Century Schoolbook" w:hAnsi="Century Schoolbook" w:cs="Century Schoolbook"/>
            <w:color w:val="3F7F5F"/>
            <w:kern w:val="0"/>
            <w:sz w:val="24"/>
            <w:szCs w:val="24"/>
            <w:rPrChange w:id="176" w:author="Yangcl" w:date="2020-03-25T12:12:00Z">
              <w:rPr>
                <w:rFonts w:ascii="Century Schoolbook" w:hAnsi="Century Schoolbook" w:cs="Century Schoolbook"/>
                <w:color w:val="3F7F5F"/>
                <w:kern w:val="0"/>
                <w:sz w:val="24"/>
                <w:szCs w:val="24"/>
                <w:u w:val="single"/>
              </w:rPr>
            </w:rPrChange>
          </w:rPr>
          <w:t>ms</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r w:rsidRPr="00437E04">
          <w:rPr>
            <w:rFonts w:ascii="Century Schoolbook" w:hAnsi="Century Schoolbook" w:cs="Century Schoolbook"/>
            <w:color w:val="3F7F5F"/>
            <w:kern w:val="0"/>
            <w:sz w:val="24"/>
            <w:szCs w:val="24"/>
          </w:rPr>
          <w:t>)</w:t>
        </w:r>
      </w:ins>
    </w:p>
    <w:p w:rsidR="00437E04" w:rsidRPr="00437E04" w:rsidRDefault="00437E04" w:rsidP="00437E04">
      <w:pPr>
        <w:autoSpaceDE w:val="0"/>
        <w:autoSpaceDN w:val="0"/>
        <w:adjustRightInd w:val="0"/>
        <w:jc w:val="left"/>
        <w:rPr>
          <w:ins w:id="177" w:author="Yangcl" w:date="2020-03-25T12:11:00Z"/>
          <w:rFonts w:ascii="Century Schoolbook" w:hAnsi="Century Schoolbook" w:cs="Century Schoolbook"/>
          <w:kern w:val="0"/>
          <w:sz w:val="24"/>
          <w:szCs w:val="24"/>
        </w:rPr>
      </w:pPr>
      <w:ins w:id="178"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79"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80" w:author="Yangcl" w:date="2020-03-25T12:12:00Z">
              <w:rPr>
                <w:rFonts w:ascii="Century Schoolbook" w:hAnsi="Century Schoolbook" w:cs="Century Schoolbook"/>
                <w:b/>
                <w:bCs/>
                <w:color w:val="7F0055"/>
                <w:kern w:val="0"/>
                <w:sz w:val="24"/>
                <w:szCs w:val="24"/>
              </w:rPr>
            </w:rPrChange>
          </w:rPr>
          <w:t>volatile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81" w:author="Yangcl" w:date="2020-03-25T12:12:00Z">
              <w:rPr>
                <w:rFonts w:ascii="Century Schoolbook" w:hAnsi="Century Schoolbook" w:cs="Century Schoolbook"/>
                <w:b/>
                <w:bCs/>
                <w:color w:val="7F0055"/>
                <w:kern w:val="0"/>
                <w:sz w:val="24"/>
                <w:szCs w:val="24"/>
              </w:rPr>
            </w:rPrChange>
          </w:rPr>
          <w:t>boolean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182" w:author="Yangcl" w:date="2020-03-25T12:12:00Z">
              <w:rPr>
                <w:rFonts w:ascii="Century Schoolbook" w:hAnsi="Century Schoolbook" w:cs="Century Schoolbook"/>
                <w:b/>
                <w:bCs/>
                <w:color w:val="7F0055"/>
                <w:kern w:val="0"/>
                <w:sz w:val="24"/>
                <w:szCs w:val="24"/>
              </w:rPr>
            </w:rPrChange>
          </w:rPr>
          <w:t>false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锁标记</w:t>
        </w:r>
      </w:ins>
    </w:p>
    <w:p w:rsidR="00437E04" w:rsidRPr="00437E04" w:rsidRDefault="00437E04" w:rsidP="00437E04">
      <w:pPr>
        <w:autoSpaceDE w:val="0"/>
        <w:autoSpaceDN w:val="0"/>
        <w:adjustRightInd w:val="0"/>
        <w:jc w:val="left"/>
        <w:rPr>
          <w:ins w:id="183" w:author="Yangcl" w:date="2020-03-25T12:11:00Z"/>
          <w:rFonts w:ascii="Century Schoolbook" w:hAnsi="Century Schoolbook" w:cs="Century Schoolbook"/>
          <w:kern w:val="0"/>
          <w:sz w:val="24"/>
          <w:szCs w:val="24"/>
        </w:rPr>
      </w:pPr>
    </w:p>
    <w:p w:rsidR="00437E04" w:rsidRPr="00437E04" w:rsidRDefault="00437E04" w:rsidP="00437E04">
      <w:pPr>
        <w:autoSpaceDE w:val="0"/>
        <w:autoSpaceDN w:val="0"/>
        <w:adjustRightInd w:val="0"/>
        <w:jc w:val="left"/>
        <w:rPr>
          <w:ins w:id="184" w:author="Yangcl" w:date="2020-03-25T12:11:00Z"/>
          <w:rFonts w:ascii="Century Schoolbook" w:hAnsi="Century Schoolbook" w:cs="Century Schoolbook"/>
          <w:kern w:val="0"/>
          <w:sz w:val="24"/>
          <w:szCs w:val="24"/>
        </w:rPr>
      </w:pPr>
      <w:ins w:id="185"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5FBF"/>
            <w:kern w:val="0"/>
            <w:sz w:val="24"/>
            <w:szCs w:val="24"/>
          </w:rPr>
          <w:t>/**</w:t>
        </w:r>
      </w:ins>
    </w:p>
    <w:p w:rsidR="00437E04" w:rsidRPr="00437E04" w:rsidRDefault="00437E04" w:rsidP="00437E04">
      <w:pPr>
        <w:autoSpaceDE w:val="0"/>
        <w:autoSpaceDN w:val="0"/>
        <w:adjustRightInd w:val="0"/>
        <w:jc w:val="left"/>
        <w:rPr>
          <w:ins w:id="186" w:author="Yangcl" w:date="2020-03-25T12:11:00Z"/>
          <w:rFonts w:ascii="Century Schoolbook" w:hAnsi="Century Schoolbook" w:cs="Century Schoolbook"/>
          <w:kern w:val="0"/>
          <w:sz w:val="24"/>
          <w:szCs w:val="24"/>
        </w:rPr>
      </w:pPr>
      <w:ins w:id="187" w:author="Yangcl" w:date="2020-03-25T12:11:00Z">
        <w:r w:rsidRPr="00437E04">
          <w:rPr>
            <w:rFonts w:ascii="Century Schoolbook" w:hAnsi="Century Schoolbook" w:cs="Century Schoolbook"/>
            <w:color w:val="3F5FBF"/>
            <w:kern w:val="0"/>
            <w:sz w:val="24"/>
            <w:szCs w:val="24"/>
          </w:rPr>
          <w:t xml:space="preserve">     * </w:t>
        </w:r>
        <w:r w:rsidRPr="00437E04">
          <w:rPr>
            <w:rFonts w:ascii="Century Schoolbook" w:hAnsi="Century Schoolbook" w:cs="Century Schoolbook"/>
            <w:bCs/>
            <w:color w:val="7F9FBF"/>
            <w:kern w:val="0"/>
            <w:sz w:val="24"/>
            <w:szCs w:val="24"/>
            <w:rPrChange w:id="188"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锁的过期时间和请求锁的超时时间都是用指定的值</w:t>
        </w:r>
      </w:ins>
    </w:p>
    <w:p w:rsidR="00437E04" w:rsidRPr="00437E04" w:rsidRDefault="00437E04" w:rsidP="00437E04">
      <w:pPr>
        <w:autoSpaceDE w:val="0"/>
        <w:autoSpaceDN w:val="0"/>
        <w:adjustRightInd w:val="0"/>
        <w:jc w:val="left"/>
        <w:rPr>
          <w:ins w:id="189" w:author="Yangcl" w:date="2020-03-25T12:11:00Z"/>
          <w:rFonts w:ascii="Century Schoolbook" w:hAnsi="Century Schoolbook" w:cs="Century Schoolbook"/>
          <w:kern w:val="0"/>
          <w:sz w:val="24"/>
          <w:szCs w:val="24"/>
        </w:rPr>
      </w:pPr>
      <w:ins w:id="190" w:author="Yangcl" w:date="2020-03-25T12:11:00Z">
        <w:r w:rsidRPr="00437E04">
          <w:rPr>
            <w:rFonts w:ascii="Century Schoolbook" w:hAnsi="Century Schoolbook" w:cs="Century Schoolbook"/>
            <w:color w:val="3F5FBF"/>
            <w:kern w:val="0"/>
            <w:sz w:val="24"/>
            <w:szCs w:val="24"/>
          </w:rPr>
          <w:t xml:space="preserve">     *</w:t>
        </w:r>
      </w:ins>
    </w:p>
    <w:p w:rsidR="00437E04" w:rsidRPr="00437E04" w:rsidRDefault="00437E04" w:rsidP="00437E04">
      <w:pPr>
        <w:autoSpaceDE w:val="0"/>
        <w:autoSpaceDN w:val="0"/>
        <w:adjustRightInd w:val="0"/>
        <w:jc w:val="left"/>
        <w:rPr>
          <w:ins w:id="191" w:author="Yangcl" w:date="2020-03-25T12:11:00Z"/>
          <w:rFonts w:ascii="Century Schoolbook" w:hAnsi="Century Schoolbook" w:cs="Century Schoolbook"/>
          <w:kern w:val="0"/>
          <w:sz w:val="24"/>
          <w:szCs w:val="24"/>
        </w:rPr>
      </w:pPr>
      <w:ins w:id="192" w:author="Yangcl" w:date="2020-03-25T12:11:00Z">
        <w:r w:rsidRPr="00437E04">
          <w:rPr>
            <w:rFonts w:ascii="Century Schoolbook" w:hAnsi="Century Schoolbook" w:cs="Century Schoolbook"/>
            <w:color w:val="3F5FBF"/>
            <w:kern w:val="0"/>
            <w:sz w:val="24"/>
            <w:szCs w:val="24"/>
          </w:rPr>
          <w:t xml:space="preserve">     * </w:t>
        </w:r>
        <w:r w:rsidRPr="00437E04">
          <w:rPr>
            <w:rFonts w:ascii="Century Schoolbook" w:hAnsi="Century Schoolbook" w:cs="Century Schoolbook"/>
            <w:bCs/>
            <w:color w:val="7F9FBF"/>
            <w:kern w:val="0"/>
            <w:sz w:val="24"/>
            <w:szCs w:val="24"/>
            <w:rPrChange w:id="193"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lockKey</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r w:rsidRPr="00437E04">
          <w:rPr>
            <w:rFonts w:ascii="Century Schoolbook" w:hAnsi="Century Schoolbook" w:cs="Century Schoolbook"/>
            <w:color w:val="3F5FBF"/>
            <w:kern w:val="0"/>
            <w:sz w:val="24"/>
            <w:szCs w:val="24"/>
            <w:rPrChange w:id="194" w:author="Yangcl" w:date="2020-03-25T12:12:00Z">
              <w:rPr>
                <w:rFonts w:ascii="Century Schoolbook" w:hAnsi="Century Schoolbook" w:cs="Century Schoolbook"/>
                <w:color w:val="3F5FBF"/>
                <w:kern w:val="0"/>
                <w:sz w:val="24"/>
                <w:szCs w:val="24"/>
                <w:u w:val="single"/>
              </w:rPr>
            </w:rPrChange>
          </w:rPr>
          <w:t>Redis</w:t>
        </w:r>
        <w:r w:rsidRPr="00437E04">
          <w:rPr>
            <w:rFonts w:ascii="Century Schoolbook" w:hAnsi="Century Schoolbook" w:cs="Century Schoolbook" w:hint="eastAsia"/>
            <w:color w:val="3F5FBF"/>
            <w:kern w:val="0"/>
            <w:sz w:val="24"/>
            <w:szCs w:val="24"/>
          </w:rPr>
          <w:t>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ins>
    </w:p>
    <w:p w:rsidR="00437E04" w:rsidRPr="00437E04" w:rsidRDefault="00437E04" w:rsidP="00437E04">
      <w:pPr>
        <w:autoSpaceDE w:val="0"/>
        <w:autoSpaceDN w:val="0"/>
        <w:adjustRightInd w:val="0"/>
        <w:jc w:val="left"/>
        <w:rPr>
          <w:ins w:id="195" w:author="Yangcl" w:date="2020-03-25T12:11:00Z"/>
          <w:rFonts w:ascii="Century Schoolbook" w:hAnsi="Century Schoolbook" w:cs="Century Schoolbook"/>
          <w:kern w:val="0"/>
          <w:sz w:val="24"/>
          <w:szCs w:val="24"/>
        </w:rPr>
      </w:pPr>
      <w:ins w:id="196" w:author="Yangcl" w:date="2020-03-25T12:11:00Z">
        <w:r w:rsidRPr="00437E04">
          <w:rPr>
            <w:rFonts w:ascii="Century Schoolbook" w:hAnsi="Century Schoolbook" w:cs="Century Schoolbook"/>
            <w:color w:val="3F5FBF"/>
            <w:kern w:val="0"/>
            <w:sz w:val="24"/>
            <w:szCs w:val="24"/>
          </w:rPr>
          <w:t xml:space="preserve">     * </w:t>
        </w:r>
        <w:r w:rsidRPr="00437E04">
          <w:rPr>
            <w:rFonts w:ascii="Century Schoolbook" w:hAnsi="Century Schoolbook" w:cs="Century Schoolbook"/>
            <w:bCs/>
            <w:color w:val="7F9FBF"/>
            <w:kern w:val="0"/>
            <w:sz w:val="24"/>
            <w:szCs w:val="24"/>
            <w:rPrChange w:id="197"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expireTime</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锁的过期时间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单位：秒</w:t>
        </w:r>
        <w:r w:rsidRPr="00437E04">
          <w:rPr>
            <w:rFonts w:ascii="Century Schoolbook" w:hAnsi="Century Schoolbook" w:cs="Century Schoolbook"/>
            <w:color w:val="3F5FBF"/>
            <w:kern w:val="0"/>
            <w:sz w:val="24"/>
            <w:szCs w:val="24"/>
          </w:rPr>
          <w:t>)</w:t>
        </w:r>
      </w:ins>
    </w:p>
    <w:p w:rsidR="00437E04" w:rsidRPr="00437E04" w:rsidRDefault="00437E04">
      <w:pPr>
        <w:autoSpaceDE w:val="0"/>
        <w:autoSpaceDN w:val="0"/>
        <w:adjustRightInd w:val="0"/>
        <w:jc w:val="left"/>
        <w:rPr>
          <w:ins w:id="198" w:author="Yangcl" w:date="2020-03-25T12:11:00Z"/>
          <w:rFonts w:ascii="Century Schoolbook" w:hAnsi="Century Schoolbook" w:cs="Century Schoolbook"/>
          <w:kern w:val="0"/>
          <w:sz w:val="24"/>
          <w:szCs w:val="24"/>
        </w:rPr>
      </w:pPr>
      <w:ins w:id="199" w:author="Yangcl" w:date="2020-03-25T12:11:00Z">
        <w:r w:rsidRPr="00437E04">
          <w:rPr>
            <w:rFonts w:ascii="Century Schoolbook" w:hAnsi="Century Schoolbook" w:cs="Century Schoolbook"/>
            <w:color w:val="3F5FBF"/>
            <w:kern w:val="0"/>
            <w:sz w:val="24"/>
            <w:szCs w:val="24"/>
          </w:rPr>
          <w:t xml:space="preserve">     * </w:t>
        </w:r>
        <w:r w:rsidRPr="00437E04">
          <w:rPr>
            <w:rFonts w:ascii="Century Schoolbook" w:hAnsi="Century Schoolbook" w:cs="Century Schoolbook"/>
            <w:bCs/>
            <w:color w:val="7F9FBF"/>
            <w:kern w:val="0"/>
            <w:sz w:val="24"/>
            <w:szCs w:val="24"/>
            <w:rPrChange w:id="200"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timeOut </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请求锁的超时时间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单位：毫秒</w:t>
        </w:r>
        <w:r w:rsidRPr="00437E04">
          <w:rPr>
            <w:rFonts w:ascii="Century Schoolbook" w:hAnsi="Century Schoolbook" w:cs="Century Schoolbook"/>
            <w:color w:val="3F5FBF"/>
            <w:kern w:val="0"/>
            <w:sz w:val="24"/>
            <w:szCs w:val="24"/>
          </w:rPr>
          <w:t>)</w:t>
        </w:r>
      </w:ins>
    </w:p>
    <w:p w:rsidR="00437E04" w:rsidRPr="00437E04" w:rsidRDefault="00437E04" w:rsidP="00437E04">
      <w:pPr>
        <w:autoSpaceDE w:val="0"/>
        <w:autoSpaceDN w:val="0"/>
        <w:adjustRightInd w:val="0"/>
        <w:jc w:val="left"/>
        <w:rPr>
          <w:ins w:id="201" w:author="Yangcl" w:date="2020-03-25T12:11:00Z"/>
          <w:rFonts w:ascii="Century Schoolbook" w:hAnsi="Century Schoolbook" w:cs="Century Schoolbook"/>
          <w:kern w:val="0"/>
          <w:sz w:val="24"/>
          <w:szCs w:val="24"/>
        </w:rPr>
      </w:pPr>
      <w:ins w:id="202" w:author="Yangcl" w:date="2020-03-25T12:11:00Z">
        <w:r w:rsidRPr="00437E04">
          <w:rPr>
            <w:rFonts w:ascii="Century Schoolbook" w:hAnsi="Century Schoolbook" w:cs="Century Schoolbook"/>
            <w:color w:val="3F5FBF"/>
            <w:kern w:val="0"/>
            <w:sz w:val="24"/>
            <w:szCs w:val="24"/>
          </w:rPr>
          <w:t xml:space="preserve">     */</w:t>
        </w:r>
      </w:ins>
    </w:p>
    <w:p w:rsidR="00437E04" w:rsidRPr="00437E04" w:rsidRDefault="00437E04" w:rsidP="00437E04">
      <w:pPr>
        <w:autoSpaceDE w:val="0"/>
        <w:autoSpaceDN w:val="0"/>
        <w:adjustRightInd w:val="0"/>
        <w:jc w:val="left"/>
        <w:rPr>
          <w:ins w:id="203" w:author="Yangcl" w:date="2020-03-25T12:11:00Z"/>
          <w:rFonts w:ascii="Century Schoolbook" w:hAnsi="Century Schoolbook" w:cs="Century Schoolbook"/>
          <w:kern w:val="0"/>
          <w:sz w:val="24"/>
          <w:szCs w:val="24"/>
        </w:rPr>
      </w:pPr>
      <w:ins w:id="204"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05" w:author="Yangcl" w:date="2020-03-25T12:12:00Z">
              <w:rPr>
                <w:rFonts w:ascii="Century Schoolbook" w:hAnsi="Century Schoolbook" w:cs="Century Schoolbook"/>
                <w:b/>
                <w:bCs/>
                <w:color w:val="7F0055"/>
                <w:kern w:val="0"/>
                <w:sz w:val="24"/>
                <w:szCs w:val="24"/>
              </w:rPr>
            </w:rPrChange>
          </w:rPr>
          <w:t>public</w:t>
        </w:r>
        <w:r w:rsidRPr="00437E04">
          <w:rPr>
            <w:rFonts w:ascii="Century Schoolbook" w:hAnsi="Century Schoolbook" w:cs="Century Schoolbook"/>
            <w:color w:val="000000"/>
            <w:kern w:val="0"/>
            <w:sz w:val="24"/>
            <w:szCs w:val="24"/>
          </w:rPr>
          <w:t xml:space="preserve"> DistributeLockRedis(String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06" w:author="Yangcl" w:date="2020-03-25T12:12:00Z">
              <w:rPr>
                <w:rFonts w:ascii="Century Schoolbook" w:hAnsi="Century Schoolbook" w:cs="Century Schoolbook"/>
                <w:b/>
                <w:bCs/>
                <w:color w:val="7F0055"/>
                <w:kern w:val="0"/>
                <w:sz w:val="24"/>
                <w:szCs w:val="24"/>
              </w:rPr>
            </w:rPrChange>
          </w:rPr>
          <w:t>int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07" w:author="Yangcl" w:date="2020-03-25T12:12:00Z">
              <w:rPr>
                <w:rFonts w:ascii="Century Schoolbook" w:hAnsi="Century Schoolbook" w:cs="Century Schoolbook"/>
                <w:b/>
                <w:bCs/>
                <w:color w:val="7F0055"/>
                <w:kern w:val="0"/>
                <w:sz w:val="24"/>
                <w:szCs w:val="24"/>
              </w:rPr>
            </w:rPrChange>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208" w:author="Yangcl" w:date="2020-03-25T12:11:00Z"/>
          <w:rFonts w:ascii="Century Schoolbook" w:hAnsi="Century Schoolbook" w:cs="Century Schoolbook"/>
          <w:kern w:val="0"/>
          <w:sz w:val="24"/>
          <w:szCs w:val="24"/>
        </w:rPr>
      </w:pPr>
      <w:ins w:id="209"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RedisTemplate.</w:t>
        </w:r>
        <w:r w:rsidRPr="00437E04">
          <w:rPr>
            <w:rFonts w:ascii="Century Schoolbook" w:hAnsi="Century Schoolbook" w:cs="Century Schoolbook"/>
            <w:iCs/>
            <w:color w:val="000000"/>
            <w:kern w:val="0"/>
            <w:sz w:val="24"/>
            <w:szCs w:val="24"/>
            <w:rPrChange w:id="210" w:author="Yangcl" w:date="2020-03-25T12:12:00Z">
              <w:rPr>
                <w:rFonts w:ascii="Century Schoolbook" w:hAnsi="Century Schoolbook" w:cs="Century Schoolbook"/>
                <w:i/>
                <w:iCs/>
                <w:color w:val="000000"/>
                <w:kern w:val="0"/>
                <w:sz w:val="24"/>
                <w:szCs w:val="24"/>
              </w:rPr>
            </w:rPrChange>
          </w:rPr>
          <w:t>getInstance</w:t>
        </w:r>
        <w:r w:rsidRPr="00437E04">
          <w:rPr>
            <w:rFonts w:ascii="Century Schoolbook" w:hAnsi="Century Schoolbook" w:cs="Century Schoolbook"/>
            <w:color w:val="000000"/>
            <w:kern w:val="0"/>
            <w:sz w:val="24"/>
            <w:szCs w:val="24"/>
          </w:rPr>
          <w:t>().getTemplate();</w:t>
        </w:r>
      </w:ins>
    </w:p>
    <w:p w:rsidR="00437E04" w:rsidRPr="00437E04" w:rsidRDefault="00437E04" w:rsidP="00437E04">
      <w:pPr>
        <w:autoSpaceDE w:val="0"/>
        <w:autoSpaceDN w:val="0"/>
        <w:adjustRightInd w:val="0"/>
        <w:jc w:val="left"/>
        <w:rPr>
          <w:ins w:id="211" w:author="Yangcl" w:date="2020-03-25T12:11:00Z"/>
          <w:rFonts w:ascii="Century Schoolbook" w:hAnsi="Century Schoolbook" w:cs="Century Schoolbook"/>
          <w:kern w:val="0"/>
          <w:sz w:val="24"/>
          <w:szCs w:val="24"/>
        </w:rPr>
      </w:pPr>
      <w:ins w:id="212"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13"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214" w:author="Yangcl" w:date="2020-03-25T12:11:00Z"/>
          <w:rFonts w:ascii="Century Schoolbook" w:hAnsi="Century Schoolbook" w:cs="Century Schoolbook"/>
          <w:kern w:val="0"/>
          <w:sz w:val="24"/>
          <w:szCs w:val="24"/>
        </w:rPr>
      </w:pPr>
      <w:ins w:id="215"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16"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217" w:author="Yangcl" w:date="2020-03-25T12:11:00Z"/>
          <w:rFonts w:ascii="Century Schoolbook" w:hAnsi="Century Schoolbook" w:cs="Century Schoolbook"/>
          <w:kern w:val="0"/>
          <w:sz w:val="24"/>
          <w:szCs w:val="24"/>
        </w:rPr>
      </w:pPr>
      <w:ins w:id="218"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19"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220" w:author="Yangcl" w:date="2020-03-25T12:11:00Z"/>
          <w:rFonts w:ascii="Century Schoolbook" w:hAnsi="Century Schoolbook" w:cs="Century Schoolbook"/>
          <w:kern w:val="0"/>
          <w:sz w:val="24"/>
          <w:szCs w:val="24"/>
        </w:rPr>
      </w:pPr>
      <w:ins w:id="221"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22" w:author="Yangcl" w:date="2020-03-25T12:11:00Z"/>
          <w:rFonts w:ascii="Century Schoolbook" w:hAnsi="Century Schoolbook" w:cs="Century Schoolbook"/>
          <w:kern w:val="0"/>
          <w:sz w:val="24"/>
          <w:szCs w:val="24"/>
        </w:rPr>
      </w:pPr>
      <w:ins w:id="223"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24" w:author="Yangcl" w:date="2020-03-25T12:11:00Z"/>
          <w:rFonts w:ascii="Century Schoolbook" w:hAnsi="Century Schoolbook" w:cs="Century Schoolbook"/>
          <w:kern w:val="0"/>
          <w:sz w:val="24"/>
          <w:szCs w:val="24"/>
        </w:rPr>
      </w:pPr>
      <w:ins w:id="225"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3F5FBF"/>
            <w:kern w:val="0"/>
            <w:sz w:val="24"/>
            <w:szCs w:val="24"/>
          </w:rPr>
          <w:t>/**</w:t>
        </w:r>
      </w:ins>
    </w:p>
    <w:p w:rsidR="00437E04" w:rsidRPr="00437E04" w:rsidRDefault="00437E04">
      <w:pPr>
        <w:autoSpaceDE w:val="0"/>
        <w:autoSpaceDN w:val="0"/>
        <w:adjustRightInd w:val="0"/>
        <w:jc w:val="left"/>
        <w:rPr>
          <w:ins w:id="226" w:author="Yangcl" w:date="2020-03-25T12:11:00Z"/>
          <w:rFonts w:ascii="Century Schoolbook" w:hAnsi="Century Schoolbook" w:cs="Century Schoolbook"/>
          <w:kern w:val="0"/>
          <w:sz w:val="24"/>
          <w:szCs w:val="24"/>
        </w:rPr>
      </w:pPr>
      <w:ins w:id="227" w:author="Yangcl" w:date="2020-03-25T12:11:00Z">
        <w:r w:rsidRPr="00437E04">
          <w:rPr>
            <w:rFonts w:ascii="Century Schoolbook" w:hAnsi="Century Schoolbook" w:cs="Century Schoolbook"/>
            <w:color w:val="3F5FBF"/>
            <w:kern w:val="0"/>
            <w:sz w:val="24"/>
            <w:szCs w:val="24"/>
          </w:rPr>
          <w:t xml:space="preserve">     * </w:t>
        </w:r>
        <w:r w:rsidRPr="00437E04">
          <w:rPr>
            <w:rFonts w:ascii="Century Schoolbook" w:hAnsi="Century Schoolbook" w:cs="Century Schoolbook"/>
            <w:bCs/>
            <w:color w:val="7F9FBF"/>
            <w:kern w:val="0"/>
            <w:sz w:val="24"/>
            <w:szCs w:val="24"/>
            <w:rPrChange w:id="228"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尝试获取锁</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超时返回</w:t>
        </w:r>
      </w:ins>
    </w:p>
    <w:p w:rsidR="00437E04" w:rsidRPr="00437E04" w:rsidRDefault="00437E04" w:rsidP="00437E04">
      <w:pPr>
        <w:autoSpaceDE w:val="0"/>
        <w:autoSpaceDN w:val="0"/>
        <w:adjustRightInd w:val="0"/>
        <w:jc w:val="left"/>
        <w:rPr>
          <w:ins w:id="229" w:author="Yangcl" w:date="2020-03-25T12:11:00Z"/>
          <w:rFonts w:ascii="Century Schoolbook" w:hAnsi="Century Schoolbook" w:cs="Century Schoolbook"/>
          <w:kern w:val="0"/>
          <w:sz w:val="24"/>
          <w:szCs w:val="24"/>
        </w:rPr>
      </w:pPr>
      <w:ins w:id="230" w:author="Yangcl" w:date="2020-03-25T12:11:00Z">
        <w:r w:rsidRPr="00437E04">
          <w:rPr>
            <w:rFonts w:ascii="Century Schoolbook" w:hAnsi="Century Schoolbook" w:cs="Century Schoolbook"/>
            <w:color w:val="3F5FBF"/>
            <w:kern w:val="0"/>
            <w:sz w:val="24"/>
            <w:szCs w:val="24"/>
          </w:rPr>
          <w:t xml:space="preserve">     */</w:t>
        </w:r>
      </w:ins>
    </w:p>
    <w:p w:rsidR="00437E04" w:rsidRPr="00437E04" w:rsidRDefault="00437E04" w:rsidP="00437E04">
      <w:pPr>
        <w:autoSpaceDE w:val="0"/>
        <w:autoSpaceDN w:val="0"/>
        <w:adjustRightInd w:val="0"/>
        <w:jc w:val="left"/>
        <w:rPr>
          <w:ins w:id="231" w:author="Yangcl" w:date="2020-03-25T12:11:00Z"/>
          <w:rFonts w:ascii="Century Schoolbook" w:hAnsi="Century Schoolbook" w:cs="Century Schoolbook"/>
          <w:kern w:val="0"/>
          <w:sz w:val="24"/>
          <w:szCs w:val="24"/>
        </w:rPr>
      </w:pPr>
      <w:ins w:id="232"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33" w:author="Yangcl" w:date="2020-03-25T12:12:00Z">
              <w:rPr>
                <w:rFonts w:ascii="Century Schoolbook" w:hAnsi="Century Schoolbook" w:cs="Century Schoolbook"/>
                <w:b/>
                <w:bCs/>
                <w:color w:val="7F0055"/>
                <w:kern w:val="0"/>
                <w:sz w:val="24"/>
                <w:szCs w:val="24"/>
              </w:rPr>
            </w:rPrChange>
          </w:rPr>
          <w:t>public</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34" w:author="Yangcl" w:date="2020-03-25T12:12:00Z">
              <w:rPr>
                <w:rFonts w:ascii="Century Schoolbook" w:hAnsi="Century Schoolbook" w:cs="Century Schoolbook"/>
                <w:b/>
                <w:bCs/>
                <w:color w:val="7F0055"/>
                <w:kern w:val="0"/>
                <w:sz w:val="24"/>
                <w:szCs w:val="24"/>
              </w:rPr>
            </w:rPrChange>
          </w:rPr>
          <w:t>boolean</w:t>
        </w:r>
        <w:r w:rsidRPr="00437E04">
          <w:rPr>
            <w:rFonts w:ascii="Century Schoolbook" w:hAnsi="Century Schoolbook" w:cs="Century Schoolbook"/>
            <w:color w:val="000000"/>
            <w:kern w:val="0"/>
            <w:sz w:val="24"/>
            <w:szCs w:val="24"/>
          </w:rPr>
          <w:t xml:space="preserve"> tryLock() {</w:t>
        </w:r>
      </w:ins>
    </w:p>
    <w:p w:rsidR="00437E04" w:rsidRPr="00437E04" w:rsidRDefault="00437E04" w:rsidP="00437E04">
      <w:pPr>
        <w:autoSpaceDE w:val="0"/>
        <w:autoSpaceDN w:val="0"/>
        <w:adjustRightInd w:val="0"/>
        <w:jc w:val="left"/>
        <w:rPr>
          <w:ins w:id="235" w:author="Yangcl" w:date="2020-03-25T12:11:00Z"/>
          <w:rFonts w:ascii="Century Schoolbook" w:hAnsi="Century Schoolbook" w:cs="Century Schoolbook"/>
          <w:kern w:val="0"/>
          <w:sz w:val="24"/>
          <w:szCs w:val="24"/>
        </w:rPr>
      </w:pPr>
      <w:ins w:id="236"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生成随机串，不使用固定的字符串作为键的值，而是设置一个不可猜测（</w:t>
        </w:r>
        <w:r w:rsidRPr="00437E04">
          <w:rPr>
            <w:rFonts w:ascii="Century Schoolbook" w:hAnsi="Century Schoolbook" w:cs="Century Schoolbook"/>
            <w:color w:val="3F7F5F"/>
            <w:kern w:val="0"/>
            <w:sz w:val="24"/>
            <w:szCs w:val="24"/>
          </w:rPr>
          <w:t>non-</w:t>
        </w:r>
        <w:r w:rsidRPr="00437E04">
          <w:rPr>
            <w:rFonts w:ascii="Century Schoolbook" w:hAnsi="Century Schoolbook" w:cs="Century Schoolbook"/>
            <w:color w:val="3F7F5F"/>
            <w:kern w:val="0"/>
            <w:sz w:val="24"/>
            <w:szCs w:val="24"/>
            <w:rPrChange w:id="237" w:author="Yangcl" w:date="2020-03-25T12:12:00Z">
              <w:rPr>
                <w:rFonts w:ascii="Century Schoolbook" w:hAnsi="Century Schoolbook" w:cs="Century Schoolbook"/>
                <w:color w:val="3F7F5F"/>
                <w:kern w:val="0"/>
                <w:sz w:val="24"/>
                <w:szCs w:val="24"/>
                <w:u w:val="single"/>
              </w:rPr>
            </w:rPrChange>
          </w:rPr>
          <w:t>guessable</w:t>
        </w:r>
        <w:r w:rsidRPr="00437E04">
          <w:rPr>
            <w:rFonts w:ascii="Century Schoolbook" w:hAnsi="Century Schoolbook" w:cs="Century Schoolbook" w:hint="eastAsia"/>
            <w:color w:val="3F7F5F"/>
            <w:kern w:val="0"/>
            <w:sz w:val="24"/>
            <w:szCs w:val="24"/>
          </w:rPr>
          <w:t>）的长随机字符串，作为口令串（</w:t>
        </w:r>
        <w:r w:rsidRPr="00437E04">
          <w:rPr>
            <w:rFonts w:ascii="Century Schoolbook" w:hAnsi="Century Schoolbook" w:cs="Century Schoolbook"/>
            <w:color w:val="3F7F5F"/>
            <w:kern w:val="0"/>
            <w:sz w:val="24"/>
            <w:szCs w:val="24"/>
          </w:rPr>
          <w:t>token</w:t>
        </w:r>
        <w:r w:rsidRPr="00437E04">
          <w:rPr>
            <w:rFonts w:ascii="Century Schoolbook" w:hAnsi="Century Schoolbook" w:cs="Century Schoolbook" w:hint="eastAsia"/>
            <w:color w:val="3F7F5F"/>
            <w:kern w:val="0"/>
            <w:sz w:val="24"/>
            <w:szCs w:val="24"/>
          </w:rPr>
          <w:t>）。</w:t>
        </w:r>
      </w:ins>
    </w:p>
    <w:p w:rsidR="00437E04" w:rsidRPr="00437E04" w:rsidRDefault="00437E04" w:rsidP="00437E04">
      <w:pPr>
        <w:autoSpaceDE w:val="0"/>
        <w:autoSpaceDN w:val="0"/>
        <w:adjustRightInd w:val="0"/>
        <w:jc w:val="left"/>
        <w:rPr>
          <w:ins w:id="238" w:author="Yangcl" w:date="2020-03-25T12:11:00Z"/>
          <w:rFonts w:ascii="Century Schoolbook" w:hAnsi="Century Schoolbook" w:cs="Century Schoolbook"/>
          <w:kern w:val="0"/>
          <w:sz w:val="24"/>
          <w:szCs w:val="24"/>
        </w:rPr>
      </w:pPr>
      <w:ins w:id="239"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 UUID.</w:t>
        </w:r>
        <w:r w:rsidRPr="00437E04">
          <w:rPr>
            <w:rFonts w:ascii="Century Schoolbook" w:hAnsi="Century Schoolbook" w:cs="Century Schoolbook"/>
            <w:iCs/>
            <w:color w:val="000000"/>
            <w:kern w:val="0"/>
            <w:sz w:val="24"/>
            <w:szCs w:val="24"/>
            <w:rPrChange w:id="240" w:author="Yangcl" w:date="2020-03-25T12:12:00Z">
              <w:rPr>
                <w:rFonts w:ascii="Century Schoolbook" w:hAnsi="Century Schoolbook" w:cs="Century Schoolbook"/>
                <w:i/>
                <w:iCs/>
                <w:color w:val="000000"/>
                <w:kern w:val="0"/>
                <w:sz w:val="24"/>
                <w:szCs w:val="24"/>
              </w:rPr>
            </w:rPrChange>
          </w:rPr>
          <w:t>randomUUID</w:t>
        </w:r>
        <w:r w:rsidRPr="00437E04">
          <w:rPr>
            <w:rFonts w:ascii="Century Schoolbook" w:hAnsi="Century Schoolbook" w:cs="Century Schoolbook"/>
            <w:color w:val="000000"/>
            <w:kern w:val="0"/>
            <w:sz w:val="24"/>
            <w:szCs w:val="24"/>
          </w:rPr>
          <w:t>().toString();</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每个线程都持有不同的</w:t>
        </w:r>
        <w:r w:rsidRPr="00437E04">
          <w:rPr>
            <w:rFonts w:ascii="Century Schoolbook" w:hAnsi="Century Schoolbook" w:cs="Century Schoolbook"/>
            <w:color w:val="3F7F5F"/>
            <w:kern w:val="0"/>
            <w:sz w:val="24"/>
            <w:szCs w:val="24"/>
          </w:rPr>
          <w:t>DistributeLockRedis</w:t>
        </w:r>
        <w:r w:rsidRPr="00437E04">
          <w:rPr>
            <w:rFonts w:ascii="Century Schoolbook" w:hAnsi="Century Schoolbook" w:cs="Century Schoolbook" w:hint="eastAsia"/>
            <w:color w:val="3F7F5F"/>
            <w:kern w:val="0"/>
            <w:sz w:val="24"/>
            <w:szCs w:val="24"/>
          </w:rPr>
          <w:t>对象，也就意味着</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值都不同</w:t>
        </w:r>
      </w:ins>
    </w:p>
    <w:p w:rsidR="00437E04" w:rsidRPr="00437E04" w:rsidRDefault="00437E04" w:rsidP="00437E04">
      <w:pPr>
        <w:autoSpaceDE w:val="0"/>
        <w:autoSpaceDN w:val="0"/>
        <w:adjustRightInd w:val="0"/>
        <w:jc w:val="left"/>
        <w:rPr>
          <w:ins w:id="241" w:author="Yangcl" w:date="2020-03-25T12:11:00Z"/>
          <w:rFonts w:ascii="Century Schoolbook" w:hAnsi="Century Schoolbook" w:cs="Century Schoolbook"/>
          <w:kern w:val="0"/>
          <w:sz w:val="24"/>
          <w:szCs w:val="24"/>
        </w:rPr>
      </w:pPr>
      <w:ins w:id="242"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43" w:author="Yangcl" w:date="2020-03-25T12:11:00Z"/>
          <w:rFonts w:ascii="Century Schoolbook" w:hAnsi="Century Schoolbook" w:cs="Century Schoolbook"/>
          <w:kern w:val="0"/>
          <w:sz w:val="24"/>
          <w:szCs w:val="24"/>
        </w:rPr>
      </w:pPr>
      <w:ins w:id="244"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45" w:author="Yangcl" w:date="2020-03-25T12:12:00Z">
              <w:rPr>
                <w:rFonts w:ascii="Century Schoolbook" w:hAnsi="Century Schoolbook" w:cs="Century Schoolbook"/>
                <w:b/>
                <w:bCs/>
                <w:color w:val="7F0055"/>
                <w:kern w:val="0"/>
                <w:sz w:val="24"/>
                <w:szCs w:val="24"/>
              </w:rPr>
            </w:rPrChange>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 System.</w:t>
        </w:r>
        <w:r w:rsidRPr="00437E04">
          <w:rPr>
            <w:rFonts w:ascii="Century Schoolbook" w:hAnsi="Century Schoolbook" w:cs="Century Schoolbook"/>
            <w:iCs/>
            <w:color w:val="000000"/>
            <w:kern w:val="0"/>
            <w:sz w:val="24"/>
            <w:szCs w:val="24"/>
            <w:rPrChange w:id="246" w:author="Yangcl" w:date="2020-03-25T12:12:00Z">
              <w:rPr>
                <w:rFonts w:ascii="Century Schoolbook" w:hAnsi="Century Schoolbook" w:cs="Century Schoolbook"/>
                <w:i/>
                <w:iCs/>
                <w:color w:val="000000"/>
                <w:kern w:val="0"/>
                <w:sz w:val="24"/>
                <w:szCs w:val="24"/>
              </w:rPr>
            </w:rPrChange>
          </w:rPr>
          <w:t>currentTimeMillis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系统当前时间</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ins>
    </w:p>
    <w:p w:rsidR="00437E04" w:rsidRPr="00437E04" w:rsidRDefault="00437E04" w:rsidP="00437E04">
      <w:pPr>
        <w:autoSpaceDE w:val="0"/>
        <w:autoSpaceDN w:val="0"/>
        <w:adjustRightInd w:val="0"/>
        <w:jc w:val="left"/>
        <w:rPr>
          <w:ins w:id="247" w:author="Yangcl" w:date="2020-03-25T12:11:00Z"/>
          <w:rFonts w:ascii="Century Schoolbook" w:hAnsi="Century Schoolbook" w:cs="Century Schoolbook"/>
          <w:kern w:val="0"/>
          <w:sz w:val="24"/>
          <w:szCs w:val="24"/>
        </w:rPr>
      </w:pPr>
      <w:ins w:id="248"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49" w:author="Yangcl" w:date="2020-03-25T12:12:00Z">
              <w:rPr>
                <w:rFonts w:ascii="Century Schoolbook" w:hAnsi="Century Schoolbook" w:cs="Century Schoolbook"/>
                <w:b/>
                <w:bCs/>
                <w:color w:val="7F0055"/>
                <w:kern w:val="0"/>
                <w:sz w:val="24"/>
                <w:szCs w:val="24"/>
              </w:rPr>
            </w:rPrChange>
          </w:rPr>
          <w:t>while</w:t>
        </w:r>
        <w:r w:rsidRPr="00437E04">
          <w:rPr>
            <w:rFonts w:ascii="Century Schoolbook" w:hAnsi="Century Schoolbook" w:cs="Century Schoolbook"/>
            <w:color w:val="000000"/>
            <w:kern w:val="0"/>
            <w:sz w:val="24"/>
            <w:szCs w:val="24"/>
          </w:rPr>
          <w:t xml:space="preserve"> ((System.</w:t>
        </w:r>
        <w:r w:rsidRPr="00437E04">
          <w:rPr>
            <w:rFonts w:ascii="Century Schoolbook" w:hAnsi="Century Schoolbook" w:cs="Century Schoolbook"/>
            <w:iCs/>
            <w:color w:val="000000"/>
            <w:kern w:val="0"/>
            <w:sz w:val="24"/>
            <w:szCs w:val="24"/>
            <w:rPrChange w:id="250" w:author="Yangcl" w:date="2020-03-25T12:12:00Z">
              <w:rPr>
                <w:rFonts w:ascii="Century Schoolbook" w:hAnsi="Century Schoolbook" w:cs="Century Schoolbook"/>
                <w:i/>
                <w:iCs/>
                <w:color w:val="000000"/>
                <w:kern w:val="0"/>
                <w:sz w:val="24"/>
                <w:szCs w:val="24"/>
              </w:rPr>
            </w:rPrChange>
          </w:rPr>
          <w:t>currentTimeMillis</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&lt;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251" w:author="Yangcl" w:date="2020-03-25T12:11:00Z"/>
          <w:rFonts w:ascii="Century Schoolbook" w:hAnsi="Century Schoolbook" w:cs="Century Schoolbook"/>
          <w:kern w:val="0"/>
          <w:sz w:val="24"/>
          <w:szCs w:val="24"/>
        </w:rPr>
      </w:pPr>
      <w:ins w:id="252"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437E04">
          <w:rPr>
            <w:rFonts w:ascii="Century Schoolbook" w:hAnsi="Century Schoolbook" w:cs="Century Schoolbook"/>
            <w:bCs/>
            <w:iCs/>
            <w:color w:val="0000C0"/>
            <w:kern w:val="0"/>
            <w:sz w:val="24"/>
            <w:szCs w:val="24"/>
            <w:rPrChange w:id="253" w:author="Yangcl" w:date="2020-03-25T12:12:00Z">
              <w:rPr>
                <w:rFonts w:ascii="Century Schoolbook" w:hAnsi="Century Schoolbook" w:cs="Century Schoolbook"/>
                <w:b/>
                <w:bCs/>
                <w:i/>
                <w:iCs/>
                <w:color w:val="0000C0"/>
                <w:kern w:val="0"/>
                <w:sz w:val="24"/>
                <w:szCs w:val="24"/>
              </w:rPr>
            </w:rPrChange>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).setnx(</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2A00FF"/>
            <w:kern w:val="0"/>
            <w:sz w:val="24"/>
            <w:szCs w:val="24"/>
          </w:rPr>
          <w:t>"NX"</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"PX"</w:t>
        </w:r>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54" w:author="Yangcl" w:date="2020-03-25T12:11:00Z"/>
          <w:rFonts w:ascii="Century Schoolbook" w:hAnsi="Century Schoolbook" w:cs="Century Schoolbook"/>
          <w:kern w:val="0"/>
          <w:sz w:val="24"/>
          <w:szCs w:val="24"/>
        </w:rPr>
      </w:pPr>
      <w:ins w:id="255"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56"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257" w:author="Yangcl" w:date="2020-03-25T12:11:00Z"/>
          <w:rFonts w:ascii="Century Schoolbook" w:hAnsi="Century Schoolbook" w:cs="Century Schoolbook"/>
          <w:kern w:val="0"/>
          <w:sz w:val="24"/>
          <w:szCs w:val="24"/>
        </w:rPr>
      </w:pPr>
      <w:ins w:id="258"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59"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上锁成功结束请求</w:t>
        </w:r>
      </w:ins>
    </w:p>
    <w:p w:rsidR="00437E04" w:rsidRPr="00437E04" w:rsidRDefault="00437E04" w:rsidP="00437E04">
      <w:pPr>
        <w:autoSpaceDE w:val="0"/>
        <w:autoSpaceDN w:val="0"/>
        <w:adjustRightInd w:val="0"/>
        <w:jc w:val="left"/>
        <w:rPr>
          <w:ins w:id="260" w:author="Yangcl" w:date="2020-03-25T12:11:00Z"/>
          <w:rFonts w:ascii="Century Schoolbook" w:hAnsi="Century Schoolbook" w:cs="Century Schoolbook"/>
          <w:kern w:val="0"/>
          <w:sz w:val="24"/>
          <w:szCs w:val="24"/>
        </w:rPr>
      </w:pPr>
      <w:ins w:id="261"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62" w:author="Yangcl" w:date="2020-03-25T12:11:00Z"/>
          <w:rFonts w:ascii="Century Schoolbook" w:hAnsi="Century Schoolbook" w:cs="Century Schoolbook"/>
          <w:kern w:val="0"/>
          <w:sz w:val="24"/>
          <w:szCs w:val="24"/>
        </w:rPr>
      </w:pPr>
      <w:ins w:id="263" w:author="Yangcl" w:date="2020-03-25T12:11:00Z">
        <w:r w:rsidRPr="00437E04">
          <w:rPr>
            <w:rFonts w:ascii="Century Schoolbook" w:hAnsi="Century Schoolbook" w:cs="Century Schoolbook"/>
            <w:color w:val="000000"/>
            <w:kern w:val="0"/>
            <w:sz w:val="24"/>
            <w:szCs w:val="24"/>
          </w:rPr>
          <w:t xml:space="preserve">            seleep(50);  </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每次请求等待一段时间</w:t>
        </w:r>
      </w:ins>
    </w:p>
    <w:p w:rsidR="00437E04" w:rsidRPr="00437E04" w:rsidRDefault="00437E04" w:rsidP="00437E04">
      <w:pPr>
        <w:autoSpaceDE w:val="0"/>
        <w:autoSpaceDN w:val="0"/>
        <w:adjustRightInd w:val="0"/>
        <w:jc w:val="left"/>
        <w:rPr>
          <w:ins w:id="264" w:author="Yangcl" w:date="2020-03-25T12:11:00Z"/>
          <w:rFonts w:ascii="Century Schoolbook" w:hAnsi="Century Schoolbook" w:cs="Century Schoolbook"/>
          <w:kern w:val="0"/>
          <w:sz w:val="24"/>
          <w:szCs w:val="24"/>
        </w:rPr>
      </w:pPr>
      <w:ins w:id="265"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66" w:author="Yangcl" w:date="2020-03-25T12:11:00Z"/>
          <w:rFonts w:ascii="Century Schoolbook" w:hAnsi="Century Schoolbook" w:cs="Century Schoolbook"/>
          <w:kern w:val="0"/>
          <w:sz w:val="24"/>
          <w:szCs w:val="24"/>
        </w:rPr>
      </w:pPr>
      <w:ins w:id="267"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68"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269" w:author="Yangcl" w:date="2020-03-25T12:11:00Z"/>
          <w:rFonts w:ascii="Century Schoolbook" w:hAnsi="Century Schoolbook" w:cs="Century Schoolbook"/>
          <w:kern w:val="0"/>
          <w:sz w:val="24"/>
          <w:szCs w:val="24"/>
        </w:rPr>
      </w:pPr>
      <w:ins w:id="270"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71" w:author="Yangcl" w:date="2020-03-25T12:11:00Z"/>
          <w:rFonts w:ascii="Century Schoolbook" w:hAnsi="Century Schoolbook" w:cs="Century Schoolbook"/>
          <w:kern w:val="0"/>
          <w:sz w:val="24"/>
          <w:szCs w:val="24"/>
        </w:rPr>
      </w:pPr>
      <w:ins w:id="272" w:author="Yangcl" w:date="2020-03-25T12:11:00Z">
        <w:r w:rsidRPr="00437E04">
          <w:rPr>
            <w:rFonts w:ascii="Century Schoolbook" w:hAnsi="Century Schoolbook" w:cs="Century Schoolbook"/>
            <w:color w:val="000000"/>
            <w:kern w:val="0"/>
            <w:sz w:val="24"/>
            <w:szCs w:val="24"/>
          </w:rPr>
          <w:tab/>
        </w:r>
      </w:ins>
    </w:p>
    <w:p w:rsidR="00437E04" w:rsidRPr="00437E04" w:rsidRDefault="00437E04" w:rsidP="00437E04">
      <w:pPr>
        <w:autoSpaceDE w:val="0"/>
        <w:autoSpaceDN w:val="0"/>
        <w:adjustRightInd w:val="0"/>
        <w:jc w:val="left"/>
        <w:rPr>
          <w:ins w:id="273" w:author="Yangcl" w:date="2020-03-25T12:11:00Z"/>
          <w:rFonts w:ascii="Century Schoolbook" w:hAnsi="Century Schoolbook" w:cs="Century Schoolbook"/>
          <w:kern w:val="0"/>
          <w:sz w:val="24"/>
          <w:szCs w:val="24"/>
        </w:rPr>
      </w:pPr>
      <w:ins w:id="274"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ins>
    </w:p>
    <w:p w:rsidR="00437E04" w:rsidRPr="00437E04" w:rsidRDefault="00437E04">
      <w:pPr>
        <w:autoSpaceDE w:val="0"/>
        <w:autoSpaceDN w:val="0"/>
        <w:adjustRightInd w:val="0"/>
        <w:jc w:val="left"/>
        <w:rPr>
          <w:ins w:id="275" w:author="Yangcl" w:date="2020-03-25T12:11:00Z"/>
          <w:rFonts w:ascii="Century Schoolbook" w:hAnsi="Century Schoolbook" w:cs="Century Schoolbook"/>
          <w:kern w:val="0"/>
          <w:sz w:val="24"/>
          <w:szCs w:val="24"/>
        </w:rPr>
      </w:pPr>
      <w:ins w:id="276" w:author="Yangcl" w:date="2020-03-25T12:11:00Z">
        <w:r w:rsidRPr="00437E04">
          <w:rPr>
            <w:rFonts w:ascii="Century Schoolbook" w:hAnsi="Century Schoolbook" w:cs="Century Schoolbook"/>
            <w:color w:val="3F5FBF"/>
            <w:kern w:val="0"/>
            <w:sz w:val="24"/>
            <w:szCs w:val="24"/>
          </w:rPr>
          <w:tab/>
          <w:t xml:space="preserve"> * </w:t>
        </w:r>
        <w:r w:rsidRPr="00437E04">
          <w:rPr>
            <w:rFonts w:ascii="Century Schoolbook" w:hAnsi="Century Schoolbook" w:cs="Century Schoolbook"/>
            <w:bCs/>
            <w:color w:val="7F9FBF"/>
            <w:kern w:val="0"/>
            <w:sz w:val="24"/>
            <w:szCs w:val="24"/>
            <w:rPrChange w:id="277"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解锁</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color w:val="3F5FBF"/>
            <w:kern w:val="0"/>
            <w:sz w:val="24"/>
            <w:szCs w:val="24"/>
            <w:rPrChange w:id="278" w:author="Yangcl" w:date="2020-03-25T12:12:00Z">
              <w:rPr>
                <w:rFonts w:ascii="Century Schoolbook" w:hAnsi="Century Schoolbook" w:cs="Century Schoolbook"/>
                <w:color w:val="3F5FBF"/>
                <w:kern w:val="0"/>
                <w:sz w:val="24"/>
                <w:szCs w:val="24"/>
                <w:u w:val="single"/>
              </w:rPr>
            </w:rPrChange>
          </w:rPr>
          <w:t>Lua</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脚本只在客户端传入的值和键的口令串相匹配时，才对键进行删除，可以防止持有过期锁的客户端误删现有锁的情况出现。</w:t>
        </w:r>
      </w:ins>
    </w:p>
    <w:p w:rsidR="00437E04" w:rsidRPr="00437E04" w:rsidRDefault="00437E04" w:rsidP="00437E04">
      <w:pPr>
        <w:autoSpaceDE w:val="0"/>
        <w:autoSpaceDN w:val="0"/>
        <w:adjustRightInd w:val="0"/>
        <w:jc w:val="left"/>
        <w:rPr>
          <w:ins w:id="279" w:author="Yangcl" w:date="2020-03-25T12:11:00Z"/>
          <w:rFonts w:ascii="Century Schoolbook" w:hAnsi="Century Schoolbook" w:cs="Century Schoolbook"/>
          <w:kern w:val="0"/>
          <w:sz w:val="24"/>
          <w:szCs w:val="24"/>
        </w:rPr>
      </w:pPr>
      <w:ins w:id="280" w:author="Yangcl" w:date="2020-03-25T12:11:00Z">
        <w:r w:rsidRPr="00437E04">
          <w:rPr>
            <w:rFonts w:ascii="Century Schoolbook" w:hAnsi="Century Schoolbook" w:cs="Century Schoolbook"/>
            <w:color w:val="3F5FBF"/>
            <w:kern w:val="0"/>
            <w:sz w:val="24"/>
            <w:szCs w:val="24"/>
          </w:rPr>
          <w:tab/>
          <w:t xml:space="preserve"> */</w:t>
        </w:r>
      </w:ins>
    </w:p>
    <w:p w:rsidR="00437E04" w:rsidRPr="00437E04" w:rsidRDefault="00437E04" w:rsidP="00437E04">
      <w:pPr>
        <w:autoSpaceDE w:val="0"/>
        <w:autoSpaceDN w:val="0"/>
        <w:adjustRightInd w:val="0"/>
        <w:jc w:val="left"/>
        <w:rPr>
          <w:ins w:id="281" w:author="Yangcl" w:date="2020-03-25T12:11:00Z"/>
          <w:rFonts w:ascii="Century Schoolbook" w:hAnsi="Century Schoolbook" w:cs="Century Schoolbook"/>
          <w:kern w:val="0"/>
          <w:sz w:val="24"/>
          <w:szCs w:val="24"/>
        </w:rPr>
      </w:pPr>
      <w:ins w:id="282"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83" w:author="Yangcl" w:date="2020-03-25T12:12:00Z">
              <w:rPr>
                <w:rFonts w:ascii="Century Schoolbook" w:hAnsi="Century Schoolbook" w:cs="Century Schoolbook"/>
                <w:b/>
                <w:bCs/>
                <w:color w:val="7F0055"/>
                <w:kern w:val="0"/>
                <w:sz w:val="24"/>
                <w:szCs w:val="24"/>
              </w:rPr>
            </w:rPrChange>
          </w:rPr>
          <w:t>public</w:t>
        </w:r>
        <w:r w:rsidRPr="00437E04">
          <w:rPr>
            <w:rFonts w:ascii="Century Schoolbook" w:hAnsi="Century Schoolbook" w:cs="Century Schoolbook"/>
            <w:color w:val="000000"/>
            <w:kern w:val="0"/>
            <w:sz w:val="24"/>
            <w:szCs w:val="24"/>
          </w:rPr>
          <w:t xml:space="preserve"> Boolean unlock() {</w:t>
        </w:r>
      </w:ins>
    </w:p>
    <w:p w:rsidR="00437E04" w:rsidRPr="00437E04" w:rsidRDefault="00437E04" w:rsidP="00437E04">
      <w:pPr>
        <w:autoSpaceDE w:val="0"/>
        <w:autoSpaceDN w:val="0"/>
        <w:adjustRightInd w:val="0"/>
        <w:jc w:val="left"/>
        <w:rPr>
          <w:ins w:id="284" w:author="Yangcl" w:date="2020-03-25T12:11:00Z"/>
          <w:rFonts w:ascii="Century Schoolbook" w:hAnsi="Century Schoolbook" w:cs="Century Schoolbook"/>
          <w:kern w:val="0"/>
          <w:sz w:val="24"/>
          <w:szCs w:val="24"/>
        </w:rPr>
      </w:pPr>
      <w:ins w:id="285"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86"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只有加锁成功并且锁还有效才去释放锁</w:t>
        </w:r>
      </w:ins>
    </w:p>
    <w:p w:rsidR="00437E04" w:rsidRPr="00437E04" w:rsidRDefault="00437E04" w:rsidP="00437E04">
      <w:pPr>
        <w:autoSpaceDE w:val="0"/>
        <w:autoSpaceDN w:val="0"/>
        <w:adjustRightInd w:val="0"/>
        <w:jc w:val="left"/>
        <w:rPr>
          <w:ins w:id="287" w:author="Yangcl" w:date="2020-03-25T12:11:00Z"/>
          <w:rFonts w:ascii="Century Schoolbook" w:hAnsi="Century Schoolbook" w:cs="Century Schoolbook"/>
          <w:kern w:val="0"/>
          <w:sz w:val="24"/>
          <w:szCs w:val="24"/>
        </w:rPr>
      </w:pPr>
      <w:ins w:id="288"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89" w:author="Yangcl" w:date="2020-03-25T12:12:00Z">
              <w:rPr>
                <w:rFonts w:ascii="Century Schoolbook" w:hAnsi="Century Schoolbook" w:cs="Century Schoolbook"/>
                <w:b/>
                <w:bCs/>
                <w:color w:val="7F0055"/>
                <w:kern w:val="0"/>
                <w:sz w:val="24"/>
                <w:szCs w:val="24"/>
              </w:rPr>
            </w:rPrChange>
          </w:rPr>
          <w:t>try</w:t>
        </w:r>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90" w:author="Yangcl" w:date="2020-03-25T12:11:00Z"/>
          <w:rFonts w:ascii="Century Schoolbook" w:hAnsi="Century Schoolbook" w:cs="Century Schoolbook"/>
          <w:kern w:val="0"/>
          <w:sz w:val="24"/>
          <w:szCs w:val="24"/>
        </w:rPr>
      </w:pPr>
      <w:ins w:id="291"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92"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93"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.execute(</w:t>
        </w:r>
        <w:r w:rsidRPr="00437E04">
          <w:rPr>
            <w:rFonts w:ascii="Century Schoolbook" w:hAnsi="Century Schoolbook" w:cs="Century Schoolbook"/>
            <w:bCs/>
            <w:color w:val="7F0055"/>
            <w:kern w:val="0"/>
            <w:sz w:val="24"/>
            <w:szCs w:val="24"/>
            <w:rPrChange w:id="294" w:author="Yangcl" w:date="2020-03-25T12:12:00Z">
              <w:rPr>
                <w:rFonts w:ascii="Century Schoolbook" w:hAnsi="Century Schoolbook" w:cs="Century Schoolbook"/>
                <w:b/>
                <w:bCs/>
                <w:color w:val="7F0055"/>
                <w:kern w:val="0"/>
                <w:sz w:val="24"/>
                <w:szCs w:val="24"/>
              </w:rPr>
            </w:rPrChange>
          </w:rPr>
          <w:t>new</w:t>
        </w:r>
        <w:r w:rsidRPr="00437E04">
          <w:rPr>
            <w:rFonts w:ascii="Century Schoolbook" w:hAnsi="Century Schoolbook" w:cs="Century Schoolbook"/>
            <w:color w:val="000000"/>
            <w:kern w:val="0"/>
            <w:sz w:val="24"/>
            <w:szCs w:val="24"/>
          </w:rPr>
          <w:t xml:space="preserve"> RedisCallback&lt;Boolean&gt;() {</w:t>
        </w:r>
      </w:ins>
    </w:p>
    <w:p w:rsidR="00437E04" w:rsidRPr="00437E04" w:rsidRDefault="00437E04" w:rsidP="00437E04">
      <w:pPr>
        <w:autoSpaceDE w:val="0"/>
        <w:autoSpaceDN w:val="0"/>
        <w:adjustRightInd w:val="0"/>
        <w:jc w:val="left"/>
        <w:rPr>
          <w:ins w:id="295" w:author="Yangcl" w:date="2020-03-25T12:11:00Z"/>
          <w:rFonts w:ascii="Century Schoolbook" w:hAnsi="Century Schoolbook" w:cs="Century Schoolbook"/>
          <w:kern w:val="0"/>
          <w:sz w:val="24"/>
          <w:szCs w:val="24"/>
        </w:rPr>
      </w:pPr>
      <w:ins w:id="296"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646464"/>
            <w:kern w:val="0"/>
            <w:sz w:val="24"/>
            <w:szCs w:val="24"/>
          </w:rPr>
          <w:t>@Override</w:t>
        </w:r>
      </w:ins>
    </w:p>
    <w:p w:rsidR="00437E04" w:rsidRPr="00437E04" w:rsidRDefault="00437E04" w:rsidP="00437E04">
      <w:pPr>
        <w:autoSpaceDE w:val="0"/>
        <w:autoSpaceDN w:val="0"/>
        <w:adjustRightInd w:val="0"/>
        <w:jc w:val="left"/>
        <w:rPr>
          <w:ins w:id="297" w:author="Yangcl" w:date="2020-03-25T12:11:00Z"/>
          <w:rFonts w:ascii="Century Schoolbook" w:hAnsi="Century Schoolbook" w:cs="Century Schoolbook"/>
          <w:kern w:val="0"/>
          <w:sz w:val="24"/>
          <w:szCs w:val="24"/>
        </w:rPr>
      </w:pPr>
      <w:ins w:id="298"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99" w:author="Yangcl" w:date="2020-03-25T12:12:00Z">
              <w:rPr>
                <w:rFonts w:ascii="Century Schoolbook" w:hAnsi="Century Schoolbook" w:cs="Century Schoolbook"/>
                <w:b/>
                <w:bCs/>
                <w:color w:val="7F0055"/>
                <w:kern w:val="0"/>
                <w:sz w:val="24"/>
                <w:szCs w:val="24"/>
              </w:rPr>
            </w:rPrChange>
          </w:rPr>
          <w:t>public</w:t>
        </w:r>
        <w:r w:rsidRPr="00437E04">
          <w:rPr>
            <w:rFonts w:ascii="Century Schoolbook" w:hAnsi="Century Schoolbook" w:cs="Century Schoolbook"/>
            <w:color w:val="000000"/>
            <w:kern w:val="0"/>
            <w:sz w:val="24"/>
            <w:szCs w:val="24"/>
          </w:rPr>
          <w:t xml:space="preserve"> Boolean doInRedis(RedisConnection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00" w:author="Yangcl" w:date="2020-03-25T12:12:00Z">
              <w:rPr>
                <w:rFonts w:ascii="Century Schoolbook" w:hAnsi="Century Schoolbook" w:cs="Century Schoolbook"/>
                <w:b/>
                <w:bCs/>
                <w:color w:val="7F0055"/>
                <w:kern w:val="0"/>
                <w:sz w:val="24"/>
                <w:szCs w:val="24"/>
              </w:rPr>
            </w:rPrChange>
          </w:rPr>
          <w:t>throws</w:t>
        </w:r>
        <w:r w:rsidRPr="00437E04">
          <w:rPr>
            <w:rFonts w:ascii="Century Schoolbook" w:hAnsi="Century Schoolbook" w:cs="Century Schoolbook"/>
            <w:color w:val="000000"/>
            <w:kern w:val="0"/>
            <w:sz w:val="24"/>
            <w:szCs w:val="24"/>
          </w:rPr>
          <w:t xml:space="preserve"> DataAccessException {</w:t>
        </w:r>
      </w:ins>
    </w:p>
    <w:p w:rsidR="00437E04" w:rsidRPr="00437E04" w:rsidRDefault="00437E04" w:rsidP="00437E04">
      <w:pPr>
        <w:autoSpaceDE w:val="0"/>
        <w:autoSpaceDN w:val="0"/>
        <w:adjustRightInd w:val="0"/>
        <w:jc w:val="left"/>
        <w:rPr>
          <w:ins w:id="301" w:author="Yangcl" w:date="2020-03-25T12:11:00Z"/>
          <w:rFonts w:ascii="Century Schoolbook" w:hAnsi="Century Schoolbook" w:cs="Century Schoolbook"/>
          <w:kern w:val="0"/>
          <w:sz w:val="24"/>
          <w:szCs w:val="24"/>
        </w:rPr>
      </w:pPr>
      <w:ins w:id="302"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Object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.getNativeConnection();</w:t>
        </w:r>
      </w:ins>
    </w:p>
    <w:p w:rsidR="00437E04" w:rsidRPr="00437E04" w:rsidRDefault="00437E04" w:rsidP="00437E04">
      <w:pPr>
        <w:autoSpaceDE w:val="0"/>
        <w:autoSpaceDN w:val="0"/>
        <w:adjustRightInd w:val="0"/>
        <w:jc w:val="left"/>
        <w:rPr>
          <w:ins w:id="303" w:author="Yangcl" w:date="2020-03-25T12:11:00Z"/>
          <w:rFonts w:ascii="Century Schoolbook" w:hAnsi="Century Schoolbook" w:cs="Century Schoolbook"/>
          <w:kern w:val="0"/>
          <w:sz w:val="24"/>
          <w:szCs w:val="24"/>
        </w:rPr>
      </w:pPr>
      <w:ins w:id="304" w:author="Yangcl" w:date="2020-03-25T12:11:00Z">
        <w:r w:rsidRPr="00437E04">
          <w:rPr>
            <w:rFonts w:ascii="Century Schoolbook" w:hAnsi="Century Schoolbook" w:cs="Century Schoolbook"/>
            <w:color w:val="000000"/>
            <w:kern w:val="0"/>
            <w:sz w:val="24"/>
            <w:szCs w:val="24"/>
          </w:rPr>
          <w:tab/>
          <w:t xml:space="preserve">                    Long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0L;</w:t>
        </w:r>
      </w:ins>
    </w:p>
    <w:p w:rsidR="00437E04" w:rsidRPr="00437E04" w:rsidRDefault="00437E04" w:rsidP="00437E04">
      <w:pPr>
        <w:autoSpaceDE w:val="0"/>
        <w:autoSpaceDN w:val="0"/>
        <w:adjustRightInd w:val="0"/>
        <w:jc w:val="left"/>
        <w:rPr>
          <w:ins w:id="305" w:author="Yangcl" w:date="2020-03-25T12:11:00Z"/>
          <w:rFonts w:ascii="Century Schoolbook" w:hAnsi="Century Schoolbook" w:cs="Century Schoolbook"/>
          <w:kern w:val="0"/>
          <w:sz w:val="24"/>
          <w:szCs w:val="24"/>
        </w:rPr>
      </w:pPr>
      <w:ins w:id="306" w:author="Yangcl" w:date="2020-03-25T12:11:00Z">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307" w:author="Yangcl" w:date="2020-03-25T12:12:00Z">
              <w:rPr>
                <w:rFonts w:ascii="Century Schoolbook" w:hAnsi="Century Schoolbook" w:cs="Century Schoolbook"/>
                <w:b/>
                <w:bCs/>
                <w:color w:val="7F0055"/>
                <w:kern w:val="0"/>
                <w:sz w:val="24"/>
                <w:szCs w:val="24"/>
              </w:rPr>
            </w:rPrChange>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lockKey</w:t>
        </w:r>
      </w:ins>
    </w:p>
    <w:p w:rsidR="00437E04" w:rsidRPr="00437E04" w:rsidRDefault="00437E04" w:rsidP="00437E04">
      <w:pPr>
        <w:autoSpaceDE w:val="0"/>
        <w:autoSpaceDN w:val="0"/>
        <w:adjustRightInd w:val="0"/>
        <w:jc w:val="left"/>
        <w:rPr>
          <w:ins w:id="308" w:author="Yangcl" w:date="2020-03-25T12:11:00Z"/>
          <w:rFonts w:ascii="Century Schoolbook" w:hAnsi="Century Schoolbook" w:cs="Century Schoolbook"/>
          <w:kern w:val="0"/>
          <w:sz w:val="24"/>
          <w:szCs w:val="24"/>
        </w:rPr>
      </w:pPr>
      <w:ins w:id="309" w:author="Yangcl" w:date="2020-03-25T12:11:00Z">
        <w:r w:rsidRPr="00437E04">
          <w:rPr>
            <w:rFonts w:ascii="Century Schoolbook" w:hAnsi="Century Schoolbook" w:cs="Century Schoolbook"/>
            <w:color w:val="000000"/>
            <w:kern w:val="0"/>
            <w:sz w:val="24"/>
            <w:szCs w:val="24"/>
          </w:rPr>
          <w:lastRenderedPageBreak/>
          <w:tab/>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437E04">
          <w:rPr>
            <w:rFonts w:ascii="Century Schoolbook" w:hAnsi="Century Schoolbook" w:cs="Century Schoolbook"/>
            <w:bCs/>
            <w:iCs/>
            <w:color w:val="0000C0"/>
            <w:kern w:val="0"/>
            <w:sz w:val="24"/>
            <w:szCs w:val="24"/>
            <w:rPrChange w:id="310" w:author="Yangcl" w:date="2020-03-25T12:12:00Z">
              <w:rPr>
                <w:rFonts w:ascii="Century Schoolbook" w:hAnsi="Century Schoolbook" w:cs="Century Schoolbook"/>
                <w:b/>
                <w:bCs/>
                <w:i/>
                <w:iCs/>
                <w:color w:val="0000C0"/>
                <w:kern w:val="0"/>
                <w:sz w:val="24"/>
                <w:szCs w:val="24"/>
              </w:rPr>
            </w:rPrChange>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 xml:space="preserve">).getBaseKey() +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11" w:author="Yangcl" w:date="2020-03-25T12:11:00Z"/>
          <w:rFonts w:ascii="Century Schoolbook" w:hAnsi="Century Schoolbook" w:cs="Century Schoolbook"/>
          <w:kern w:val="0"/>
          <w:sz w:val="24"/>
          <w:szCs w:val="24"/>
        </w:rPr>
      </w:pPr>
      <w:ins w:id="312" w:author="Yangcl" w:date="2020-03-25T12:11:00Z">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313" w:author="Yangcl" w:date="2020-03-25T12:12:00Z">
              <w:rPr>
                <w:rFonts w:ascii="Century Schoolbook" w:hAnsi="Century Schoolbook" w:cs="Century Schoolbook"/>
                <w:b/>
                <w:bCs/>
                <w:color w:val="7F0055"/>
                <w:kern w:val="0"/>
                <w:sz w:val="24"/>
                <w:szCs w:val="24"/>
              </w:rPr>
            </w:rPrChange>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lockValue</w:t>
        </w:r>
      </w:ins>
    </w:p>
    <w:p w:rsidR="00437E04" w:rsidRPr="00437E04" w:rsidRDefault="00437E04" w:rsidP="00437E04">
      <w:pPr>
        <w:autoSpaceDE w:val="0"/>
        <w:autoSpaceDN w:val="0"/>
        <w:adjustRightInd w:val="0"/>
        <w:jc w:val="left"/>
        <w:rPr>
          <w:ins w:id="314" w:author="Yangcl" w:date="2020-03-25T12:11:00Z"/>
          <w:rFonts w:ascii="Century Schoolbook" w:hAnsi="Century Schoolbook" w:cs="Century Schoolbook"/>
          <w:kern w:val="0"/>
          <w:sz w:val="24"/>
          <w:szCs w:val="24"/>
        </w:rPr>
      </w:pPr>
      <w:ins w:id="315"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16" w:author="Yangcl" w:date="2020-03-25T12:11:00Z"/>
          <w:rFonts w:ascii="Century Schoolbook" w:hAnsi="Century Schoolbook" w:cs="Century Schoolbook"/>
          <w:kern w:val="0"/>
          <w:sz w:val="24"/>
          <w:szCs w:val="24"/>
        </w:rPr>
      </w:pPr>
      <w:ins w:id="317" w:author="Yangcl" w:date="2020-03-25T12:11:00Z">
        <w:r w:rsidRPr="00437E04">
          <w:rPr>
            <w:rFonts w:ascii="Century Schoolbook" w:hAnsi="Century Schoolbook" w:cs="Century Schoolbook"/>
            <w:color w:val="000000"/>
            <w:kern w:val="0"/>
            <w:sz w:val="24"/>
            <w:szCs w:val="24"/>
          </w:rPr>
          <w:tab/>
          <w:t xml:space="preserve">                    </w:t>
        </w:r>
      </w:ins>
    </w:p>
    <w:p w:rsidR="00437E04" w:rsidRPr="00437E04" w:rsidRDefault="00437E04" w:rsidP="00437E04">
      <w:pPr>
        <w:autoSpaceDE w:val="0"/>
        <w:autoSpaceDN w:val="0"/>
        <w:adjustRightInd w:val="0"/>
        <w:jc w:val="left"/>
        <w:rPr>
          <w:ins w:id="318" w:author="Yangcl" w:date="2020-03-25T12:11:00Z"/>
          <w:rFonts w:ascii="Century Schoolbook" w:hAnsi="Century Schoolbook" w:cs="Century Schoolbook"/>
          <w:kern w:val="0"/>
          <w:sz w:val="24"/>
          <w:szCs w:val="24"/>
        </w:rPr>
      </w:pPr>
      <w:ins w:id="319"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bCs/>
            <w:color w:val="7F0055"/>
            <w:kern w:val="0"/>
            <w:sz w:val="24"/>
            <w:szCs w:val="24"/>
            <w:rPrChange w:id="320"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21" w:author="Yangcl" w:date="2020-03-25T12:12:00Z">
              <w:rPr>
                <w:rFonts w:ascii="Century Schoolbook" w:hAnsi="Century Schoolbook" w:cs="Century Schoolbook"/>
                <w:b/>
                <w:bCs/>
                <w:color w:val="7F0055"/>
                <w:kern w:val="0"/>
                <w:sz w:val="24"/>
                <w:szCs w:val="24"/>
              </w:rPr>
            </w:rPrChange>
          </w:rPr>
          <w:t>instanceof</w:t>
        </w:r>
        <w:r w:rsidRPr="00437E04">
          <w:rPr>
            <w:rFonts w:ascii="Century Schoolbook" w:hAnsi="Century Schoolbook" w:cs="Century Schoolbook"/>
            <w:color w:val="000000"/>
            <w:kern w:val="0"/>
            <w:sz w:val="24"/>
            <w:szCs w:val="24"/>
          </w:rPr>
          <w:t xml:space="preserve"> JedisCluster)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集群模式</w:t>
        </w:r>
      </w:ins>
    </w:p>
    <w:p w:rsidR="00437E04" w:rsidRPr="00437E04" w:rsidRDefault="00437E04" w:rsidP="00437E04">
      <w:pPr>
        <w:autoSpaceDE w:val="0"/>
        <w:autoSpaceDN w:val="0"/>
        <w:adjustRightInd w:val="0"/>
        <w:jc w:val="left"/>
        <w:rPr>
          <w:ins w:id="322" w:author="Yangcl" w:date="2020-03-25T12:11:00Z"/>
          <w:rFonts w:ascii="Century Schoolbook" w:hAnsi="Century Schoolbook" w:cs="Century Schoolbook"/>
          <w:kern w:val="0"/>
          <w:sz w:val="24"/>
          <w:szCs w:val="24"/>
        </w:rPr>
      </w:pPr>
      <w:ins w:id="323"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((JedisCluster)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437E04">
          <w:rPr>
            <w:rFonts w:ascii="Century Schoolbook" w:hAnsi="Century Schoolbook" w:cs="Century Schoolbook"/>
            <w:bCs/>
            <w:iCs/>
            <w:color w:val="0000C0"/>
            <w:kern w:val="0"/>
            <w:sz w:val="24"/>
            <w:szCs w:val="24"/>
            <w:rPrChange w:id="324" w:author="Yangcl" w:date="2020-03-25T12:12:00Z">
              <w:rPr>
                <w:rFonts w:ascii="Century Schoolbook" w:hAnsi="Century Schoolbook" w:cs="Century Schoolbook"/>
                <w:b/>
                <w:bCs/>
                <w:i/>
                <w:iCs/>
                <w:color w:val="0000C0"/>
                <w:kern w:val="0"/>
                <w:sz w:val="24"/>
                <w:szCs w:val="24"/>
              </w:rPr>
            </w:rPrChange>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25" w:author="Yangcl" w:date="2020-03-25T12:11:00Z"/>
          <w:rFonts w:ascii="Century Schoolbook" w:hAnsi="Century Schoolbook" w:cs="Century Schoolbook"/>
          <w:kern w:val="0"/>
          <w:sz w:val="24"/>
          <w:szCs w:val="24"/>
        </w:rPr>
      </w:pPr>
      <w:ins w:id="326" w:author="Yangcl" w:date="2020-03-25T12:11:00Z">
        <w:r w:rsidRPr="00437E04">
          <w:rPr>
            <w:rFonts w:ascii="Century Schoolbook" w:hAnsi="Century Schoolbook" w:cs="Century Schoolbook"/>
            <w:color w:val="000000"/>
            <w:kern w:val="0"/>
            <w:sz w:val="24"/>
            <w:szCs w:val="24"/>
          </w:rPr>
          <w:tab/>
          <w:t xml:space="preserve">                    }</w:t>
        </w:r>
      </w:ins>
    </w:p>
    <w:p w:rsidR="00437E04" w:rsidRPr="00437E04" w:rsidRDefault="00437E04" w:rsidP="00437E04">
      <w:pPr>
        <w:autoSpaceDE w:val="0"/>
        <w:autoSpaceDN w:val="0"/>
        <w:adjustRightInd w:val="0"/>
        <w:jc w:val="left"/>
        <w:rPr>
          <w:ins w:id="327" w:author="Yangcl" w:date="2020-03-25T12:11:00Z"/>
          <w:rFonts w:ascii="Century Schoolbook" w:hAnsi="Century Schoolbook" w:cs="Century Schoolbook"/>
          <w:kern w:val="0"/>
          <w:sz w:val="24"/>
          <w:szCs w:val="24"/>
        </w:rPr>
      </w:pPr>
      <w:ins w:id="328"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bCs/>
            <w:color w:val="7F0055"/>
            <w:kern w:val="0"/>
            <w:sz w:val="24"/>
            <w:szCs w:val="24"/>
            <w:rPrChange w:id="329"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30" w:author="Yangcl" w:date="2020-03-25T12:12:00Z">
              <w:rPr>
                <w:rFonts w:ascii="Century Schoolbook" w:hAnsi="Century Schoolbook" w:cs="Century Schoolbook"/>
                <w:b/>
                <w:bCs/>
                <w:color w:val="7F0055"/>
                <w:kern w:val="0"/>
                <w:sz w:val="24"/>
                <w:szCs w:val="24"/>
              </w:rPr>
            </w:rPrChange>
          </w:rPr>
          <w:t>instanceof</w:t>
        </w:r>
        <w:r w:rsidRPr="00437E04">
          <w:rPr>
            <w:rFonts w:ascii="Century Schoolbook" w:hAnsi="Century Schoolbook" w:cs="Century Schoolbook"/>
            <w:color w:val="000000"/>
            <w:kern w:val="0"/>
            <w:sz w:val="24"/>
            <w:szCs w:val="24"/>
          </w:rPr>
          <w:t xml:space="preserve"> Jedis) {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单机模式</w:t>
        </w:r>
      </w:ins>
    </w:p>
    <w:p w:rsidR="00437E04" w:rsidRPr="00437E04" w:rsidRDefault="00437E04" w:rsidP="00437E04">
      <w:pPr>
        <w:autoSpaceDE w:val="0"/>
        <w:autoSpaceDN w:val="0"/>
        <w:adjustRightInd w:val="0"/>
        <w:jc w:val="left"/>
        <w:rPr>
          <w:ins w:id="331" w:author="Yangcl" w:date="2020-03-25T12:11:00Z"/>
          <w:rFonts w:ascii="Century Schoolbook" w:hAnsi="Century Schoolbook" w:cs="Century Schoolbook"/>
          <w:kern w:val="0"/>
          <w:sz w:val="24"/>
          <w:szCs w:val="24"/>
        </w:rPr>
      </w:pPr>
      <w:ins w:id="332"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437E04">
          <w:rPr>
            <w:rFonts w:ascii="Century Schoolbook" w:hAnsi="Century Schoolbook" w:cs="Century Schoolbook"/>
            <w:bCs/>
            <w:iCs/>
            <w:color w:val="0000C0"/>
            <w:kern w:val="0"/>
            <w:sz w:val="24"/>
            <w:szCs w:val="24"/>
            <w:rPrChange w:id="333" w:author="Yangcl" w:date="2020-03-25T12:12:00Z">
              <w:rPr>
                <w:rFonts w:ascii="Century Schoolbook" w:hAnsi="Century Schoolbook" w:cs="Century Schoolbook"/>
                <w:b/>
                <w:bCs/>
                <w:i/>
                <w:iCs/>
                <w:color w:val="0000C0"/>
                <w:kern w:val="0"/>
                <w:sz w:val="24"/>
                <w:szCs w:val="24"/>
              </w:rPr>
            </w:rPrChange>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34" w:author="Yangcl" w:date="2020-03-25T12:11:00Z"/>
          <w:rFonts w:ascii="Century Schoolbook" w:hAnsi="Century Schoolbook" w:cs="Century Schoolbook"/>
          <w:kern w:val="0"/>
          <w:sz w:val="24"/>
          <w:szCs w:val="24"/>
        </w:rPr>
      </w:pPr>
      <w:ins w:id="335" w:author="Yangcl" w:date="2020-03-25T12:11:00Z">
        <w:r w:rsidRPr="00437E04">
          <w:rPr>
            <w:rFonts w:ascii="Century Schoolbook" w:hAnsi="Century Schoolbook" w:cs="Century Schoolbook"/>
            <w:color w:val="000000"/>
            <w:kern w:val="0"/>
            <w:sz w:val="24"/>
            <w:szCs w:val="24"/>
          </w:rPr>
          <w:tab/>
          <w:t xml:space="preserve">                    }</w:t>
        </w:r>
      </w:ins>
    </w:p>
    <w:p w:rsidR="00437E04" w:rsidRPr="00437E04" w:rsidRDefault="00437E04" w:rsidP="00437E04">
      <w:pPr>
        <w:autoSpaceDE w:val="0"/>
        <w:autoSpaceDN w:val="0"/>
        <w:adjustRightInd w:val="0"/>
        <w:jc w:val="left"/>
        <w:rPr>
          <w:ins w:id="336" w:author="Yangcl" w:date="2020-03-25T12:11:00Z"/>
          <w:rFonts w:ascii="Century Schoolbook" w:hAnsi="Century Schoolbook" w:cs="Century Schoolbook"/>
          <w:kern w:val="0"/>
          <w:sz w:val="24"/>
          <w:szCs w:val="24"/>
        </w:rPr>
      </w:pPr>
      <w:ins w:id="337"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bCs/>
            <w:color w:val="7F0055"/>
            <w:kern w:val="0"/>
            <w:sz w:val="24"/>
            <w:szCs w:val="24"/>
            <w:rPrChange w:id="338"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1) {</w:t>
        </w:r>
      </w:ins>
    </w:p>
    <w:p w:rsidR="00437E04" w:rsidRPr="00437E04" w:rsidRDefault="00437E04" w:rsidP="00437E04">
      <w:pPr>
        <w:autoSpaceDE w:val="0"/>
        <w:autoSpaceDN w:val="0"/>
        <w:adjustRightInd w:val="0"/>
        <w:jc w:val="left"/>
        <w:rPr>
          <w:ins w:id="339" w:author="Yangcl" w:date="2020-03-25T12:11:00Z"/>
          <w:rFonts w:ascii="Century Schoolbook" w:hAnsi="Century Schoolbook" w:cs="Century Schoolbook"/>
          <w:kern w:val="0"/>
          <w:sz w:val="24"/>
          <w:szCs w:val="24"/>
        </w:rPr>
      </w:pPr>
      <w:ins w:id="340"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341" w:author="Yangcl" w:date="2020-03-25T12:12:00Z">
              <w:rPr>
                <w:rFonts w:ascii="Century Schoolbook" w:hAnsi="Century Schoolbook" w:cs="Century Schoolbook"/>
                <w:b/>
                <w:bCs/>
                <w:color w:val="7F0055"/>
                <w:kern w:val="0"/>
                <w:sz w:val="24"/>
                <w:szCs w:val="24"/>
              </w:rPr>
            </w:rPrChange>
          </w:rPr>
          <w:t>true</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42" w:author="Yangcl" w:date="2020-03-25T12:11:00Z"/>
          <w:rFonts w:ascii="Century Schoolbook" w:hAnsi="Century Schoolbook" w:cs="Century Schoolbook"/>
          <w:kern w:val="0"/>
          <w:sz w:val="24"/>
          <w:szCs w:val="24"/>
        </w:rPr>
      </w:pPr>
      <w:ins w:id="343" w:author="Yangcl" w:date="2020-03-25T12:11:00Z">
        <w:r w:rsidRPr="00437E04">
          <w:rPr>
            <w:rFonts w:ascii="Century Schoolbook" w:hAnsi="Century Schoolbook" w:cs="Century Schoolbook"/>
            <w:color w:val="000000"/>
            <w:kern w:val="0"/>
            <w:sz w:val="24"/>
            <w:szCs w:val="24"/>
          </w:rPr>
          <w:tab/>
          <w:t xml:space="preserve">                    }</w:t>
        </w:r>
      </w:ins>
    </w:p>
    <w:p w:rsidR="00437E04" w:rsidRPr="00437E04" w:rsidRDefault="00437E04" w:rsidP="00437E04">
      <w:pPr>
        <w:autoSpaceDE w:val="0"/>
        <w:autoSpaceDN w:val="0"/>
        <w:adjustRightInd w:val="0"/>
        <w:jc w:val="left"/>
        <w:rPr>
          <w:ins w:id="344" w:author="Yangcl" w:date="2020-03-25T12:11:00Z"/>
          <w:rFonts w:ascii="Century Schoolbook" w:hAnsi="Century Schoolbook" w:cs="Century Schoolbook"/>
          <w:kern w:val="0"/>
          <w:sz w:val="24"/>
          <w:szCs w:val="24"/>
        </w:rPr>
      </w:pPr>
      <w:ins w:id="345"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bCs/>
            <w:color w:val="7F0055"/>
            <w:kern w:val="0"/>
            <w:sz w:val="24"/>
            <w:szCs w:val="24"/>
            <w:rPrChange w:id="346"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47" w:author="Yangcl" w:date="2020-03-25T12:11:00Z"/>
          <w:rFonts w:ascii="Century Schoolbook" w:hAnsi="Century Schoolbook" w:cs="Century Schoolbook"/>
          <w:kern w:val="0"/>
          <w:sz w:val="24"/>
          <w:szCs w:val="24"/>
        </w:rPr>
      </w:pPr>
      <w:ins w:id="348"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49" w:author="Yangcl" w:date="2020-03-25T12:11:00Z"/>
          <w:rFonts w:ascii="Century Schoolbook" w:hAnsi="Century Schoolbook" w:cs="Century Schoolbook"/>
          <w:kern w:val="0"/>
          <w:sz w:val="24"/>
          <w:szCs w:val="24"/>
        </w:rPr>
      </w:pPr>
      <w:ins w:id="350"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51" w:author="Yangcl" w:date="2020-03-25T12:11:00Z"/>
          <w:rFonts w:ascii="Century Schoolbook" w:hAnsi="Century Schoolbook" w:cs="Century Schoolbook"/>
          <w:kern w:val="0"/>
          <w:sz w:val="24"/>
          <w:szCs w:val="24"/>
        </w:rPr>
      </w:pPr>
      <w:ins w:id="352"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bCs/>
            <w:color w:val="7F0055"/>
            <w:kern w:val="0"/>
            <w:sz w:val="24"/>
            <w:szCs w:val="24"/>
            <w:rPrChange w:id="353" w:author="Yangcl" w:date="2020-03-25T12:12:00Z">
              <w:rPr>
                <w:rFonts w:ascii="Century Schoolbook" w:hAnsi="Century Schoolbook" w:cs="Century Schoolbook"/>
                <w:b/>
                <w:bCs/>
                <w:color w:val="7F0055"/>
                <w:kern w:val="0"/>
                <w:sz w:val="24"/>
                <w:szCs w:val="24"/>
              </w:rPr>
            </w:rPrChange>
          </w:rPr>
          <w:t>catch</w:t>
        </w:r>
        <w:r w:rsidRPr="00437E04">
          <w:rPr>
            <w:rFonts w:ascii="Century Schoolbook" w:hAnsi="Century Schoolbook" w:cs="Century Schoolbook"/>
            <w:color w:val="000000"/>
            <w:kern w:val="0"/>
            <w:sz w:val="24"/>
            <w:szCs w:val="24"/>
          </w:rPr>
          <w:t xml:space="preserve"> (Throwable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354" w:author="Yangcl" w:date="2020-03-25T12:11:00Z"/>
          <w:rFonts w:ascii="Century Schoolbook" w:hAnsi="Century Schoolbook" w:cs="Century Schoolbook"/>
          <w:kern w:val="0"/>
          <w:sz w:val="24"/>
          <w:szCs w:val="24"/>
        </w:rPr>
      </w:pPr>
      <w:ins w:id="355"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356"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.getLogger(</w:t>
        </w:r>
        <w:r w:rsidRPr="00437E04">
          <w:rPr>
            <w:rFonts w:ascii="Century Schoolbook" w:hAnsi="Century Schoolbook" w:cs="Century Schoolbook"/>
            <w:bCs/>
            <w:color w:val="7F0055"/>
            <w:kern w:val="0"/>
            <w:sz w:val="24"/>
            <w:szCs w:val="24"/>
            <w:rPrChange w:id="357" w:author="Yangcl" w:date="2020-03-25T12:12:00Z">
              <w:rPr>
                <w:rFonts w:ascii="Century Schoolbook" w:hAnsi="Century Schoolbook" w:cs="Century Schoolbook"/>
                <w:b/>
                <w:bCs/>
                <w:color w:val="7F0055"/>
                <w:kern w:val="0"/>
                <w:sz w:val="24"/>
                <w:szCs w:val="24"/>
              </w:rPr>
            </w:rPrChange>
          </w:rPr>
          <w:t>null</w:t>
        </w:r>
        <w:r w:rsidRPr="00437E04">
          <w:rPr>
            <w:rFonts w:ascii="Century Schoolbook" w:hAnsi="Century Schoolbook" w:cs="Century Schoolbook"/>
            <w:color w:val="000000"/>
            <w:kern w:val="0"/>
            <w:sz w:val="24"/>
            <w:szCs w:val="24"/>
          </w:rPr>
          <w:t>).sysoutInfo(</w:t>
        </w:r>
        <w:r w:rsidRPr="00437E04">
          <w:rPr>
            <w:rFonts w:ascii="Century Schoolbook" w:hAnsi="Century Schoolbook" w:cs="Century Schoolbook"/>
            <w:bCs/>
            <w:color w:val="7F0055"/>
            <w:kern w:val="0"/>
            <w:sz w:val="24"/>
            <w:szCs w:val="24"/>
            <w:rPrChange w:id="358"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 xml:space="preserve">.getInfo(300010110), </w:t>
        </w:r>
        <w:r w:rsidRPr="00437E04">
          <w:rPr>
            <w:rFonts w:ascii="Century Schoolbook" w:hAnsi="Century Schoolbook" w:cs="Century Schoolbook"/>
            <w:bCs/>
            <w:color w:val="7F0055"/>
            <w:kern w:val="0"/>
            <w:sz w:val="24"/>
            <w:szCs w:val="24"/>
            <w:rPrChange w:id="359"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300010110=</w:t>
        </w:r>
        <w:r w:rsidRPr="00437E04">
          <w:rPr>
            <w:rFonts w:ascii="Century Schoolbook" w:hAnsi="Century Schoolbook" w:cs="Century Schoolbook"/>
            <w:color w:val="3F7F5F"/>
            <w:kern w:val="0"/>
            <w:sz w:val="24"/>
            <w:szCs w:val="24"/>
            <w:rPrChange w:id="360" w:author="Yangcl" w:date="2020-03-25T12:12:00Z">
              <w:rPr>
                <w:rFonts w:ascii="Century Schoolbook" w:hAnsi="Century Schoolbook" w:cs="Century Schoolbook"/>
                <w:color w:val="3F7F5F"/>
                <w:kern w:val="0"/>
                <w:sz w:val="24"/>
                <w:szCs w:val="24"/>
                <w:u w:val="single"/>
              </w:rPr>
            </w:rPrChange>
          </w:rPr>
          <w:t>Redis</w:t>
        </w:r>
        <w:r w:rsidRPr="00437E04">
          <w:rPr>
            <w:rFonts w:ascii="Century Schoolbook" w:hAnsi="Century Schoolbook" w:cs="Century Schoolbook" w:hint="eastAsia"/>
            <w:color w:val="3F7F5F"/>
            <w:kern w:val="0"/>
            <w:sz w:val="24"/>
            <w:szCs w:val="24"/>
          </w:rPr>
          <w:t>不支持</w:t>
        </w:r>
        <w:r w:rsidRPr="00437E04">
          <w:rPr>
            <w:rFonts w:ascii="Century Schoolbook" w:hAnsi="Century Schoolbook" w:cs="Century Schoolbook"/>
            <w:color w:val="3F7F5F"/>
            <w:kern w:val="0"/>
            <w:sz w:val="24"/>
            <w:szCs w:val="24"/>
          </w:rPr>
          <w:t>EVAL</w:t>
        </w:r>
        <w:r w:rsidRPr="00437E04">
          <w:rPr>
            <w:rFonts w:ascii="Century Schoolbook" w:hAnsi="Century Schoolbook" w:cs="Century Schoolbook" w:hint="eastAsia"/>
            <w:color w:val="3F7F5F"/>
            <w:kern w:val="0"/>
            <w:sz w:val="24"/>
            <w:szCs w:val="24"/>
          </w:rPr>
          <w:t>命令，使用降级方式解锁</w:t>
        </w:r>
      </w:ins>
    </w:p>
    <w:p w:rsidR="00437E04" w:rsidRPr="00437E04" w:rsidRDefault="00437E04" w:rsidP="00437E04">
      <w:pPr>
        <w:autoSpaceDE w:val="0"/>
        <w:autoSpaceDN w:val="0"/>
        <w:adjustRightInd w:val="0"/>
        <w:jc w:val="left"/>
        <w:rPr>
          <w:ins w:id="361" w:author="Yangcl" w:date="2020-03-25T12:11:00Z"/>
          <w:rFonts w:ascii="Century Schoolbook" w:hAnsi="Century Schoolbook" w:cs="Century Schoolbook"/>
          <w:kern w:val="0"/>
          <w:sz w:val="24"/>
          <w:szCs w:val="24"/>
        </w:rPr>
      </w:pPr>
      <w:ins w:id="362"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String </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437E04">
          <w:rPr>
            <w:rFonts w:ascii="Century Schoolbook" w:hAnsi="Century Schoolbook" w:cs="Century Schoolbook"/>
            <w:bCs/>
            <w:iCs/>
            <w:color w:val="0000C0"/>
            <w:kern w:val="0"/>
            <w:sz w:val="24"/>
            <w:szCs w:val="24"/>
            <w:rPrChange w:id="363" w:author="Yangcl" w:date="2020-03-25T12:12:00Z">
              <w:rPr>
                <w:rFonts w:ascii="Century Schoolbook" w:hAnsi="Century Schoolbook" w:cs="Century Schoolbook"/>
                <w:b/>
                <w:bCs/>
                <w:i/>
                <w:iCs/>
                <w:color w:val="0000C0"/>
                <w:kern w:val="0"/>
                <w:sz w:val="24"/>
                <w:szCs w:val="24"/>
              </w:rPr>
            </w:rPrChange>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).get(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64" w:author="Yangcl" w:date="2020-03-25T12:11:00Z"/>
          <w:rFonts w:ascii="Century Schoolbook" w:hAnsi="Century Schoolbook" w:cs="Century Schoolbook"/>
          <w:kern w:val="0"/>
          <w:sz w:val="24"/>
          <w:szCs w:val="24"/>
        </w:rPr>
      </w:pPr>
      <w:ins w:id="365"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366"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.equals(</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367" w:author="Yangcl" w:date="2020-03-25T12:11:00Z"/>
          <w:rFonts w:ascii="Century Schoolbook" w:hAnsi="Century Schoolbook" w:cs="Century Schoolbook"/>
          <w:kern w:val="0"/>
          <w:sz w:val="24"/>
          <w:szCs w:val="24"/>
        </w:rPr>
      </w:pPr>
      <w:ins w:id="368"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437E04">
          <w:rPr>
            <w:rFonts w:ascii="Century Schoolbook" w:hAnsi="Century Schoolbook" w:cs="Century Schoolbook"/>
            <w:bCs/>
            <w:iCs/>
            <w:color w:val="0000C0"/>
            <w:kern w:val="0"/>
            <w:sz w:val="24"/>
            <w:szCs w:val="24"/>
            <w:rPrChange w:id="369" w:author="Yangcl" w:date="2020-03-25T12:12:00Z">
              <w:rPr>
                <w:rFonts w:ascii="Century Schoolbook" w:hAnsi="Century Schoolbook" w:cs="Century Schoolbook"/>
                <w:b/>
                <w:bCs/>
                <w:i/>
                <w:iCs/>
                <w:color w:val="0000C0"/>
                <w:kern w:val="0"/>
                <w:sz w:val="24"/>
                <w:szCs w:val="24"/>
              </w:rPr>
            </w:rPrChange>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).del(</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70" w:author="Yangcl" w:date="2020-03-25T12:11:00Z"/>
          <w:rFonts w:ascii="Century Schoolbook" w:hAnsi="Century Schoolbook" w:cs="Century Schoolbook"/>
          <w:kern w:val="0"/>
          <w:sz w:val="24"/>
          <w:szCs w:val="24"/>
        </w:rPr>
      </w:pPr>
      <w:ins w:id="371"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372"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73" w:author="Yangcl" w:date="2020-03-25T12:12:00Z">
              <w:rPr>
                <w:rFonts w:ascii="Century Schoolbook" w:hAnsi="Century Schoolbook" w:cs="Century Schoolbook"/>
                <w:b/>
                <w:bCs/>
                <w:color w:val="7F0055"/>
                <w:kern w:val="0"/>
                <w:sz w:val="24"/>
                <w:szCs w:val="24"/>
              </w:rPr>
            </w:rPrChange>
          </w:rPr>
          <w:t>true</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74" w:author="Yangcl" w:date="2020-03-25T12:11:00Z"/>
          <w:rFonts w:ascii="Century Schoolbook" w:hAnsi="Century Schoolbook" w:cs="Century Schoolbook"/>
          <w:kern w:val="0"/>
          <w:sz w:val="24"/>
          <w:szCs w:val="24"/>
        </w:rPr>
      </w:pPr>
      <w:ins w:id="375"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76" w:author="Yangcl" w:date="2020-03-25T12:11:00Z"/>
          <w:rFonts w:ascii="Century Schoolbook" w:hAnsi="Century Schoolbook" w:cs="Century Schoolbook"/>
          <w:kern w:val="0"/>
          <w:sz w:val="24"/>
          <w:szCs w:val="24"/>
        </w:rPr>
      </w:pPr>
      <w:ins w:id="377"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78" w:author="Yangcl" w:date="2020-03-25T12:11:00Z"/>
          <w:rFonts w:ascii="Century Schoolbook" w:hAnsi="Century Schoolbook" w:cs="Century Schoolbook"/>
          <w:kern w:val="0"/>
          <w:sz w:val="24"/>
          <w:szCs w:val="24"/>
        </w:rPr>
      </w:pPr>
      <w:ins w:id="379"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80" w:author="Yangcl" w:date="2020-03-25T12:11:00Z"/>
          <w:rFonts w:ascii="Century Schoolbook" w:hAnsi="Century Schoolbook" w:cs="Century Schoolbook"/>
          <w:kern w:val="0"/>
          <w:sz w:val="24"/>
          <w:szCs w:val="24"/>
        </w:rPr>
      </w:pPr>
      <w:ins w:id="381"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382"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83" w:author="Yangcl" w:date="2020-03-25T12:11:00Z"/>
          <w:rFonts w:ascii="Century Schoolbook" w:hAnsi="Century Schoolbook" w:cs="Century Schoolbook"/>
          <w:kern w:val="0"/>
          <w:sz w:val="24"/>
          <w:szCs w:val="24"/>
        </w:rPr>
      </w:pPr>
      <w:ins w:id="384" w:author="Yangcl" w:date="2020-03-25T12:11:00Z">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85" w:author="Yangcl" w:date="2020-03-25T12:11:00Z"/>
          <w:rFonts w:ascii="Century Schoolbook" w:hAnsi="Century Schoolbook" w:cs="Century Schoolbook"/>
          <w:kern w:val="0"/>
          <w:sz w:val="24"/>
          <w:szCs w:val="24"/>
        </w:rPr>
      </w:pPr>
      <w:ins w:id="386" w:author="Yangcl" w:date="2020-03-25T12:11:00Z">
        <w:r w:rsidRPr="00437E04">
          <w:rPr>
            <w:rFonts w:ascii="Century Schoolbook" w:hAnsi="Century Schoolbook" w:cs="Century Schoolbook"/>
            <w:color w:val="000000"/>
            <w:kern w:val="0"/>
            <w:sz w:val="24"/>
            <w:szCs w:val="24"/>
          </w:rPr>
          <w:tab/>
        </w:r>
      </w:ins>
    </w:p>
    <w:p w:rsidR="00437E04" w:rsidRPr="00437E04" w:rsidRDefault="00437E04" w:rsidP="00437E04">
      <w:pPr>
        <w:autoSpaceDE w:val="0"/>
        <w:autoSpaceDN w:val="0"/>
        <w:adjustRightInd w:val="0"/>
        <w:jc w:val="left"/>
        <w:rPr>
          <w:ins w:id="387" w:author="Yangcl" w:date="2020-03-25T12:11:00Z"/>
          <w:rFonts w:ascii="Century Schoolbook" w:hAnsi="Century Schoolbook" w:cs="Century Schoolbook"/>
          <w:kern w:val="0"/>
          <w:sz w:val="24"/>
          <w:szCs w:val="24"/>
        </w:rPr>
      </w:pPr>
      <w:ins w:id="388"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ins>
    </w:p>
    <w:p w:rsidR="00437E04" w:rsidRPr="00437E04" w:rsidRDefault="00437E04">
      <w:pPr>
        <w:autoSpaceDE w:val="0"/>
        <w:autoSpaceDN w:val="0"/>
        <w:adjustRightInd w:val="0"/>
        <w:jc w:val="left"/>
        <w:rPr>
          <w:ins w:id="389" w:author="Yangcl" w:date="2020-03-25T12:11:00Z"/>
          <w:rFonts w:ascii="Century Schoolbook" w:hAnsi="Century Schoolbook" w:cs="Century Schoolbook"/>
          <w:kern w:val="0"/>
          <w:sz w:val="24"/>
          <w:szCs w:val="24"/>
        </w:rPr>
      </w:pPr>
      <w:ins w:id="390" w:author="Yangcl" w:date="2020-03-25T12:11:00Z">
        <w:r w:rsidRPr="00437E04">
          <w:rPr>
            <w:rFonts w:ascii="Century Schoolbook" w:hAnsi="Century Schoolbook" w:cs="Century Schoolbook"/>
            <w:color w:val="3F5FBF"/>
            <w:kern w:val="0"/>
            <w:sz w:val="24"/>
            <w:szCs w:val="24"/>
          </w:rPr>
          <w:tab/>
          <w:t xml:space="preserve"> * </w:t>
        </w:r>
        <w:r w:rsidRPr="00437E04">
          <w:rPr>
            <w:rFonts w:ascii="Century Schoolbook" w:hAnsi="Century Schoolbook" w:cs="Century Schoolbook"/>
            <w:bCs/>
            <w:color w:val="7F9FBF"/>
            <w:kern w:val="0"/>
            <w:sz w:val="24"/>
            <w:szCs w:val="24"/>
            <w:rPrChange w:id="391"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线程等待时间</w:t>
        </w:r>
      </w:ins>
    </w:p>
    <w:p w:rsidR="00437E04" w:rsidRPr="00437E04" w:rsidRDefault="00437E04" w:rsidP="00437E04">
      <w:pPr>
        <w:autoSpaceDE w:val="0"/>
        <w:autoSpaceDN w:val="0"/>
        <w:adjustRightInd w:val="0"/>
        <w:jc w:val="left"/>
        <w:rPr>
          <w:ins w:id="392" w:author="Yangcl" w:date="2020-03-25T12:11:00Z"/>
          <w:rFonts w:ascii="Century Schoolbook" w:hAnsi="Century Schoolbook" w:cs="Century Schoolbook"/>
          <w:kern w:val="0"/>
          <w:sz w:val="24"/>
          <w:szCs w:val="24"/>
        </w:rPr>
      </w:pPr>
      <w:ins w:id="393" w:author="Yangcl" w:date="2020-03-25T12:11:00Z">
        <w:r w:rsidRPr="00437E04">
          <w:rPr>
            <w:rFonts w:ascii="Century Schoolbook" w:hAnsi="Century Schoolbook" w:cs="Century Schoolbook"/>
            <w:color w:val="3F5FBF"/>
            <w:kern w:val="0"/>
            <w:sz w:val="24"/>
            <w:szCs w:val="24"/>
          </w:rPr>
          <w:tab/>
          <w:t xml:space="preserve"> */</w:t>
        </w:r>
      </w:ins>
    </w:p>
    <w:p w:rsidR="00437E04" w:rsidRPr="00437E04" w:rsidRDefault="00437E04" w:rsidP="00437E04">
      <w:pPr>
        <w:autoSpaceDE w:val="0"/>
        <w:autoSpaceDN w:val="0"/>
        <w:adjustRightInd w:val="0"/>
        <w:jc w:val="left"/>
        <w:rPr>
          <w:ins w:id="394" w:author="Yangcl" w:date="2020-03-25T12:11:00Z"/>
          <w:rFonts w:ascii="Century Schoolbook" w:hAnsi="Century Schoolbook" w:cs="Century Schoolbook"/>
          <w:kern w:val="0"/>
          <w:sz w:val="24"/>
          <w:szCs w:val="24"/>
        </w:rPr>
      </w:pPr>
      <w:ins w:id="395"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96"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97" w:author="Yangcl" w:date="2020-03-25T12:12:00Z">
              <w:rPr>
                <w:rFonts w:ascii="Century Schoolbook" w:hAnsi="Century Schoolbook" w:cs="Century Schoolbook"/>
                <w:b/>
                <w:bCs/>
                <w:color w:val="7F0055"/>
                <w:kern w:val="0"/>
                <w:sz w:val="24"/>
                <w:szCs w:val="24"/>
              </w:rPr>
            </w:rPrChange>
          </w:rPr>
          <w:t>void</w:t>
        </w:r>
        <w:r w:rsidRPr="00437E04">
          <w:rPr>
            <w:rFonts w:ascii="Century Schoolbook" w:hAnsi="Century Schoolbook" w:cs="Century Schoolbook"/>
            <w:color w:val="000000"/>
            <w:kern w:val="0"/>
            <w:sz w:val="24"/>
            <w:szCs w:val="24"/>
          </w:rPr>
          <w:t xml:space="preserve"> seleep(</w:t>
        </w:r>
        <w:r w:rsidRPr="00437E04">
          <w:rPr>
            <w:rFonts w:ascii="Century Schoolbook" w:hAnsi="Century Schoolbook" w:cs="Century Schoolbook"/>
            <w:bCs/>
            <w:color w:val="7F0055"/>
            <w:kern w:val="0"/>
            <w:sz w:val="24"/>
            <w:szCs w:val="24"/>
            <w:rPrChange w:id="398" w:author="Yangcl" w:date="2020-03-25T12:12:00Z">
              <w:rPr>
                <w:rFonts w:ascii="Century Schoolbook" w:hAnsi="Century Schoolbook" w:cs="Century Schoolbook"/>
                <w:b/>
                <w:bCs/>
                <w:color w:val="7F0055"/>
                <w:kern w:val="0"/>
                <w:sz w:val="24"/>
                <w:szCs w:val="24"/>
              </w:rPr>
            </w:rPrChange>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399" w:author="Yangcl" w:date="2020-03-25T12:11:00Z"/>
          <w:rFonts w:ascii="Century Schoolbook" w:hAnsi="Century Schoolbook" w:cs="Century Schoolbook"/>
          <w:kern w:val="0"/>
          <w:sz w:val="24"/>
          <w:szCs w:val="24"/>
        </w:rPr>
      </w:pPr>
      <w:ins w:id="400"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401" w:author="Yangcl" w:date="2020-03-25T12:12:00Z">
              <w:rPr>
                <w:rFonts w:ascii="Century Schoolbook" w:hAnsi="Century Schoolbook" w:cs="Century Schoolbook"/>
                <w:b/>
                <w:bCs/>
                <w:color w:val="7F0055"/>
                <w:kern w:val="0"/>
                <w:sz w:val="24"/>
                <w:szCs w:val="24"/>
              </w:rPr>
            </w:rPrChange>
          </w:rPr>
          <w:t>try</w:t>
        </w:r>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402" w:author="Yangcl" w:date="2020-03-25T12:11:00Z"/>
          <w:rFonts w:ascii="Century Schoolbook" w:hAnsi="Century Schoolbook" w:cs="Century Schoolbook"/>
          <w:kern w:val="0"/>
          <w:sz w:val="24"/>
          <w:szCs w:val="24"/>
        </w:rPr>
      </w:pPr>
      <w:ins w:id="403" w:author="Yangcl" w:date="2020-03-25T12:11:00Z">
        <w:r w:rsidRPr="00437E04">
          <w:rPr>
            <w:rFonts w:ascii="Century Schoolbook" w:hAnsi="Century Schoolbook" w:cs="Century Schoolbook"/>
            <w:color w:val="000000"/>
            <w:kern w:val="0"/>
            <w:sz w:val="24"/>
            <w:szCs w:val="24"/>
          </w:rPr>
          <w:t xml:space="preserve">            Thread.</w:t>
        </w:r>
        <w:r w:rsidRPr="00437E04">
          <w:rPr>
            <w:rFonts w:ascii="Century Schoolbook" w:hAnsi="Century Schoolbook" w:cs="Century Schoolbook"/>
            <w:iCs/>
            <w:color w:val="000000"/>
            <w:kern w:val="0"/>
            <w:sz w:val="24"/>
            <w:szCs w:val="24"/>
            <w:rPrChange w:id="404" w:author="Yangcl" w:date="2020-03-25T12:12:00Z">
              <w:rPr>
                <w:rFonts w:ascii="Century Schoolbook" w:hAnsi="Century Schoolbook" w:cs="Century Schoolbook"/>
                <w:i/>
                <w:iCs/>
                <w:color w:val="000000"/>
                <w:kern w:val="0"/>
                <w:sz w:val="24"/>
                <w:szCs w:val="24"/>
              </w:rPr>
            </w:rPrChange>
          </w:rPr>
          <w:t>sleep</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405" w:author="Yangcl" w:date="2020-03-25T12:11:00Z"/>
          <w:rFonts w:ascii="Century Schoolbook" w:hAnsi="Century Schoolbook" w:cs="Century Schoolbook"/>
          <w:kern w:val="0"/>
          <w:sz w:val="24"/>
          <w:szCs w:val="24"/>
        </w:rPr>
      </w:pPr>
      <w:ins w:id="406" w:author="Yangcl" w:date="2020-03-25T12:11:00Z">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407" w:author="Yangcl" w:date="2020-03-25T12:12:00Z">
              <w:rPr>
                <w:rFonts w:ascii="Century Schoolbook" w:hAnsi="Century Schoolbook" w:cs="Century Schoolbook"/>
                <w:b/>
                <w:bCs/>
                <w:color w:val="7F0055"/>
                <w:kern w:val="0"/>
                <w:sz w:val="24"/>
                <w:szCs w:val="24"/>
              </w:rPr>
            </w:rPrChange>
          </w:rPr>
          <w:t>catch</w:t>
        </w:r>
        <w:r w:rsidRPr="00437E04">
          <w:rPr>
            <w:rFonts w:ascii="Century Schoolbook" w:hAnsi="Century Schoolbook" w:cs="Century Schoolbook"/>
            <w:color w:val="000000"/>
            <w:kern w:val="0"/>
            <w:sz w:val="24"/>
            <w:szCs w:val="24"/>
          </w:rPr>
          <w:t xml:space="preserve"> (InterruptedException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408" w:author="Yangcl" w:date="2020-03-25T12:11:00Z"/>
          <w:rFonts w:ascii="Century Schoolbook" w:hAnsi="Century Schoolbook" w:cs="Century Schoolbook"/>
          <w:kern w:val="0"/>
          <w:sz w:val="24"/>
          <w:szCs w:val="24"/>
        </w:rPr>
      </w:pPr>
      <w:ins w:id="409"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.printStackTrace();</w:t>
        </w:r>
      </w:ins>
    </w:p>
    <w:p w:rsidR="00437E04" w:rsidRPr="00437E04" w:rsidRDefault="00437E04" w:rsidP="00437E04">
      <w:pPr>
        <w:autoSpaceDE w:val="0"/>
        <w:autoSpaceDN w:val="0"/>
        <w:adjustRightInd w:val="0"/>
        <w:jc w:val="left"/>
        <w:rPr>
          <w:ins w:id="410" w:author="Yangcl" w:date="2020-03-25T12:11:00Z"/>
          <w:rFonts w:ascii="Century Schoolbook" w:hAnsi="Century Schoolbook" w:cs="Century Schoolbook"/>
          <w:kern w:val="0"/>
          <w:sz w:val="24"/>
          <w:szCs w:val="24"/>
        </w:rPr>
      </w:pPr>
      <w:ins w:id="411"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412"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.getLogger(</w:t>
        </w:r>
        <w:r w:rsidRPr="00437E04">
          <w:rPr>
            <w:rFonts w:ascii="Century Schoolbook" w:hAnsi="Century Schoolbook" w:cs="Century Schoolbook"/>
            <w:bCs/>
            <w:color w:val="7F0055"/>
            <w:kern w:val="0"/>
            <w:sz w:val="24"/>
            <w:szCs w:val="24"/>
            <w:rPrChange w:id="413" w:author="Yangcl" w:date="2020-03-25T12:12:00Z">
              <w:rPr>
                <w:rFonts w:ascii="Century Schoolbook" w:hAnsi="Century Schoolbook" w:cs="Century Schoolbook"/>
                <w:b/>
                <w:bCs/>
                <w:color w:val="7F0055"/>
                <w:kern w:val="0"/>
                <w:sz w:val="24"/>
                <w:szCs w:val="24"/>
              </w:rPr>
            </w:rPrChange>
          </w:rPr>
          <w:t>null</w:t>
        </w:r>
        <w:r w:rsidRPr="00437E04">
          <w:rPr>
            <w:rFonts w:ascii="Century Schoolbook" w:hAnsi="Century Schoolbook" w:cs="Century Schoolbook"/>
            <w:color w:val="000000"/>
            <w:kern w:val="0"/>
            <w:sz w:val="24"/>
            <w:szCs w:val="24"/>
          </w:rPr>
          <w:t>).sysoutInfo(</w:t>
        </w:r>
        <w:r w:rsidRPr="00437E04">
          <w:rPr>
            <w:rFonts w:ascii="Century Schoolbook" w:hAnsi="Century Schoolbook" w:cs="Century Schoolbook"/>
            <w:bCs/>
            <w:color w:val="7F0055"/>
            <w:kern w:val="0"/>
            <w:sz w:val="24"/>
            <w:szCs w:val="24"/>
            <w:rPrChange w:id="414"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 xml:space="preserve">.getInfo(300010111), </w:t>
        </w:r>
        <w:r w:rsidRPr="00437E04">
          <w:rPr>
            <w:rFonts w:ascii="Century Schoolbook" w:hAnsi="Century Schoolbook" w:cs="Century Schoolbook"/>
            <w:bCs/>
            <w:color w:val="7F0055"/>
            <w:kern w:val="0"/>
            <w:sz w:val="24"/>
            <w:szCs w:val="24"/>
            <w:rPrChange w:id="415"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300010111=</w:t>
        </w:r>
        <w:r w:rsidRPr="00437E04">
          <w:rPr>
            <w:rFonts w:ascii="Century Schoolbook" w:hAnsi="Century Schoolbook" w:cs="Century Schoolbook"/>
            <w:color w:val="3F7F5F"/>
            <w:kern w:val="0"/>
            <w:sz w:val="24"/>
            <w:szCs w:val="24"/>
            <w:rPrChange w:id="416" w:author="Yangcl" w:date="2020-03-25T12:12:00Z">
              <w:rPr>
                <w:rFonts w:ascii="Century Schoolbook" w:hAnsi="Century Schoolbook" w:cs="Century Schoolbook"/>
                <w:color w:val="3F7F5F"/>
                <w:kern w:val="0"/>
                <w:sz w:val="24"/>
                <w:szCs w:val="24"/>
                <w:u w:val="single"/>
              </w:rPr>
            </w:rPrChange>
          </w:rPr>
          <w:t>Redis</w:t>
        </w:r>
        <w:r w:rsidRPr="00437E04">
          <w:rPr>
            <w:rFonts w:ascii="Century Schoolbook" w:hAnsi="Century Schoolbook" w:cs="Century Schoolbook" w:hint="eastAsia"/>
            <w:color w:val="3F7F5F"/>
            <w:kern w:val="0"/>
            <w:sz w:val="24"/>
            <w:szCs w:val="24"/>
          </w:rPr>
          <w:t>分布式锁休眠被中断</w:t>
        </w:r>
      </w:ins>
    </w:p>
    <w:p w:rsidR="00437E04" w:rsidRPr="00437E04" w:rsidRDefault="00437E04" w:rsidP="00437E04">
      <w:pPr>
        <w:autoSpaceDE w:val="0"/>
        <w:autoSpaceDN w:val="0"/>
        <w:adjustRightInd w:val="0"/>
        <w:jc w:val="left"/>
        <w:rPr>
          <w:ins w:id="417" w:author="Yangcl" w:date="2020-03-25T12:11:00Z"/>
          <w:rFonts w:ascii="Century Schoolbook" w:hAnsi="Century Schoolbook" w:cs="Century Schoolbook"/>
          <w:kern w:val="0"/>
          <w:sz w:val="24"/>
          <w:szCs w:val="24"/>
        </w:rPr>
      </w:pPr>
      <w:ins w:id="418"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419" w:author="Yangcl" w:date="2020-03-25T12:11:00Z"/>
          <w:rFonts w:ascii="Century Schoolbook" w:hAnsi="Century Schoolbook" w:cs="Century Schoolbook"/>
          <w:kern w:val="0"/>
          <w:sz w:val="24"/>
          <w:szCs w:val="24"/>
        </w:rPr>
      </w:pPr>
      <w:ins w:id="420"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421" w:author="Yangcl" w:date="2020-03-25T12:11:00Z"/>
          <w:rFonts w:ascii="Century Schoolbook" w:hAnsi="Century Schoolbook" w:cs="Century Schoolbook"/>
          <w:kern w:val="0"/>
          <w:sz w:val="24"/>
          <w:szCs w:val="24"/>
        </w:rPr>
      </w:pPr>
      <w:ins w:id="422" w:author="Yangcl" w:date="2020-03-25T12:11:00Z">
        <w:r w:rsidRPr="00437E04">
          <w:rPr>
            <w:rFonts w:ascii="Century Schoolbook" w:hAnsi="Century Schoolbook" w:cs="Century Schoolbook"/>
            <w:color w:val="000000"/>
            <w:kern w:val="0"/>
            <w:sz w:val="24"/>
            <w:szCs w:val="24"/>
          </w:rPr>
          <w:t>}</w:t>
        </w:r>
      </w:ins>
    </w:p>
    <w:p w:rsidR="00437E04" w:rsidRPr="00437E04" w:rsidRDefault="00437E04" w:rsidP="00146EE2">
      <w:pPr>
        <w:rPr>
          <w:ins w:id="423" w:author="Yangcl" w:date="2020-03-25T12:11:00Z"/>
          <w:rFonts w:ascii="Century Schoolbook" w:hAnsi="Century Schoolbook"/>
        </w:rPr>
      </w:pPr>
    </w:p>
    <w:p w:rsidR="008C4859" w:rsidRPr="008C4859" w:rsidRDefault="008C4859" w:rsidP="008C4859">
      <w:pPr>
        <w:autoSpaceDE w:val="0"/>
        <w:autoSpaceDN w:val="0"/>
        <w:adjustRightInd w:val="0"/>
        <w:jc w:val="left"/>
        <w:rPr>
          <w:ins w:id="424" w:author="Yangcl" w:date="2020-03-25T12:37:00Z"/>
          <w:rFonts w:ascii="Century Schoolbook" w:hAnsi="Century Schoolbook" w:cs="Century Schoolbook" w:hint="eastAsia"/>
          <w:kern w:val="0"/>
          <w:sz w:val="24"/>
          <w:szCs w:val="24"/>
          <w:rPrChange w:id="425" w:author="Yangcl" w:date="2020-03-25T12:37:00Z">
            <w:rPr>
              <w:ins w:id="426" w:author="Yangcl" w:date="2020-03-25T12:37:00Z"/>
              <w:rFonts w:ascii="Century Schoolbook" w:hAnsi="Century Schoolbook" w:cs="Century Schoolbook"/>
              <w:kern w:val="0"/>
              <w:sz w:val="24"/>
              <w:szCs w:val="24"/>
            </w:rPr>
          </w:rPrChange>
        </w:rPr>
      </w:pPr>
      <w:ins w:id="427" w:author="Yangcl" w:date="2020-03-25T12:37:00Z">
        <w:r w:rsidRPr="008C4859">
          <w:rPr>
            <w:rFonts w:ascii="Century Schoolbook" w:hAnsi="Century Schoolbook"/>
            <w:b/>
            <w:rPrChange w:id="428" w:author="Yangcl" w:date="2020-03-25T12:37:00Z">
              <w:rPr>
                <w:rFonts w:ascii="Century Schoolbook" w:hAnsi="Century Schoolbook"/>
              </w:rPr>
            </w:rPrChange>
          </w:rPr>
          <w:t>使用方式</w:t>
        </w:r>
        <w:r>
          <w:rPr>
            <w:rFonts w:ascii="Century Schoolbook" w:hAnsi="Century Schoolbook" w:hint="eastAsia"/>
          </w:rPr>
          <w:t>：</w:t>
        </w:r>
      </w:ins>
    </w:p>
    <w:p w:rsidR="008C4859" w:rsidRPr="008C4859" w:rsidRDefault="008C4859" w:rsidP="008C4859">
      <w:pPr>
        <w:autoSpaceDE w:val="0"/>
        <w:autoSpaceDN w:val="0"/>
        <w:adjustRightInd w:val="0"/>
        <w:jc w:val="left"/>
        <w:rPr>
          <w:ins w:id="429" w:author="Yangcl" w:date="2020-03-25T12:37:00Z"/>
          <w:rFonts w:ascii="Century Schoolbook" w:hAnsi="Century Schoolbook" w:cs="Century Schoolbook"/>
          <w:kern w:val="0"/>
          <w:sz w:val="24"/>
          <w:szCs w:val="24"/>
          <w:rPrChange w:id="430" w:author="Yangcl" w:date="2020-03-25T12:37:00Z">
            <w:rPr>
              <w:ins w:id="431" w:author="Yangcl" w:date="2020-03-25T12:37:00Z"/>
              <w:rFonts w:ascii="Century Schoolbook" w:hAnsi="Century Schoolbook" w:cs="Century Schoolbook"/>
              <w:kern w:val="0"/>
              <w:sz w:val="24"/>
              <w:szCs w:val="24"/>
            </w:rPr>
          </w:rPrChange>
        </w:rPr>
      </w:pPr>
      <w:ins w:id="432" w:author="Yangcl" w:date="2020-03-25T12:37:00Z">
        <w:r w:rsidRPr="008C4859">
          <w:rPr>
            <w:rFonts w:ascii="Century Schoolbook" w:hAnsi="Century Schoolbook" w:cs="Century Schoolbook"/>
            <w:bCs/>
            <w:color w:val="7F0055"/>
            <w:kern w:val="0"/>
            <w:sz w:val="24"/>
            <w:szCs w:val="24"/>
            <w:rPrChange w:id="433" w:author="Yangcl" w:date="2020-03-25T12:37:00Z">
              <w:rPr>
                <w:rFonts w:ascii="Century Schoolbook" w:hAnsi="Century Schoolbook" w:cs="Century Schoolbook"/>
                <w:b/>
                <w:bCs/>
                <w:color w:val="7F0055"/>
                <w:kern w:val="0"/>
                <w:sz w:val="24"/>
                <w:szCs w:val="24"/>
              </w:rPr>
            </w:rPrChange>
          </w:rPr>
          <w:t>public</w:t>
        </w:r>
        <w:r w:rsidRPr="008C4859">
          <w:rPr>
            <w:rFonts w:ascii="Century Schoolbook" w:hAnsi="Century Schoolbook" w:cs="Century Schoolbook"/>
            <w:color w:val="000000"/>
            <w:kern w:val="0"/>
            <w:sz w:val="24"/>
            <w:szCs w:val="24"/>
            <w:rPrChange w:id="434" w:author="Yangcl" w:date="2020-03-25T12:37:00Z">
              <w:rPr>
                <w:rFonts w:ascii="Century Schoolbook" w:hAnsi="Century Schoolbook" w:cs="Century Schoolbook"/>
                <w:color w:val="000000"/>
                <w:kern w:val="0"/>
                <w:sz w:val="24"/>
                <w:szCs w:val="24"/>
              </w:rPr>
            </w:rPrChange>
          </w:rPr>
          <w:t xml:space="preserve"> </w:t>
        </w:r>
        <w:r w:rsidRPr="008C4859">
          <w:rPr>
            <w:rFonts w:ascii="Century Schoolbook" w:hAnsi="Century Schoolbook" w:cs="Century Schoolbook"/>
            <w:bCs/>
            <w:color w:val="7F0055"/>
            <w:kern w:val="0"/>
            <w:sz w:val="24"/>
            <w:szCs w:val="24"/>
            <w:rPrChange w:id="435" w:author="Yangcl" w:date="2020-03-25T12:37:00Z">
              <w:rPr>
                <w:rFonts w:ascii="Century Schoolbook" w:hAnsi="Century Schoolbook" w:cs="Century Schoolbook"/>
                <w:b/>
                <w:bCs/>
                <w:color w:val="7F0055"/>
                <w:kern w:val="0"/>
                <w:sz w:val="24"/>
                <w:szCs w:val="24"/>
              </w:rPr>
            </w:rPrChange>
          </w:rPr>
          <w:t>void</w:t>
        </w:r>
        <w:r w:rsidRPr="008C4859">
          <w:rPr>
            <w:rFonts w:ascii="Century Schoolbook" w:hAnsi="Century Schoolbook" w:cs="Century Schoolbook"/>
            <w:color w:val="000000"/>
            <w:kern w:val="0"/>
            <w:sz w:val="24"/>
            <w:szCs w:val="24"/>
            <w:rPrChange w:id="436" w:author="Yangcl" w:date="2020-03-25T12:37:00Z">
              <w:rPr>
                <w:rFonts w:ascii="Century Schoolbook" w:hAnsi="Century Schoolbook" w:cs="Century Schoolbook"/>
                <w:color w:val="000000"/>
                <w:kern w:val="0"/>
                <w:sz w:val="24"/>
                <w:szCs w:val="24"/>
              </w:rPr>
            </w:rPrChange>
          </w:rPr>
          <w:t xml:space="preserve"> howToUse() {</w:t>
        </w:r>
      </w:ins>
    </w:p>
    <w:p w:rsidR="008C4859" w:rsidRPr="008C4859" w:rsidRDefault="008C4859" w:rsidP="008C4859">
      <w:pPr>
        <w:autoSpaceDE w:val="0"/>
        <w:autoSpaceDN w:val="0"/>
        <w:adjustRightInd w:val="0"/>
        <w:jc w:val="left"/>
        <w:rPr>
          <w:ins w:id="437" w:author="Yangcl" w:date="2020-03-25T12:37:00Z"/>
          <w:rFonts w:ascii="Century Schoolbook" w:hAnsi="Century Schoolbook" w:cs="Century Schoolbook"/>
          <w:kern w:val="0"/>
          <w:sz w:val="24"/>
          <w:szCs w:val="24"/>
          <w:rPrChange w:id="438" w:author="Yangcl" w:date="2020-03-25T12:37:00Z">
            <w:rPr>
              <w:ins w:id="439" w:author="Yangcl" w:date="2020-03-25T12:37:00Z"/>
              <w:rFonts w:ascii="Century Schoolbook" w:hAnsi="Century Schoolbook" w:cs="Century Schoolbook"/>
              <w:kern w:val="0"/>
              <w:sz w:val="24"/>
              <w:szCs w:val="24"/>
            </w:rPr>
          </w:rPrChange>
        </w:rPr>
      </w:pPr>
      <w:ins w:id="440" w:author="Yangcl" w:date="2020-03-25T12:37:00Z">
        <w:r w:rsidRPr="008C4859">
          <w:rPr>
            <w:rFonts w:ascii="Century Schoolbook" w:hAnsi="Century Schoolbook" w:cs="Century Schoolbook"/>
            <w:color w:val="000000"/>
            <w:kern w:val="0"/>
            <w:sz w:val="24"/>
            <w:szCs w:val="24"/>
            <w:rPrChange w:id="441" w:author="Yangcl" w:date="2020-03-25T12:37:00Z">
              <w:rPr>
                <w:rFonts w:ascii="Century Schoolbook" w:hAnsi="Century Schoolbook" w:cs="Century Schoolbook"/>
                <w:color w:val="000000"/>
                <w:kern w:val="0"/>
                <w:sz w:val="24"/>
                <w:szCs w:val="24"/>
              </w:rPr>
            </w:rPrChange>
          </w:rPr>
          <w:tab/>
          <w:t xml:space="preserve">DistributeLockRedis </w:t>
        </w:r>
        <w:r w:rsidRPr="008C4859">
          <w:rPr>
            <w:rFonts w:ascii="Century Schoolbook" w:hAnsi="Century Schoolbook" w:cs="Century Schoolbook"/>
            <w:color w:val="6A3E3E"/>
            <w:kern w:val="0"/>
            <w:sz w:val="24"/>
            <w:szCs w:val="24"/>
            <w:rPrChange w:id="442" w:author="Yangcl" w:date="2020-03-25T12:37:00Z">
              <w:rPr>
                <w:rFonts w:ascii="Century Schoolbook" w:hAnsi="Century Schoolbook" w:cs="Century Schoolbook"/>
                <w:color w:val="6A3E3E"/>
                <w:kern w:val="0"/>
                <w:sz w:val="24"/>
                <w:szCs w:val="24"/>
              </w:rPr>
            </w:rPrChange>
          </w:rPr>
          <w:t>lock</w:t>
        </w:r>
        <w:r w:rsidRPr="008C4859">
          <w:rPr>
            <w:rFonts w:ascii="Century Schoolbook" w:hAnsi="Century Schoolbook" w:cs="Century Schoolbook"/>
            <w:color w:val="000000"/>
            <w:kern w:val="0"/>
            <w:sz w:val="24"/>
            <w:szCs w:val="24"/>
            <w:rPrChange w:id="443" w:author="Yangcl" w:date="2020-03-25T12:37:00Z">
              <w:rPr>
                <w:rFonts w:ascii="Century Schoolbook" w:hAnsi="Century Schoolbook" w:cs="Century Schoolbook"/>
                <w:color w:val="000000"/>
                <w:kern w:val="0"/>
                <w:sz w:val="24"/>
                <w:szCs w:val="24"/>
              </w:rPr>
            </w:rPrChange>
          </w:rPr>
          <w:t xml:space="preserve"> = </w:t>
        </w:r>
        <w:r w:rsidRPr="008C4859">
          <w:rPr>
            <w:rFonts w:ascii="Century Schoolbook" w:hAnsi="Century Schoolbook" w:cs="Century Schoolbook"/>
            <w:bCs/>
            <w:color w:val="7F0055"/>
            <w:kern w:val="0"/>
            <w:sz w:val="24"/>
            <w:szCs w:val="24"/>
            <w:rPrChange w:id="444" w:author="Yangcl" w:date="2020-03-25T12:37:00Z">
              <w:rPr>
                <w:rFonts w:ascii="Century Schoolbook" w:hAnsi="Century Schoolbook" w:cs="Century Schoolbook"/>
                <w:b/>
                <w:bCs/>
                <w:color w:val="7F0055"/>
                <w:kern w:val="0"/>
                <w:sz w:val="24"/>
                <w:szCs w:val="24"/>
              </w:rPr>
            </w:rPrChange>
          </w:rPr>
          <w:t>new</w:t>
        </w:r>
        <w:r w:rsidRPr="008C4859">
          <w:rPr>
            <w:rFonts w:ascii="Century Schoolbook" w:hAnsi="Century Schoolbook" w:cs="Century Schoolbook"/>
            <w:color w:val="000000"/>
            <w:kern w:val="0"/>
            <w:sz w:val="24"/>
            <w:szCs w:val="24"/>
            <w:rPrChange w:id="445" w:author="Yangcl" w:date="2020-03-25T12:37:00Z">
              <w:rPr>
                <w:rFonts w:ascii="Century Schoolbook" w:hAnsi="Century Schoolbook" w:cs="Century Schoolbook"/>
                <w:color w:val="000000"/>
                <w:kern w:val="0"/>
                <w:sz w:val="24"/>
                <w:szCs w:val="24"/>
              </w:rPr>
            </w:rPrChange>
          </w:rPr>
          <w:t xml:space="preserve"> DistributeLockRedis(</w:t>
        </w:r>
        <w:r w:rsidRPr="008C4859">
          <w:rPr>
            <w:rFonts w:ascii="Century Schoolbook" w:hAnsi="Century Schoolbook" w:cs="Century Schoolbook"/>
            <w:color w:val="2A00FF"/>
            <w:kern w:val="0"/>
            <w:sz w:val="24"/>
            <w:szCs w:val="24"/>
            <w:rPrChange w:id="446" w:author="Yangcl" w:date="2020-03-25T12:37:00Z">
              <w:rPr>
                <w:rFonts w:ascii="Century Schoolbook" w:hAnsi="Century Schoolbook" w:cs="Century Schoolbook"/>
                <w:color w:val="2A00FF"/>
                <w:kern w:val="0"/>
                <w:sz w:val="24"/>
                <w:szCs w:val="24"/>
              </w:rPr>
            </w:rPrChange>
          </w:rPr>
          <w:t>"redis-lock-key"</w:t>
        </w:r>
        <w:r w:rsidRPr="008C4859">
          <w:rPr>
            <w:rFonts w:ascii="Century Schoolbook" w:hAnsi="Century Schoolbook" w:cs="Century Schoolbook"/>
            <w:color w:val="000000"/>
            <w:kern w:val="0"/>
            <w:sz w:val="24"/>
            <w:szCs w:val="24"/>
            <w:rPrChange w:id="447" w:author="Yangcl" w:date="2020-03-25T12:37:00Z">
              <w:rPr>
                <w:rFonts w:ascii="Century Schoolbook" w:hAnsi="Century Schoolbook" w:cs="Century Schoolbook"/>
                <w:color w:val="000000"/>
                <w:kern w:val="0"/>
                <w:sz w:val="24"/>
                <w:szCs w:val="24"/>
              </w:rPr>
            </w:rPrChange>
          </w:rPr>
          <w:t xml:space="preserve"> , 300 , 200);</w:t>
        </w:r>
      </w:ins>
    </w:p>
    <w:p w:rsidR="008C4859" w:rsidRPr="008C4859" w:rsidRDefault="008C4859" w:rsidP="008C4859">
      <w:pPr>
        <w:autoSpaceDE w:val="0"/>
        <w:autoSpaceDN w:val="0"/>
        <w:adjustRightInd w:val="0"/>
        <w:jc w:val="left"/>
        <w:rPr>
          <w:ins w:id="448" w:author="Yangcl" w:date="2020-03-25T12:37:00Z"/>
          <w:rFonts w:ascii="Century Schoolbook" w:hAnsi="Century Schoolbook" w:cs="Century Schoolbook"/>
          <w:kern w:val="0"/>
          <w:sz w:val="24"/>
          <w:szCs w:val="24"/>
          <w:rPrChange w:id="449" w:author="Yangcl" w:date="2020-03-25T12:37:00Z">
            <w:rPr>
              <w:ins w:id="450" w:author="Yangcl" w:date="2020-03-25T12:37:00Z"/>
              <w:rFonts w:ascii="Century Schoolbook" w:hAnsi="Century Schoolbook" w:cs="Century Schoolbook"/>
              <w:kern w:val="0"/>
              <w:sz w:val="24"/>
              <w:szCs w:val="24"/>
            </w:rPr>
          </w:rPrChange>
        </w:rPr>
      </w:pPr>
      <w:ins w:id="451" w:author="Yangcl" w:date="2020-03-25T12:37:00Z">
        <w:r w:rsidRPr="008C4859">
          <w:rPr>
            <w:rFonts w:ascii="Century Schoolbook" w:hAnsi="Century Schoolbook" w:cs="Century Schoolbook"/>
            <w:color w:val="000000"/>
            <w:kern w:val="0"/>
            <w:sz w:val="24"/>
            <w:szCs w:val="24"/>
            <w:rPrChange w:id="452"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bCs/>
            <w:color w:val="7F0055"/>
            <w:kern w:val="0"/>
            <w:sz w:val="24"/>
            <w:szCs w:val="24"/>
            <w:rPrChange w:id="453" w:author="Yangcl" w:date="2020-03-25T12:37:00Z">
              <w:rPr>
                <w:rFonts w:ascii="Century Schoolbook" w:hAnsi="Century Schoolbook" w:cs="Century Schoolbook"/>
                <w:b/>
                <w:bCs/>
                <w:color w:val="7F0055"/>
                <w:kern w:val="0"/>
                <w:sz w:val="24"/>
                <w:szCs w:val="24"/>
              </w:rPr>
            </w:rPrChange>
          </w:rPr>
          <w:t>try</w:t>
        </w:r>
        <w:r w:rsidRPr="008C4859">
          <w:rPr>
            <w:rFonts w:ascii="Century Schoolbook" w:hAnsi="Century Schoolbook" w:cs="Century Schoolbook"/>
            <w:color w:val="000000"/>
            <w:kern w:val="0"/>
            <w:sz w:val="24"/>
            <w:szCs w:val="24"/>
            <w:rPrChange w:id="454" w:author="Yangcl" w:date="2020-03-25T12:37:00Z">
              <w:rPr>
                <w:rFonts w:ascii="Century Schoolbook" w:hAnsi="Century Schoolbook" w:cs="Century Schoolbook"/>
                <w:color w:val="000000"/>
                <w:kern w:val="0"/>
                <w:sz w:val="24"/>
                <w:szCs w:val="24"/>
              </w:rPr>
            </w:rPrChange>
          </w:rPr>
          <w:t xml:space="preserve"> {</w:t>
        </w:r>
      </w:ins>
    </w:p>
    <w:p w:rsidR="008C4859" w:rsidRPr="008C4859" w:rsidRDefault="008C4859" w:rsidP="008C4859">
      <w:pPr>
        <w:autoSpaceDE w:val="0"/>
        <w:autoSpaceDN w:val="0"/>
        <w:adjustRightInd w:val="0"/>
        <w:jc w:val="left"/>
        <w:rPr>
          <w:ins w:id="455" w:author="Yangcl" w:date="2020-03-25T12:37:00Z"/>
          <w:rFonts w:ascii="Century Schoolbook" w:hAnsi="Century Schoolbook" w:cs="Century Schoolbook"/>
          <w:kern w:val="0"/>
          <w:sz w:val="24"/>
          <w:szCs w:val="24"/>
          <w:rPrChange w:id="456" w:author="Yangcl" w:date="2020-03-25T12:37:00Z">
            <w:rPr>
              <w:ins w:id="457" w:author="Yangcl" w:date="2020-03-25T12:37:00Z"/>
              <w:rFonts w:ascii="Century Schoolbook" w:hAnsi="Century Schoolbook" w:cs="Century Schoolbook"/>
              <w:kern w:val="0"/>
              <w:sz w:val="24"/>
              <w:szCs w:val="24"/>
            </w:rPr>
          </w:rPrChange>
        </w:rPr>
      </w:pPr>
      <w:ins w:id="458" w:author="Yangcl" w:date="2020-03-25T12:37:00Z">
        <w:r w:rsidRPr="008C4859">
          <w:rPr>
            <w:rFonts w:ascii="Century Schoolbook" w:hAnsi="Century Schoolbook" w:cs="Century Schoolbook"/>
            <w:color w:val="000000"/>
            <w:kern w:val="0"/>
            <w:sz w:val="24"/>
            <w:szCs w:val="24"/>
            <w:rPrChange w:id="459"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460"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bCs/>
            <w:color w:val="7F0055"/>
            <w:kern w:val="0"/>
            <w:sz w:val="24"/>
            <w:szCs w:val="24"/>
            <w:rPrChange w:id="461" w:author="Yangcl" w:date="2020-03-25T12:37:00Z">
              <w:rPr>
                <w:rFonts w:ascii="Century Schoolbook" w:hAnsi="Century Schoolbook" w:cs="Century Schoolbook"/>
                <w:b/>
                <w:bCs/>
                <w:color w:val="7F0055"/>
                <w:kern w:val="0"/>
                <w:sz w:val="24"/>
                <w:szCs w:val="24"/>
              </w:rPr>
            </w:rPrChange>
          </w:rPr>
          <w:t>long</w:t>
        </w:r>
        <w:r w:rsidRPr="008C4859">
          <w:rPr>
            <w:rFonts w:ascii="Century Schoolbook" w:hAnsi="Century Schoolbook" w:cs="Century Schoolbook"/>
            <w:color w:val="000000"/>
            <w:kern w:val="0"/>
            <w:sz w:val="24"/>
            <w:szCs w:val="24"/>
            <w:rPrChange w:id="462" w:author="Yangcl" w:date="2020-03-25T12:37:00Z">
              <w:rPr>
                <w:rFonts w:ascii="Century Schoolbook" w:hAnsi="Century Schoolbook" w:cs="Century Schoolbook"/>
                <w:color w:val="000000"/>
                <w:kern w:val="0"/>
                <w:sz w:val="24"/>
                <w:szCs w:val="24"/>
              </w:rPr>
            </w:rPrChange>
          </w:rPr>
          <w:t xml:space="preserve"> </w:t>
        </w:r>
        <w:r w:rsidRPr="008C4859">
          <w:rPr>
            <w:rFonts w:ascii="Century Schoolbook" w:hAnsi="Century Schoolbook" w:cs="Century Schoolbook"/>
            <w:color w:val="6A3E3E"/>
            <w:kern w:val="0"/>
            <w:sz w:val="24"/>
            <w:szCs w:val="24"/>
            <w:rPrChange w:id="463" w:author="Yangcl" w:date="2020-03-25T12:37:00Z">
              <w:rPr>
                <w:rFonts w:ascii="Century Schoolbook" w:hAnsi="Century Schoolbook" w:cs="Century Schoolbook"/>
                <w:color w:val="6A3E3E"/>
                <w:kern w:val="0"/>
                <w:sz w:val="24"/>
                <w:szCs w:val="24"/>
              </w:rPr>
            </w:rPrChange>
          </w:rPr>
          <w:t>now</w:t>
        </w:r>
        <w:r w:rsidRPr="008C4859">
          <w:rPr>
            <w:rFonts w:ascii="Century Schoolbook" w:hAnsi="Century Schoolbook" w:cs="Century Schoolbook"/>
            <w:color w:val="000000"/>
            <w:kern w:val="0"/>
            <w:sz w:val="24"/>
            <w:szCs w:val="24"/>
            <w:rPrChange w:id="464" w:author="Yangcl" w:date="2020-03-25T12:37:00Z">
              <w:rPr>
                <w:rFonts w:ascii="Century Schoolbook" w:hAnsi="Century Schoolbook" w:cs="Century Schoolbook"/>
                <w:color w:val="000000"/>
                <w:kern w:val="0"/>
                <w:sz w:val="24"/>
                <w:szCs w:val="24"/>
              </w:rPr>
            </w:rPrChange>
          </w:rPr>
          <w:t xml:space="preserve"> = System.</w:t>
        </w:r>
        <w:r w:rsidRPr="008C4859">
          <w:rPr>
            <w:rFonts w:ascii="Century Schoolbook" w:hAnsi="Century Schoolbook" w:cs="Century Schoolbook"/>
            <w:iCs/>
            <w:color w:val="000000"/>
            <w:kern w:val="0"/>
            <w:sz w:val="24"/>
            <w:szCs w:val="24"/>
            <w:rPrChange w:id="465" w:author="Yangcl" w:date="2020-03-25T12:37:00Z">
              <w:rPr>
                <w:rFonts w:ascii="Century Schoolbook" w:hAnsi="Century Schoolbook" w:cs="Century Schoolbook"/>
                <w:i/>
                <w:iCs/>
                <w:color w:val="000000"/>
                <w:kern w:val="0"/>
                <w:sz w:val="24"/>
                <w:szCs w:val="24"/>
              </w:rPr>
            </w:rPrChange>
          </w:rPr>
          <w:t>currentTimeMillis</w:t>
        </w:r>
        <w:r w:rsidRPr="008C4859">
          <w:rPr>
            <w:rFonts w:ascii="Century Schoolbook" w:hAnsi="Century Schoolbook" w:cs="Century Schoolbook"/>
            <w:color w:val="000000"/>
            <w:kern w:val="0"/>
            <w:sz w:val="24"/>
            <w:szCs w:val="24"/>
            <w:rPrChange w:id="466" w:author="Yangcl" w:date="2020-03-25T12:37:00Z">
              <w:rPr>
                <w:rFonts w:ascii="Century Schoolbook" w:hAnsi="Century Schoolbook" w:cs="Century Schoolbook"/>
                <w:color w:val="000000"/>
                <w:kern w:val="0"/>
                <w:sz w:val="24"/>
                <w:szCs w:val="24"/>
              </w:rPr>
            </w:rPrChange>
          </w:rPr>
          <w:t>();</w:t>
        </w:r>
      </w:ins>
    </w:p>
    <w:p w:rsidR="008C4859" w:rsidRPr="008C4859" w:rsidRDefault="008C4859" w:rsidP="008C4859">
      <w:pPr>
        <w:autoSpaceDE w:val="0"/>
        <w:autoSpaceDN w:val="0"/>
        <w:adjustRightInd w:val="0"/>
        <w:jc w:val="left"/>
        <w:rPr>
          <w:ins w:id="467" w:author="Yangcl" w:date="2020-03-25T12:37:00Z"/>
          <w:rFonts w:ascii="Century Schoolbook" w:hAnsi="Century Schoolbook" w:cs="Century Schoolbook"/>
          <w:kern w:val="0"/>
          <w:sz w:val="24"/>
          <w:szCs w:val="24"/>
          <w:rPrChange w:id="468" w:author="Yangcl" w:date="2020-03-25T12:37:00Z">
            <w:rPr>
              <w:ins w:id="469" w:author="Yangcl" w:date="2020-03-25T12:37:00Z"/>
              <w:rFonts w:ascii="Century Schoolbook" w:hAnsi="Century Schoolbook" w:cs="Century Schoolbook"/>
              <w:kern w:val="0"/>
              <w:sz w:val="24"/>
              <w:szCs w:val="24"/>
            </w:rPr>
          </w:rPrChange>
        </w:rPr>
      </w:pPr>
      <w:ins w:id="470" w:author="Yangcl" w:date="2020-03-25T12:37:00Z">
        <w:r w:rsidRPr="008C4859">
          <w:rPr>
            <w:rFonts w:ascii="Century Schoolbook" w:hAnsi="Century Schoolbook" w:cs="Century Schoolbook"/>
            <w:color w:val="000000"/>
            <w:kern w:val="0"/>
            <w:sz w:val="24"/>
            <w:szCs w:val="24"/>
            <w:rPrChange w:id="471"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472"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bCs/>
            <w:color w:val="7F0055"/>
            <w:kern w:val="0"/>
            <w:sz w:val="24"/>
            <w:szCs w:val="24"/>
            <w:rPrChange w:id="473" w:author="Yangcl" w:date="2020-03-25T12:37:00Z">
              <w:rPr>
                <w:rFonts w:ascii="Century Schoolbook" w:hAnsi="Century Schoolbook" w:cs="Century Schoolbook"/>
                <w:b/>
                <w:bCs/>
                <w:color w:val="7F0055"/>
                <w:kern w:val="0"/>
                <w:sz w:val="24"/>
                <w:szCs w:val="24"/>
              </w:rPr>
            </w:rPrChange>
          </w:rPr>
          <w:t>if</w:t>
        </w:r>
        <w:r w:rsidRPr="008C4859">
          <w:rPr>
            <w:rFonts w:ascii="Century Schoolbook" w:hAnsi="Century Schoolbook" w:cs="Century Schoolbook"/>
            <w:color w:val="000000"/>
            <w:kern w:val="0"/>
            <w:sz w:val="24"/>
            <w:szCs w:val="24"/>
            <w:rPrChange w:id="474" w:author="Yangcl" w:date="2020-03-25T12:37:00Z">
              <w:rPr>
                <w:rFonts w:ascii="Century Schoolbook" w:hAnsi="Century Schoolbook" w:cs="Century Schoolbook"/>
                <w:color w:val="000000"/>
                <w:kern w:val="0"/>
                <w:sz w:val="24"/>
                <w:szCs w:val="24"/>
              </w:rPr>
            </w:rPrChange>
          </w:rPr>
          <w:t xml:space="preserve"> (</w:t>
        </w:r>
        <w:r w:rsidRPr="008C4859">
          <w:rPr>
            <w:rFonts w:ascii="Century Schoolbook" w:hAnsi="Century Schoolbook" w:cs="Century Schoolbook"/>
            <w:color w:val="6A3E3E"/>
            <w:kern w:val="0"/>
            <w:sz w:val="24"/>
            <w:szCs w:val="24"/>
            <w:rPrChange w:id="475" w:author="Yangcl" w:date="2020-03-25T12:37:00Z">
              <w:rPr>
                <w:rFonts w:ascii="Century Schoolbook" w:hAnsi="Century Schoolbook" w:cs="Century Schoolbook"/>
                <w:color w:val="6A3E3E"/>
                <w:kern w:val="0"/>
                <w:sz w:val="24"/>
                <w:szCs w:val="24"/>
              </w:rPr>
            </w:rPrChange>
          </w:rPr>
          <w:t>lock</w:t>
        </w:r>
        <w:r w:rsidRPr="008C4859">
          <w:rPr>
            <w:rFonts w:ascii="Century Schoolbook" w:hAnsi="Century Schoolbook" w:cs="Century Schoolbook"/>
            <w:color w:val="000000"/>
            <w:kern w:val="0"/>
            <w:sz w:val="24"/>
            <w:szCs w:val="24"/>
            <w:rPrChange w:id="476" w:author="Yangcl" w:date="2020-03-25T12:37:00Z">
              <w:rPr>
                <w:rFonts w:ascii="Century Schoolbook" w:hAnsi="Century Schoolbook" w:cs="Century Schoolbook"/>
                <w:color w:val="000000"/>
                <w:kern w:val="0"/>
                <w:sz w:val="24"/>
                <w:szCs w:val="24"/>
              </w:rPr>
            </w:rPrChange>
          </w:rPr>
          <w:t>.tryLock()) {</w:t>
        </w:r>
      </w:ins>
    </w:p>
    <w:p w:rsidR="008C4859" w:rsidRPr="008C4859" w:rsidRDefault="008C4859" w:rsidP="008C4859">
      <w:pPr>
        <w:autoSpaceDE w:val="0"/>
        <w:autoSpaceDN w:val="0"/>
        <w:adjustRightInd w:val="0"/>
        <w:jc w:val="left"/>
        <w:rPr>
          <w:ins w:id="477" w:author="Yangcl" w:date="2020-03-25T12:37:00Z"/>
          <w:rFonts w:ascii="Century Schoolbook" w:hAnsi="Century Schoolbook" w:cs="Century Schoolbook"/>
          <w:kern w:val="0"/>
          <w:sz w:val="24"/>
          <w:szCs w:val="24"/>
          <w:rPrChange w:id="478" w:author="Yangcl" w:date="2020-03-25T12:37:00Z">
            <w:rPr>
              <w:ins w:id="479" w:author="Yangcl" w:date="2020-03-25T12:37:00Z"/>
              <w:rFonts w:ascii="Century Schoolbook" w:hAnsi="Century Schoolbook" w:cs="Century Schoolbook"/>
              <w:kern w:val="0"/>
              <w:sz w:val="24"/>
              <w:szCs w:val="24"/>
            </w:rPr>
          </w:rPrChange>
        </w:rPr>
      </w:pPr>
      <w:ins w:id="480" w:author="Yangcl" w:date="2020-03-25T12:37:00Z">
        <w:r w:rsidRPr="008C4859">
          <w:rPr>
            <w:rFonts w:ascii="Century Schoolbook" w:hAnsi="Century Schoolbook" w:cs="Century Schoolbook"/>
            <w:color w:val="000000"/>
            <w:kern w:val="0"/>
            <w:sz w:val="24"/>
            <w:szCs w:val="24"/>
            <w:rPrChange w:id="481"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482"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483"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3F7F5F"/>
            <w:kern w:val="0"/>
            <w:sz w:val="24"/>
            <w:szCs w:val="24"/>
            <w:rPrChange w:id="484" w:author="Yangcl" w:date="2020-03-25T12:37:00Z">
              <w:rPr>
                <w:rFonts w:ascii="Century Schoolbook" w:hAnsi="Century Schoolbook" w:cs="Century Schoolbook"/>
                <w:color w:val="3F7F5F"/>
                <w:kern w:val="0"/>
                <w:sz w:val="24"/>
                <w:szCs w:val="24"/>
              </w:rPr>
            </w:rPrChange>
          </w:rPr>
          <w:t xml:space="preserve">// </w:t>
        </w:r>
        <w:r w:rsidRPr="008C4859">
          <w:rPr>
            <w:rFonts w:ascii="Century Schoolbook" w:hAnsi="Century Schoolbook" w:cs="Century Schoolbook"/>
            <w:bCs/>
            <w:color w:val="7F9FBF"/>
            <w:kern w:val="0"/>
            <w:sz w:val="24"/>
            <w:szCs w:val="24"/>
            <w:rPrChange w:id="485" w:author="Yangcl" w:date="2020-03-25T12:37:00Z">
              <w:rPr>
                <w:rFonts w:ascii="Century Schoolbook" w:hAnsi="Century Schoolbook" w:cs="Century Schoolbook"/>
                <w:b/>
                <w:bCs/>
                <w:color w:val="7F9FBF"/>
                <w:kern w:val="0"/>
                <w:sz w:val="24"/>
                <w:szCs w:val="24"/>
              </w:rPr>
            </w:rPrChange>
          </w:rPr>
          <w:t>TODO</w:t>
        </w:r>
        <w:r w:rsidRPr="008C4859">
          <w:rPr>
            <w:rFonts w:ascii="Century Schoolbook" w:hAnsi="Century Schoolbook" w:cs="Century Schoolbook"/>
            <w:color w:val="3F7F5F"/>
            <w:kern w:val="0"/>
            <w:sz w:val="24"/>
            <w:szCs w:val="24"/>
            <w:rPrChange w:id="486" w:author="Yangcl" w:date="2020-03-25T12:37:00Z">
              <w:rPr>
                <w:rFonts w:ascii="Century Schoolbook" w:hAnsi="Century Schoolbook" w:cs="Century Schoolbook"/>
                <w:color w:val="3F7F5F"/>
                <w:kern w:val="0"/>
                <w:sz w:val="24"/>
                <w:szCs w:val="24"/>
              </w:rPr>
            </w:rPrChange>
          </w:rPr>
          <w:t xml:space="preserve"> </w:t>
        </w:r>
        <w:r w:rsidRPr="008C4859">
          <w:rPr>
            <w:rFonts w:ascii="Century Schoolbook" w:hAnsi="Century Schoolbook" w:cs="Century Schoolbook"/>
            <w:color w:val="3F7F5F"/>
            <w:kern w:val="0"/>
            <w:sz w:val="24"/>
            <w:szCs w:val="24"/>
            <w:rPrChange w:id="487" w:author="Yangcl" w:date="2020-03-25T12:37:00Z">
              <w:rPr>
                <w:rFonts w:ascii="Century Schoolbook" w:hAnsi="Century Schoolbook" w:cs="Century Schoolbook"/>
                <w:color w:val="3F7F5F"/>
                <w:kern w:val="0"/>
                <w:sz w:val="24"/>
                <w:szCs w:val="24"/>
              </w:rPr>
            </w:rPrChange>
          </w:rPr>
          <w:t>获取到锁要执行的代码块，这里主要写你的业务代码</w:t>
        </w:r>
      </w:ins>
    </w:p>
    <w:p w:rsidR="008C4859" w:rsidRPr="008C4859" w:rsidRDefault="008C4859" w:rsidP="008C4859">
      <w:pPr>
        <w:autoSpaceDE w:val="0"/>
        <w:autoSpaceDN w:val="0"/>
        <w:adjustRightInd w:val="0"/>
        <w:jc w:val="left"/>
        <w:rPr>
          <w:ins w:id="488" w:author="Yangcl" w:date="2020-03-25T12:37:00Z"/>
          <w:rFonts w:ascii="Century Schoolbook" w:hAnsi="Century Schoolbook" w:cs="Century Schoolbook"/>
          <w:kern w:val="0"/>
          <w:sz w:val="24"/>
          <w:szCs w:val="24"/>
          <w:rPrChange w:id="489" w:author="Yangcl" w:date="2020-03-25T12:37:00Z">
            <w:rPr>
              <w:ins w:id="490" w:author="Yangcl" w:date="2020-03-25T12:37:00Z"/>
              <w:rFonts w:ascii="Century Schoolbook" w:hAnsi="Century Schoolbook" w:cs="Century Schoolbook"/>
              <w:kern w:val="0"/>
              <w:sz w:val="24"/>
              <w:szCs w:val="24"/>
            </w:rPr>
          </w:rPrChange>
        </w:rPr>
      </w:pPr>
      <w:ins w:id="491" w:author="Yangcl" w:date="2020-03-25T12:37:00Z">
        <w:r w:rsidRPr="008C4859">
          <w:rPr>
            <w:rFonts w:ascii="Century Schoolbook" w:hAnsi="Century Schoolbook" w:cs="Century Schoolbook"/>
            <w:color w:val="000000"/>
            <w:kern w:val="0"/>
            <w:sz w:val="24"/>
            <w:szCs w:val="24"/>
            <w:rPrChange w:id="492"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493"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494" w:author="Yangcl" w:date="2020-03-25T12:37:00Z">
              <w:rPr>
                <w:rFonts w:ascii="Century Schoolbook" w:hAnsi="Century Schoolbook" w:cs="Century Schoolbook"/>
                <w:color w:val="000000"/>
                <w:kern w:val="0"/>
                <w:sz w:val="24"/>
                <w:szCs w:val="24"/>
              </w:rPr>
            </w:rPrChange>
          </w:rPr>
          <w:tab/>
          <w:t>System.</w:t>
        </w:r>
        <w:r w:rsidRPr="008C4859">
          <w:rPr>
            <w:rFonts w:ascii="Century Schoolbook" w:hAnsi="Century Schoolbook" w:cs="Century Schoolbook"/>
            <w:bCs/>
            <w:iCs/>
            <w:color w:val="0000C0"/>
            <w:kern w:val="0"/>
            <w:sz w:val="24"/>
            <w:szCs w:val="24"/>
            <w:rPrChange w:id="495" w:author="Yangcl" w:date="2020-03-25T12:37:00Z">
              <w:rPr>
                <w:rFonts w:ascii="Century Schoolbook" w:hAnsi="Century Schoolbook" w:cs="Century Schoolbook"/>
                <w:b/>
                <w:bCs/>
                <w:i/>
                <w:iCs/>
                <w:color w:val="0000C0"/>
                <w:kern w:val="0"/>
                <w:sz w:val="24"/>
                <w:szCs w:val="24"/>
              </w:rPr>
            </w:rPrChange>
          </w:rPr>
          <w:t>out</w:t>
        </w:r>
        <w:r w:rsidRPr="008C4859">
          <w:rPr>
            <w:rFonts w:ascii="Century Schoolbook" w:hAnsi="Century Schoolbook" w:cs="Century Schoolbook"/>
            <w:color w:val="000000"/>
            <w:kern w:val="0"/>
            <w:sz w:val="24"/>
            <w:szCs w:val="24"/>
            <w:rPrChange w:id="496" w:author="Yangcl" w:date="2020-03-25T12:37:00Z">
              <w:rPr>
                <w:rFonts w:ascii="Century Schoolbook" w:hAnsi="Century Schoolbook" w:cs="Century Schoolbook"/>
                <w:color w:val="000000"/>
                <w:kern w:val="0"/>
                <w:sz w:val="24"/>
                <w:szCs w:val="24"/>
              </w:rPr>
            </w:rPrChange>
          </w:rPr>
          <w:t>.println(</w:t>
        </w:r>
        <w:r w:rsidRPr="008C4859">
          <w:rPr>
            <w:rFonts w:ascii="Century Schoolbook" w:hAnsi="Century Schoolbook" w:cs="Century Schoolbook"/>
            <w:color w:val="6A3E3E"/>
            <w:kern w:val="0"/>
            <w:sz w:val="24"/>
            <w:szCs w:val="24"/>
            <w:rPrChange w:id="497" w:author="Yangcl" w:date="2020-03-25T12:37:00Z">
              <w:rPr>
                <w:rFonts w:ascii="Century Schoolbook" w:hAnsi="Century Schoolbook" w:cs="Century Schoolbook"/>
                <w:color w:val="6A3E3E"/>
                <w:kern w:val="0"/>
                <w:sz w:val="24"/>
                <w:szCs w:val="24"/>
              </w:rPr>
            </w:rPrChange>
          </w:rPr>
          <w:t>now</w:t>
        </w:r>
        <w:r w:rsidRPr="008C4859">
          <w:rPr>
            <w:rFonts w:ascii="Century Schoolbook" w:hAnsi="Century Schoolbook" w:cs="Century Schoolbook"/>
            <w:color w:val="000000"/>
            <w:kern w:val="0"/>
            <w:sz w:val="24"/>
            <w:szCs w:val="24"/>
            <w:rPrChange w:id="498" w:author="Yangcl" w:date="2020-03-25T12:37:00Z">
              <w:rPr>
                <w:rFonts w:ascii="Century Schoolbook" w:hAnsi="Century Schoolbook" w:cs="Century Schoolbook"/>
                <w:color w:val="000000"/>
                <w:kern w:val="0"/>
                <w:sz w:val="24"/>
                <w:szCs w:val="24"/>
              </w:rPr>
            </w:rPrChange>
          </w:rPr>
          <w:t>);</w:t>
        </w:r>
      </w:ins>
    </w:p>
    <w:p w:rsidR="008C4859" w:rsidRPr="008C4859" w:rsidRDefault="008C4859" w:rsidP="008C4859">
      <w:pPr>
        <w:autoSpaceDE w:val="0"/>
        <w:autoSpaceDN w:val="0"/>
        <w:adjustRightInd w:val="0"/>
        <w:jc w:val="left"/>
        <w:rPr>
          <w:ins w:id="499" w:author="Yangcl" w:date="2020-03-25T12:37:00Z"/>
          <w:rFonts w:ascii="Century Schoolbook" w:hAnsi="Century Schoolbook" w:cs="Century Schoolbook"/>
          <w:kern w:val="0"/>
          <w:sz w:val="24"/>
          <w:szCs w:val="24"/>
          <w:rPrChange w:id="500" w:author="Yangcl" w:date="2020-03-25T12:37:00Z">
            <w:rPr>
              <w:ins w:id="501" w:author="Yangcl" w:date="2020-03-25T12:37:00Z"/>
              <w:rFonts w:ascii="Century Schoolbook" w:hAnsi="Century Schoolbook" w:cs="Century Schoolbook"/>
              <w:kern w:val="0"/>
              <w:sz w:val="24"/>
              <w:szCs w:val="24"/>
            </w:rPr>
          </w:rPrChange>
        </w:rPr>
      </w:pPr>
      <w:ins w:id="502" w:author="Yangcl" w:date="2020-03-25T12:37:00Z">
        <w:r w:rsidRPr="008C4859">
          <w:rPr>
            <w:rFonts w:ascii="Century Schoolbook" w:hAnsi="Century Schoolbook" w:cs="Century Schoolbook"/>
            <w:color w:val="000000"/>
            <w:kern w:val="0"/>
            <w:sz w:val="24"/>
            <w:szCs w:val="24"/>
            <w:rPrChange w:id="503"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504" w:author="Yangcl" w:date="2020-03-25T12:37:00Z">
              <w:rPr>
                <w:rFonts w:ascii="Century Schoolbook" w:hAnsi="Century Schoolbook" w:cs="Century Schoolbook"/>
                <w:color w:val="000000"/>
                <w:kern w:val="0"/>
                <w:sz w:val="24"/>
                <w:szCs w:val="24"/>
              </w:rPr>
            </w:rPrChange>
          </w:rPr>
          <w:tab/>
          <w:t xml:space="preserve">} </w:t>
        </w:r>
        <w:r w:rsidRPr="008C4859">
          <w:rPr>
            <w:rFonts w:ascii="Century Schoolbook" w:hAnsi="Century Schoolbook" w:cs="Century Schoolbook"/>
            <w:bCs/>
            <w:color w:val="7F0055"/>
            <w:kern w:val="0"/>
            <w:sz w:val="24"/>
            <w:szCs w:val="24"/>
            <w:rPrChange w:id="505" w:author="Yangcl" w:date="2020-03-25T12:37:00Z">
              <w:rPr>
                <w:rFonts w:ascii="Century Schoolbook" w:hAnsi="Century Schoolbook" w:cs="Century Schoolbook"/>
                <w:b/>
                <w:bCs/>
                <w:color w:val="7F0055"/>
                <w:kern w:val="0"/>
                <w:sz w:val="24"/>
                <w:szCs w:val="24"/>
              </w:rPr>
            </w:rPrChange>
          </w:rPr>
          <w:t>else</w:t>
        </w:r>
        <w:r w:rsidRPr="008C4859">
          <w:rPr>
            <w:rFonts w:ascii="Century Schoolbook" w:hAnsi="Century Schoolbook" w:cs="Century Schoolbook"/>
            <w:color w:val="000000"/>
            <w:kern w:val="0"/>
            <w:sz w:val="24"/>
            <w:szCs w:val="24"/>
            <w:rPrChange w:id="506" w:author="Yangcl" w:date="2020-03-25T12:37:00Z">
              <w:rPr>
                <w:rFonts w:ascii="Century Schoolbook" w:hAnsi="Century Schoolbook" w:cs="Century Schoolbook"/>
                <w:color w:val="000000"/>
                <w:kern w:val="0"/>
                <w:sz w:val="24"/>
                <w:szCs w:val="24"/>
              </w:rPr>
            </w:rPrChange>
          </w:rPr>
          <w:t xml:space="preserve"> {</w:t>
        </w:r>
      </w:ins>
    </w:p>
    <w:p w:rsidR="008C4859" w:rsidRPr="008C4859" w:rsidRDefault="008C4859" w:rsidP="008C4859">
      <w:pPr>
        <w:autoSpaceDE w:val="0"/>
        <w:autoSpaceDN w:val="0"/>
        <w:adjustRightInd w:val="0"/>
        <w:jc w:val="left"/>
        <w:rPr>
          <w:ins w:id="507" w:author="Yangcl" w:date="2020-03-25T12:37:00Z"/>
          <w:rFonts w:ascii="Century Schoolbook" w:hAnsi="Century Schoolbook" w:cs="Century Schoolbook"/>
          <w:kern w:val="0"/>
          <w:sz w:val="24"/>
          <w:szCs w:val="24"/>
          <w:rPrChange w:id="508" w:author="Yangcl" w:date="2020-03-25T12:37:00Z">
            <w:rPr>
              <w:ins w:id="509" w:author="Yangcl" w:date="2020-03-25T12:37:00Z"/>
              <w:rFonts w:ascii="Century Schoolbook" w:hAnsi="Century Schoolbook" w:cs="Century Schoolbook"/>
              <w:kern w:val="0"/>
              <w:sz w:val="24"/>
              <w:szCs w:val="24"/>
            </w:rPr>
          </w:rPrChange>
        </w:rPr>
      </w:pPr>
      <w:ins w:id="510" w:author="Yangcl" w:date="2020-03-25T12:37:00Z">
        <w:r w:rsidRPr="008C4859">
          <w:rPr>
            <w:rFonts w:ascii="Century Schoolbook" w:hAnsi="Century Schoolbook" w:cs="Century Schoolbook"/>
            <w:color w:val="000000"/>
            <w:kern w:val="0"/>
            <w:sz w:val="24"/>
            <w:szCs w:val="24"/>
            <w:rPrChange w:id="511"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512"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513"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3F7F5F"/>
            <w:kern w:val="0"/>
            <w:sz w:val="24"/>
            <w:szCs w:val="24"/>
            <w:rPrChange w:id="514" w:author="Yangcl" w:date="2020-03-25T12:37:00Z">
              <w:rPr>
                <w:rFonts w:ascii="Century Schoolbook" w:hAnsi="Century Schoolbook" w:cs="Century Schoolbook"/>
                <w:color w:val="3F7F5F"/>
                <w:kern w:val="0"/>
                <w:sz w:val="24"/>
                <w:szCs w:val="24"/>
              </w:rPr>
            </w:rPrChange>
          </w:rPr>
          <w:t xml:space="preserve">// </w:t>
        </w:r>
        <w:r w:rsidRPr="008C4859">
          <w:rPr>
            <w:rFonts w:ascii="Century Schoolbook" w:hAnsi="Century Schoolbook" w:cs="Century Schoolbook"/>
            <w:bCs/>
            <w:color w:val="7F9FBF"/>
            <w:kern w:val="0"/>
            <w:sz w:val="24"/>
            <w:szCs w:val="24"/>
            <w:rPrChange w:id="515" w:author="Yangcl" w:date="2020-03-25T12:37:00Z">
              <w:rPr>
                <w:rFonts w:ascii="Century Schoolbook" w:hAnsi="Century Schoolbook" w:cs="Century Schoolbook"/>
                <w:b/>
                <w:bCs/>
                <w:color w:val="7F9FBF"/>
                <w:kern w:val="0"/>
                <w:sz w:val="24"/>
                <w:szCs w:val="24"/>
              </w:rPr>
            </w:rPrChange>
          </w:rPr>
          <w:t>TODO</w:t>
        </w:r>
        <w:r w:rsidRPr="008C4859">
          <w:rPr>
            <w:rFonts w:ascii="Century Schoolbook" w:hAnsi="Century Schoolbook" w:cs="Century Schoolbook"/>
            <w:color w:val="3F7F5F"/>
            <w:kern w:val="0"/>
            <w:sz w:val="24"/>
            <w:szCs w:val="24"/>
            <w:rPrChange w:id="516" w:author="Yangcl" w:date="2020-03-25T12:37:00Z">
              <w:rPr>
                <w:rFonts w:ascii="Century Schoolbook" w:hAnsi="Century Schoolbook" w:cs="Century Schoolbook"/>
                <w:color w:val="3F7F5F"/>
                <w:kern w:val="0"/>
                <w:sz w:val="24"/>
                <w:szCs w:val="24"/>
              </w:rPr>
            </w:rPrChange>
          </w:rPr>
          <w:t xml:space="preserve"> </w:t>
        </w:r>
        <w:r w:rsidRPr="008C4859">
          <w:rPr>
            <w:rFonts w:ascii="Century Schoolbook" w:hAnsi="Century Schoolbook" w:cs="Century Schoolbook"/>
            <w:color w:val="3F7F5F"/>
            <w:kern w:val="0"/>
            <w:sz w:val="24"/>
            <w:szCs w:val="24"/>
            <w:rPrChange w:id="517" w:author="Yangcl" w:date="2020-03-25T12:37:00Z">
              <w:rPr>
                <w:rFonts w:ascii="Century Schoolbook" w:hAnsi="Century Schoolbook" w:cs="Century Schoolbook"/>
                <w:color w:val="3F7F5F"/>
                <w:kern w:val="0"/>
                <w:sz w:val="24"/>
                <w:szCs w:val="24"/>
              </w:rPr>
            </w:rPrChange>
          </w:rPr>
          <w:t>没有获取到锁要执行的代码块，通常不做任何处理</w:t>
        </w:r>
      </w:ins>
    </w:p>
    <w:p w:rsidR="008C4859" w:rsidRPr="008C4859" w:rsidRDefault="008C4859" w:rsidP="008C4859">
      <w:pPr>
        <w:autoSpaceDE w:val="0"/>
        <w:autoSpaceDN w:val="0"/>
        <w:adjustRightInd w:val="0"/>
        <w:jc w:val="left"/>
        <w:rPr>
          <w:ins w:id="518" w:author="Yangcl" w:date="2020-03-25T12:37:00Z"/>
          <w:rFonts w:ascii="Century Schoolbook" w:hAnsi="Century Schoolbook" w:cs="Century Schoolbook"/>
          <w:kern w:val="0"/>
          <w:sz w:val="24"/>
          <w:szCs w:val="24"/>
          <w:rPrChange w:id="519" w:author="Yangcl" w:date="2020-03-25T12:37:00Z">
            <w:rPr>
              <w:ins w:id="520" w:author="Yangcl" w:date="2020-03-25T12:37:00Z"/>
              <w:rFonts w:ascii="Century Schoolbook" w:hAnsi="Century Schoolbook" w:cs="Century Schoolbook"/>
              <w:kern w:val="0"/>
              <w:sz w:val="24"/>
              <w:szCs w:val="24"/>
            </w:rPr>
          </w:rPrChange>
        </w:rPr>
      </w:pPr>
      <w:ins w:id="521" w:author="Yangcl" w:date="2020-03-25T12:37:00Z">
        <w:r w:rsidRPr="008C4859">
          <w:rPr>
            <w:rFonts w:ascii="Century Schoolbook" w:hAnsi="Century Schoolbook" w:cs="Century Schoolbook"/>
            <w:color w:val="000000"/>
            <w:kern w:val="0"/>
            <w:sz w:val="24"/>
            <w:szCs w:val="24"/>
            <w:rPrChange w:id="522"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523" w:author="Yangcl" w:date="2020-03-25T12:37:00Z">
              <w:rPr>
                <w:rFonts w:ascii="Century Schoolbook" w:hAnsi="Century Schoolbook" w:cs="Century Schoolbook"/>
                <w:color w:val="000000"/>
                <w:kern w:val="0"/>
                <w:sz w:val="24"/>
                <w:szCs w:val="24"/>
              </w:rPr>
            </w:rPrChange>
          </w:rPr>
          <w:tab/>
          <w:t>}</w:t>
        </w:r>
      </w:ins>
    </w:p>
    <w:p w:rsidR="008C4859" w:rsidRPr="008C4859" w:rsidRDefault="008C4859" w:rsidP="008C4859">
      <w:pPr>
        <w:autoSpaceDE w:val="0"/>
        <w:autoSpaceDN w:val="0"/>
        <w:adjustRightInd w:val="0"/>
        <w:jc w:val="left"/>
        <w:rPr>
          <w:ins w:id="524" w:author="Yangcl" w:date="2020-03-25T12:37:00Z"/>
          <w:rFonts w:ascii="Century Schoolbook" w:hAnsi="Century Schoolbook" w:cs="Century Schoolbook"/>
          <w:kern w:val="0"/>
          <w:sz w:val="24"/>
          <w:szCs w:val="24"/>
          <w:rPrChange w:id="525" w:author="Yangcl" w:date="2020-03-25T12:37:00Z">
            <w:rPr>
              <w:ins w:id="526" w:author="Yangcl" w:date="2020-03-25T12:37:00Z"/>
              <w:rFonts w:ascii="Century Schoolbook" w:hAnsi="Century Schoolbook" w:cs="Century Schoolbook"/>
              <w:kern w:val="0"/>
              <w:sz w:val="24"/>
              <w:szCs w:val="24"/>
            </w:rPr>
          </w:rPrChange>
        </w:rPr>
      </w:pPr>
      <w:ins w:id="527" w:author="Yangcl" w:date="2020-03-25T12:37:00Z">
        <w:r w:rsidRPr="008C4859">
          <w:rPr>
            <w:rFonts w:ascii="Century Schoolbook" w:hAnsi="Century Schoolbook" w:cs="Century Schoolbook"/>
            <w:color w:val="000000"/>
            <w:kern w:val="0"/>
            <w:sz w:val="24"/>
            <w:szCs w:val="24"/>
            <w:rPrChange w:id="528" w:author="Yangcl" w:date="2020-03-25T12:37:00Z">
              <w:rPr>
                <w:rFonts w:ascii="Century Schoolbook" w:hAnsi="Century Schoolbook" w:cs="Century Schoolbook"/>
                <w:color w:val="000000"/>
                <w:kern w:val="0"/>
                <w:sz w:val="24"/>
                <w:szCs w:val="24"/>
              </w:rPr>
            </w:rPrChange>
          </w:rPr>
          <w:tab/>
          <w:t xml:space="preserve">} </w:t>
        </w:r>
        <w:r w:rsidRPr="008C4859">
          <w:rPr>
            <w:rFonts w:ascii="Century Schoolbook" w:hAnsi="Century Schoolbook" w:cs="Century Schoolbook"/>
            <w:bCs/>
            <w:color w:val="7F0055"/>
            <w:kern w:val="0"/>
            <w:sz w:val="24"/>
            <w:szCs w:val="24"/>
            <w:rPrChange w:id="529" w:author="Yangcl" w:date="2020-03-25T12:37:00Z">
              <w:rPr>
                <w:rFonts w:ascii="Century Schoolbook" w:hAnsi="Century Schoolbook" w:cs="Century Schoolbook"/>
                <w:b/>
                <w:bCs/>
                <w:color w:val="7F0055"/>
                <w:kern w:val="0"/>
                <w:sz w:val="24"/>
                <w:szCs w:val="24"/>
              </w:rPr>
            </w:rPrChange>
          </w:rPr>
          <w:t>catch</w:t>
        </w:r>
        <w:r w:rsidRPr="008C4859">
          <w:rPr>
            <w:rFonts w:ascii="Century Schoolbook" w:hAnsi="Century Schoolbook" w:cs="Century Schoolbook"/>
            <w:color w:val="000000"/>
            <w:kern w:val="0"/>
            <w:sz w:val="24"/>
            <w:szCs w:val="24"/>
            <w:rPrChange w:id="530" w:author="Yangcl" w:date="2020-03-25T12:37:00Z">
              <w:rPr>
                <w:rFonts w:ascii="Century Schoolbook" w:hAnsi="Century Schoolbook" w:cs="Century Schoolbook"/>
                <w:color w:val="000000"/>
                <w:kern w:val="0"/>
                <w:sz w:val="24"/>
                <w:szCs w:val="24"/>
              </w:rPr>
            </w:rPrChange>
          </w:rPr>
          <w:t xml:space="preserve"> (Exception </w:t>
        </w:r>
        <w:r w:rsidRPr="008C4859">
          <w:rPr>
            <w:rFonts w:ascii="Century Schoolbook" w:hAnsi="Century Schoolbook" w:cs="Century Schoolbook"/>
            <w:color w:val="6A3E3E"/>
            <w:kern w:val="0"/>
            <w:sz w:val="24"/>
            <w:szCs w:val="24"/>
            <w:rPrChange w:id="531" w:author="Yangcl" w:date="2020-03-25T12:37:00Z">
              <w:rPr>
                <w:rFonts w:ascii="Century Schoolbook" w:hAnsi="Century Schoolbook" w:cs="Century Schoolbook"/>
                <w:color w:val="6A3E3E"/>
                <w:kern w:val="0"/>
                <w:sz w:val="24"/>
                <w:szCs w:val="24"/>
              </w:rPr>
            </w:rPrChange>
          </w:rPr>
          <w:t>e</w:t>
        </w:r>
        <w:r w:rsidRPr="008C4859">
          <w:rPr>
            <w:rFonts w:ascii="Century Schoolbook" w:hAnsi="Century Schoolbook" w:cs="Century Schoolbook"/>
            <w:color w:val="000000"/>
            <w:kern w:val="0"/>
            <w:sz w:val="24"/>
            <w:szCs w:val="24"/>
            <w:rPrChange w:id="532" w:author="Yangcl" w:date="2020-03-25T12:37:00Z">
              <w:rPr>
                <w:rFonts w:ascii="Century Schoolbook" w:hAnsi="Century Schoolbook" w:cs="Century Schoolbook"/>
                <w:color w:val="000000"/>
                <w:kern w:val="0"/>
                <w:sz w:val="24"/>
                <w:szCs w:val="24"/>
              </w:rPr>
            </w:rPrChange>
          </w:rPr>
          <w:t>) {</w:t>
        </w:r>
      </w:ins>
    </w:p>
    <w:p w:rsidR="008C4859" w:rsidRPr="008C4859" w:rsidRDefault="008C4859" w:rsidP="008C4859">
      <w:pPr>
        <w:autoSpaceDE w:val="0"/>
        <w:autoSpaceDN w:val="0"/>
        <w:adjustRightInd w:val="0"/>
        <w:jc w:val="left"/>
        <w:rPr>
          <w:ins w:id="533" w:author="Yangcl" w:date="2020-03-25T12:37:00Z"/>
          <w:rFonts w:ascii="Century Schoolbook" w:hAnsi="Century Schoolbook" w:cs="Century Schoolbook"/>
          <w:kern w:val="0"/>
          <w:sz w:val="24"/>
          <w:szCs w:val="24"/>
          <w:rPrChange w:id="534" w:author="Yangcl" w:date="2020-03-25T12:37:00Z">
            <w:rPr>
              <w:ins w:id="535" w:author="Yangcl" w:date="2020-03-25T12:37:00Z"/>
              <w:rFonts w:ascii="Century Schoolbook" w:hAnsi="Century Schoolbook" w:cs="Century Schoolbook"/>
              <w:kern w:val="0"/>
              <w:sz w:val="24"/>
              <w:szCs w:val="24"/>
            </w:rPr>
          </w:rPrChange>
        </w:rPr>
      </w:pPr>
      <w:ins w:id="536" w:author="Yangcl" w:date="2020-03-25T12:37:00Z">
        <w:r w:rsidRPr="008C4859">
          <w:rPr>
            <w:rFonts w:ascii="Century Schoolbook" w:hAnsi="Century Schoolbook" w:cs="Century Schoolbook"/>
            <w:color w:val="000000"/>
            <w:kern w:val="0"/>
            <w:sz w:val="24"/>
            <w:szCs w:val="24"/>
            <w:rPrChange w:id="537"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538"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6A3E3E"/>
            <w:kern w:val="0"/>
            <w:sz w:val="24"/>
            <w:szCs w:val="24"/>
            <w:rPrChange w:id="539" w:author="Yangcl" w:date="2020-03-25T12:37:00Z">
              <w:rPr>
                <w:rFonts w:ascii="Century Schoolbook" w:hAnsi="Century Schoolbook" w:cs="Century Schoolbook"/>
                <w:color w:val="6A3E3E"/>
                <w:kern w:val="0"/>
                <w:sz w:val="24"/>
                <w:szCs w:val="24"/>
              </w:rPr>
            </w:rPrChange>
          </w:rPr>
          <w:t>e</w:t>
        </w:r>
        <w:r w:rsidRPr="008C4859">
          <w:rPr>
            <w:rFonts w:ascii="Century Schoolbook" w:hAnsi="Century Schoolbook" w:cs="Century Schoolbook"/>
            <w:color w:val="000000"/>
            <w:kern w:val="0"/>
            <w:sz w:val="24"/>
            <w:szCs w:val="24"/>
            <w:rPrChange w:id="540" w:author="Yangcl" w:date="2020-03-25T12:37:00Z">
              <w:rPr>
                <w:rFonts w:ascii="Century Schoolbook" w:hAnsi="Century Schoolbook" w:cs="Century Schoolbook"/>
                <w:color w:val="000000"/>
                <w:kern w:val="0"/>
                <w:sz w:val="24"/>
                <w:szCs w:val="24"/>
              </w:rPr>
            </w:rPrChange>
          </w:rPr>
          <w:t>.printStackTrace();</w:t>
        </w:r>
      </w:ins>
    </w:p>
    <w:p w:rsidR="008C4859" w:rsidRPr="008C4859" w:rsidRDefault="008C4859" w:rsidP="008C4859">
      <w:pPr>
        <w:autoSpaceDE w:val="0"/>
        <w:autoSpaceDN w:val="0"/>
        <w:adjustRightInd w:val="0"/>
        <w:jc w:val="left"/>
        <w:rPr>
          <w:ins w:id="541" w:author="Yangcl" w:date="2020-03-25T12:37:00Z"/>
          <w:rFonts w:ascii="Century Schoolbook" w:hAnsi="Century Schoolbook" w:cs="Century Schoolbook"/>
          <w:kern w:val="0"/>
          <w:sz w:val="24"/>
          <w:szCs w:val="24"/>
          <w:rPrChange w:id="542" w:author="Yangcl" w:date="2020-03-25T12:37:00Z">
            <w:rPr>
              <w:ins w:id="543" w:author="Yangcl" w:date="2020-03-25T12:37:00Z"/>
              <w:rFonts w:ascii="Century Schoolbook" w:hAnsi="Century Schoolbook" w:cs="Century Schoolbook"/>
              <w:kern w:val="0"/>
              <w:sz w:val="24"/>
              <w:szCs w:val="24"/>
            </w:rPr>
          </w:rPrChange>
        </w:rPr>
      </w:pPr>
      <w:ins w:id="544" w:author="Yangcl" w:date="2020-03-25T12:37:00Z">
        <w:r w:rsidRPr="008C4859">
          <w:rPr>
            <w:rFonts w:ascii="Century Schoolbook" w:hAnsi="Century Schoolbook" w:cs="Century Schoolbook"/>
            <w:color w:val="000000"/>
            <w:kern w:val="0"/>
            <w:sz w:val="24"/>
            <w:szCs w:val="24"/>
            <w:rPrChange w:id="545" w:author="Yangcl" w:date="2020-03-25T12:37:00Z">
              <w:rPr>
                <w:rFonts w:ascii="Century Schoolbook" w:hAnsi="Century Schoolbook" w:cs="Century Schoolbook"/>
                <w:color w:val="000000"/>
                <w:kern w:val="0"/>
                <w:sz w:val="24"/>
                <w:szCs w:val="24"/>
              </w:rPr>
            </w:rPrChange>
          </w:rPr>
          <w:tab/>
          <w:t xml:space="preserve">} </w:t>
        </w:r>
        <w:r w:rsidRPr="008C4859">
          <w:rPr>
            <w:rFonts w:ascii="Century Schoolbook" w:hAnsi="Century Schoolbook" w:cs="Century Schoolbook"/>
            <w:bCs/>
            <w:color w:val="7F0055"/>
            <w:kern w:val="0"/>
            <w:sz w:val="24"/>
            <w:szCs w:val="24"/>
            <w:rPrChange w:id="546" w:author="Yangcl" w:date="2020-03-25T12:37:00Z">
              <w:rPr>
                <w:rFonts w:ascii="Century Schoolbook" w:hAnsi="Century Schoolbook" w:cs="Century Schoolbook"/>
                <w:b/>
                <w:bCs/>
                <w:color w:val="7F0055"/>
                <w:kern w:val="0"/>
                <w:sz w:val="24"/>
                <w:szCs w:val="24"/>
              </w:rPr>
            </w:rPrChange>
          </w:rPr>
          <w:t>finally</w:t>
        </w:r>
        <w:r w:rsidRPr="008C4859">
          <w:rPr>
            <w:rFonts w:ascii="Century Schoolbook" w:hAnsi="Century Schoolbook" w:cs="Century Schoolbook"/>
            <w:color w:val="000000"/>
            <w:kern w:val="0"/>
            <w:sz w:val="24"/>
            <w:szCs w:val="24"/>
            <w:rPrChange w:id="547" w:author="Yangcl" w:date="2020-03-25T12:37:00Z">
              <w:rPr>
                <w:rFonts w:ascii="Century Schoolbook" w:hAnsi="Century Schoolbook" w:cs="Century Schoolbook"/>
                <w:color w:val="000000"/>
                <w:kern w:val="0"/>
                <w:sz w:val="24"/>
                <w:szCs w:val="24"/>
              </w:rPr>
            </w:rPrChange>
          </w:rPr>
          <w:t xml:space="preserve"> {</w:t>
        </w:r>
      </w:ins>
    </w:p>
    <w:p w:rsidR="008C4859" w:rsidRPr="008C4859" w:rsidRDefault="008C4859" w:rsidP="008C4859">
      <w:pPr>
        <w:autoSpaceDE w:val="0"/>
        <w:autoSpaceDN w:val="0"/>
        <w:adjustRightInd w:val="0"/>
        <w:jc w:val="left"/>
        <w:rPr>
          <w:ins w:id="548" w:author="Yangcl" w:date="2020-03-25T12:37:00Z"/>
          <w:rFonts w:ascii="Century Schoolbook" w:hAnsi="Century Schoolbook" w:cs="Century Schoolbook"/>
          <w:kern w:val="0"/>
          <w:sz w:val="24"/>
          <w:szCs w:val="24"/>
          <w:rPrChange w:id="549" w:author="Yangcl" w:date="2020-03-25T12:37:00Z">
            <w:rPr>
              <w:ins w:id="550" w:author="Yangcl" w:date="2020-03-25T12:37:00Z"/>
              <w:rFonts w:ascii="Century Schoolbook" w:hAnsi="Century Schoolbook" w:cs="Century Schoolbook"/>
              <w:kern w:val="0"/>
              <w:sz w:val="24"/>
              <w:szCs w:val="24"/>
            </w:rPr>
          </w:rPrChange>
        </w:rPr>
      </w:pPr>
      <w:ins w:id="551" w:author="Yangcl" w:date="2020-03-25T12:37:00Z">
        <w:r w:rsidRPr="008C4859">
          <w:rPr>
            <w:rFonts w:ascii="Century Schoolbook" w:hAnsi="Century Schoolbook" w:cs="Century Schoolbook"/>
            <w:color w:val="000000"/>
            <w:kern w:val="0"/>
            <w:sz w:val="24"/>
            <w:szCs w:val="24"/>
            <w:rPrChange w:id="552"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000000"/>
            <w:kern w:val="0"/>
            <w:sz w:val="24"/>
            <w:szCs w:val="24"/>
            <w:rPrChange w:id="553" w:author="Yangcl" w:date="2020-03-25T12:37:00Z">
              <w:rPr>
                <w:rFonts w:ascii="Century Schoolbook" w:hAnsi="Century Schoolbook" w:cs="Century Schoolbook"/>
                <w:color w:val="000000"/>
                <w:kern w:val="0"/>
                <w:sz w:val="24"/>
                <w:szCs w:val="24"/>
              </w:rPr>
            </w:rPrChange>
          </w:rPr>
          <w:tab/>
        </w:r>
        <w:r w:rsidRPr="008C4859">
          <w:rPr>
            <w:rFonts w:ascii="Century Schoolbook" w:hAnsi="Century Schoolbook" w:cs="Century Schoolbook"/>
            <w:color w:val="6A3E3E"/>
            <w:kern w:val="0"/>
            <w:sz w:val="24"/>
            <w:szCs w:val="24"/>
            <w:rPrChange w:id="554" w:author="Yangcl" w:date="2020-03-25T12:37:00Z">
              <w:rPr>
                <w:rFonts w:ascii="Century Schoolbook" w:hAnsi="Century Schoolbook" w:cs="Century Schoolbook"/>
                <w:color w:val="6A3E3E"/>
                <w:kern w:val="0"/>
                <w:sz w:val="24"/>
                <w:szCs w:val="24"/>
              </w:rPr>
            </w:rPrChange>
          </w:rPr>
          <w:t>lock</w:t>
        </w:r>
        <w:r w:rsidRPr="008C4859">
          <w:rPr>
            <w:rFonts w:ascii="Century Schoolbook" w:hAnsi="Century Schoolbook" w:cs="Century Schoolbook"/>
            <w:color w:val="000000"/>
            <w:kern w:val="0"/>
            <w:sz w:val="24"/>
            <w:szCs w:val="24"/>
            <w:rPrChange w:id="555" w:author="Yangcl" w:date="2020-03-25T12:37:00Z">
              <w:rPr>
                <w:rFonts w:ascii="Century Schoolbook" w:hAnsi="Century Schoolbook" w:cs="Century Schoolbook"/>
                <w:color w:val="000000"/>
                <w:kern w:val="0"/>
                <w:sz w:val="24"/>
                <w:szCs w:val="24"/>
              </w:rPr>
            </w:rPrChange>
          </w:rPr>
          <w:t>.unlock();</w:t>
        </w:r>
      </w:ins>
    </w:p>
    <w:p w:rsidR="008C4859" w:rsidRPr="008C4859" w:rsidRDefault="008C4859" w:rsidP="008C4859">
      <w:pPr>
        <w:autoSpaceDE w:val="0"/>
        <w:autoSpaceDN w:val="0"/>
        <w:adjustRightInd w:val="0"/>
        <w:jc w:val="left"/>
        <w:rPr>
          <w:ins w:id="556" w:author="Yangcl" w:date="2020-03-25T12:37:00Z"/>
          <w:rFonts w:ascii="Century Schoolbook" w:hAnsi="Century Schoolbook" w:cs="Century Schoolbook"/>
          <w:kern w:val="0"/>
          <w:sz w:val="24"/>
          <w:szCs w:val="24"/>
          <w:rPrChange w:id="557" w:author="Yangcl" w:date="2020-03-25T12:37:00Z">
            <w:rPr>
              <w:ins w:id="558" w:author="Yangcl" w:date="2020-03-25T12:37:00Z"/>
              <w:rFonts w:ascii="Century Schoolbook" w:hAnsi="Century Schoolbook" w:cs="Century Schoolbook"/>
              <w:kern w:val="0"/>
              <w:sz w:val="24"/>
              <w:szCs w:val="24"/>
            </w:rPr>
          </w:rPrChange>
        </w:rPr>
      </w:pPr>
      <w:ins w:id="559" w:author="Yangcl" w:date="2020-03-25T12:37:00Z">
        <w:r w:rsidRPr="008C4859">
          <w:rPr>
            <w:rFonts w:ascii="Century Schoolbook" w:hAnsi="Century Schoolbook" w:cs="Century Schoolbook"/>
            <w:color w:val="000000"/>
            <w:kern w:val="0"/>
            <w:sz w:val="24"/>
            <w:szCs w:val="24"/>
            <w:rPrChange w:id="560" w:author="Yangcl" w:date="2020-03-25T12:37:00Z">
              <w:rPr>
                <w:rFonts w:ascii="Century Schoolbook" w:hAnsi="Century Schoolbook" w:cs="Century Schoolbook"/>
                <w:color w:val="000000"/>
                <w:kern w:val="0"/>
                <w:sz w:val="24"/>
                <w:szCs w:val="24"/>
              </w:rPr>
            </w:rPrChange>
          </w:rPr>
          <w:tab/>
          <w:t>}</w:t>
        </w:r>
      </w:ins>
    </w:p>
    <w:p w:rsidR="008C4859" w:rsidRPr="008C4859" w:rsidRDefault="008C4859" w:rsidP="008C4859">
      <w:pPr>
        <w:autoSpaceDE w:val="0"/>
        <w:autoSpaceDN w:val="0"/>
        <w:adjustRightInd w:val="0"/>
        <w:jc w:val="left"/>
        <w:rPr>
          <w:ins w:id="561" w:author="Yangcl" w:date="2020-03-25T12:37:00Z"/>
          <w:rFonts w:ascii="Century Schoolbook" w:hAnsi="Century Schoolbook" w:cs="Century Schoolbook"/>
          <w:kern w:val="0"/>
          <w:sz w:val="24"/>
          <w:szCs w:val="24"/>
          <w:rPrChange w:id="562" w:author="Yangcl" w:date="2020-03-25T12:37:00Z">
            <w:rPr>
              <w:ins w:id="563" w:author="Yangcl" w:date="2020-03-25T12:37:00Z"/>
              <w:rFonts w:ascii="Century Schoolbook" w:hAnsi="Century Schoolbook" w:cs="Century Schoolbook"/>
              <w:kern w:val="0"/>
              <w:sz w:val="24"/>
              <w:szCs w:val="24"/>
            </w:rPr>
          </w:rPrChange>
        </w:rPr>
      </w:pPr>
      <w:ins w:id="564" w:author="Yangcl" w:date="2020-03-25T12:37:00Z">
        <w:r w:rsidRPr="008C4859">
          <w:rPr>
            <w:rFonts w:ascii="Century Schoolbook" w:hAnsi="Century Schoolbook" w:cs="Century Schoolbook"/>
            <w:color w:val="000000"/>
            <w:kern w:val="0"/>
            <w:sz w:val="24"/>
            <w:szCs w:val="24"/>
            <w:rPrChange w:id="565" w:author="Yangcl" w:date="2020-03-25T12:37:00Z">
              <w:rPr>
                <w:rFonts w:ascii="Century Schoolbook" w:hAnsi="Century Schoolbook" w:cs="Century Schoolbook"/>
                <w:color w:val="000000"/>
                <w:kern w:val="0"/>
                <w:sz w:val="24"/>
                <w:szCs w:val="24"/>
              </w:rPr>
            </w:rPrChange>
          </w:rPr>
          <w:t>}</w:t>
        </w:r>
      </w:ins>
    </w:p>
    <w:p w:rsidR="00437E04" w:rsidRDefault="00437E04" w:rsidP="00146EE2">
      <w:pPr>
        <w:rPr>
          <w:ins w:id="566" w:author="Yangcl" w:date="2020-03-25T12:11:00Z"/>
          <w:rFonts w:ascii="Century Schoolbook" w:hAnsi="Century Schoolbook" w:hint="eastAsia"/>
        </w:rPr>
      </w:pPr>
      <w:bookmarkStart w:id="567" w:name="_GoBack"/>
      <w:bookmarkEnd w:id="567"/>
    </w:p>
    <w:p w:rsidR="00437E04" w:rsidRDefault="0095433F" w:rsidP="00BE57E6">
      <w:pPr>
        <w:pStyle w:val="Tip3"/>
        <w:rPr>
          <w:ins w:id="568" w:author="Yangcl" w:date="2020-03-25T12:11:00Z"/>
          <w:rFonts w:hint="eastAsia"/>
        </w:rPr>
        <w:pPrChange w:id="569" w:author="Yangcl" w:date="2020-03-25T12:40:00Z">
          <w:pPr/>
        </w:pPrChange>
      </w:pPr>
      <w:ins w:id="570" w:author="Yangcl" w:date="2020-03-25T12:39:00Z">
        <w:r w:rsidRPr="001F2D74">
          <w:t>Redisson</w:t>
        </w:r>
        <w:r>
          <w:t>分布式锁</w:t>
        </w:r>
      </w:ins>
    </w:p>
    <w:p w:rsidR="008F23E8" w:rsidRPr="008F23E8" w:rsidRDefault="008F23E8" w:rsidP="008F23E8">
      <w:pPr>
        <w:autoSpaceDE w:val="0"/>
        <w:autoSpaceDN w:val="0"/>
        <w:adjustRightInd w:val="0"/>
        <w:jc w:val="left"/>
        <w:rPr>
          <w:ins w:id="571" w:author="Yangcl" w:date="2020-03-25T12:39:00Z"/>
          <w:rFonts w:ascii="Century Schoolbook" w:hAnsi="Century Schoolbook" w:cs="Century Schoolbook"/>
          <w:kern w:val="0"/>
          <w:sz w:val="24"/>
          <w:szCs w:val="24"/>
          <w:rPrChange w:id="572" w:author="Yangcl" w:date="2020-03-25T12:39:00Z">
            <w:rPr>
              <w:ins w:id="573" w:author="Yangcl" w:date="2020-03-25T12:39:00Z"/>
              <w:rFonts w:ascii="Century Schoolbook" w:hAnsi="Century Schoolbook" w:cs="Century Schoolbook"/>
              <w:kern w:val="0"/>
              <w:sz w:val="24"/>
              <w:szCs w:val="24"/>
            </w:rPr>
          </w:rPrChange>
        </w:rPr>
      </w:pPr>
      <w:ins w:id="574" w:author="Yangcl" w:date="2020-03-25T12:39:00Z">
        <w:r w:rsidRPr="008F23E8">
          <w:rPr>
            <w:rFonts w:ascii="Century Schoolbook" w:hAnsi="Century Schoolbook" w:cs="Century Schoolbook"/>
            <w:bCs/>
            <w:color w:val="7F0055"/>
            <w:kern w:val="0"/>
            <w:sz w:val="24"/>
            <w:szCs w:val="24"/>
            <w:rPrChange w:id="575" w:author="Yangcl" w:date="2020-03-25T12:39:00Z">
              <w:rPr>
                <w:rFonts w:ascii="Century Schoolbook" w:hAnsi="Century Schoolbook" w:cs="Century Schoolbook"/>
                <w:b/>
                <w:bCs/>
                <w:color w:val="7F0055"/>
                <w:kern w:val="0"/>
                <w:sz w:val="24"/>
                <w:szCs w:val="24"/>
              </w:rPr>
            </w:rPrChange>
          </w:rPr>
          <w:t>public</w:t>
        </w:r>
        <w:r w:rsidRPr="008F23E8">
          <w:rPr>
            <w:rFonts w:ascii="Century Schoolbook" w:hAnsi="Century Schoolbook" w:cs="Century Schoolbook"/>
            <w:color w:val="000000"/>
            <w:kern w:val="0"/>
            <w:sz w:val="24"/>
            <w:szCs w:val="24"/>
            <w:rPrChange w:id="576" w:author="Yangcl" w:date="2020-03-25T12:39:00Z">
              <w:rPr>
                <w:rFonts w:ascii="Century Schoolbook" w:hAnsi="Century Schoolbook" w:cs="Century Schoolbook"/>
                <w:color w:val="000000"/>
                <w:kern w:val="0"/>
                <w:sz w:val="24"/>
                <w:szCs w:val="24"/>
              </w:rPr>
            </w:rPrChange>
          </w:rPr>
          <w:t xml:space="preserve"> </w:t>
        </w:r>
        <w:r w:rsidRPr="008F23E8">
          <w:rPr>
            <w:rFonts w:ascii="Century Schoolbook" w:hAnsi="Century Schoolbook" w:cs="Century Schoolbook"/>
            <w:bCs/>
            <w:color w:val="7F0055"/>
            <w:kern w:val="0"/>
            <w:sz w:val="24"/>
            <w:szCs w:val="24"/>
            <w:rPrChange w:id="577" w:author="Yangcl" w:date="2020-03-25T12:39:00Z">
              <w:rPr>
                <w:rFonts w:ascii="Century Schoolbook" w:hAnsi="Century Schoolbook" w:cs="Century Schoolbook"/>
                <w:b/>
                <w:bCs/>
                <w:color w:val="7F0055"/>
                <w:kern w:val="0"/>
                <w:sz w:val="24"/>
                <w:szCs w:val="24"/>
              </w:rPr>
            </w:rPrChange>
          </w:rPr>
          <w:t>void</w:t>
        </w:r>
        <w:r w:rsidRPr="008F23E8">
          <w:rPr>
            <w:rFonts w:ascii="Century Schoolbook" w:hAnsi="Century Schoolbook" w:cs="Century Schoolbook"/>
            <w:color w:val="000000"/>
            <w:kern w:val="0"/>
            <w:sz w:val="24"/>
            <w:szCs w:val="24"/>
            <w:rPrChange w:id="578" w:author="Yangcl" w:date="2020-03-25T12:39:00Z">
              <w:rPr>
                <w:rFonts w:ascii="Century Schoolbook" w:hAnsi="Century Schoolbook" w:cs="Century Schoolbook"/>
                <w:color w:val="000000"/>
                <w:kern w:val="0"/>
                <w:sz w:val="24"/>
                <w:szCs w:val="24"/>
              </w:rPr>
            </w:rPrChange>
          </w:rPr>
          <w:t xml:space="preserve"> testRedissonLock() {</w:t>
        </w:r>
      </w:ins>
    </w:p>
    <w:p w:rsidR="008F23E8" w:rsidRPr="008F23E8" w:rsidRDefault="008F23E8" w:rsidP="008F23E8">
      <w:pPr>
        <w:autoSpaceDE w:val="0"/>
        <w:autoSpaceDN w:val="0"/>
        <w:adjustRightInd w:val="0"/>
        <w:jc w:val="left"/>
        <w:rPr>
          <w:ins w:id="579" w:author="Yangcl" w:date="2020-03-25T12:39:00Z"/>
          <w:rFonts w:ascii="Century Schoolbook" w:hAnsi="Century Schoolbook" w:cs="Century Schoolbook"/>
          <w:kern w:val="0"/>
          <w:sz w:val="24"/>
          <w:szCs w:val="24"/>
          <w:rPrChange w:id="580" w:author="Yangcl" w:date="2020-03-25T12:39:00Z">
            <w:rPr>
              <w:ins w:id="581" w:author="Yangcl" w:date="2020-03-25T12:39:00Z"/>
              <w:rFonts w:ascii="Century Schoolbook" w:hAnsi="Century Schoolbook" w:cs="Century Schoolbook"/>
              <w:kern w:val="0"/>
              <w:sz w:val="24"/>
              <w:szCs w:val="24"/>
            </w:rPr>
          </w:rPrChange>
        </w:rPr>
      </w:pPr>
      <w:ins w:id="582" w:author="Yangcl" w:date="2020-03-25T12:39:00Z">
        <w:r w:rsidRPr="008F23E8">
          <w:rPr>
            <w:rFonts w:ascii="Century Schoolbook" w:hAnsi="Century Schoolbook" w:cs="Century Schoolbook"/>
            <w:color w:val="000000"/>
            <w:kern w:val="0"/>
            <w:sz w:val="24"/>
            <w:szCs w:val="24"/>
            <w:rPrChange w:id="583" w:author="Yangcl" w:date="2020-03-25T12:39:00Z">
              <w:rPr>
                <w:rFonts w:ascii="Century Schoolbook" w:hAnsi="Century Schoolbook" w:cs="Century Schoolbook"/>
                <w:color w:val="000000"/>
                <w:kern w:val="0"/>
                <w:sz w:val="24"/>
                <w:szCs w:val="24"/>
              </w:rPr>
            </w:rPrChange>
          </w:rPr>
          <w:tab/>
          <w:t xml:space="preserve"> </w:t>
        </w:r>
        <w:r w:rsidRPr="008F23E8">
          <w:rPr>
            <w:rFonts w:ascii="Century Schoolbook" w:hAnsi="Century Schoolbook" w:cs="Century Schoolbook"/>
            <w:color w:val="3F7F5F"/>
            <w:kern w:val="0"/>
            <w:sz w:val="24"/>
            <w:szCs w:val="24"/>
            <w:rPrChange w:id="584" w:author="Yangcl" w:date="2020-03-25T12:39:00Z">
              <w:rPr>
                <w:rFonts w:ascii="Century Schoolbook" w:hAnsi="Century Schoolbook" w:cs="Century Schoolbook"/>
                <w:color w:val="3F7F5F"/>
                <w:kern w:val="0"/>
                <w:sz w:val="24"/>
                <w:szCs w:val="24"/>
              </w:rPr>
            </w:rPrChange>
          </w:rPr>
          <w:t>// RLock</w:t>
        </w:r>
        <w:r w:rsidRPr="008F23E8">
          <w:rPr>
            <w:rFonts w:ascii="Century Schoolbook" w:hAnsi="Century Schoolbook" w:cs="Century Schoolbook"/>
            <w:color w:val="3F7F5F"/>
            <w:kern w:val="0"/>
            <w:sz w:val="24"/>
            <w:szCs w:val="24"/>
            <w:rPrChange w:id="585" w:author="Yangcl" w:date="2020-03-25T12:39:00Z">
              <w:rPr>
                <w:rFonts w:ascii="Century Schoolbook" w:hAnsi="Century Schoolbook" w:cs="Century Schoolbook"/>
                <w:color w:val="3F7F5F"/>
                <w:kern w:val="0"/>
                <w:sz w:val="24"/>
                <w:szCs w:val="24"/>
              </w:rPr>
            </w:rPrChange>
          </w:rPr>
          <w:t>类还有很多种锁的实现，请参考</w:t>
        </w:r>
        <w:r w:rsidRPr="008F23E8">
          <w:rPr>
            <w:rFonts w:ascii="Century Schoolbook" w:hAnsi="Century Schoolbook" w:cs="Century Schoolbook"/>
            <w:color w:val="3F7F5F"/>
            <w:kern w:val="0"/>
            <w:sz w:val="24"/>
            <w:szCs w:val="24"/>
            <w:rPrChange w:id="586" w:author="Yangcl" w:date="2020-03-25T12:39:00Z">
              <w:rPr>
                <w:rFonts w:ascii="Century Schoolbook" w:hAnsi="Century Schoolbook" w:cs="Century Schoolbook"/>
                <w:color w:val="3F7F5F"/>
                <w:kern w:val="0"/>
                <w:sz w:val="24"/>
                <w:szCs w:val="24"/>
              </w:rPr>
            </w:rPrChange>
          </w:rPr>
          <w:t>API</w:t>
        </w:r>
        <w:r w:rsidRPr="008F23E8">
          <w:rPr>
            <w:rFonts w:ascii="Century Schoolbook" w:hAnsi="Century Schoolbook" w:cs="Century Schoolbook"/>
            <w:color w:val="3F7F5F"/>
            <w:kern w:val="0"/>
            <w:sz w:val="24"/>
            <w:szCs w:val="24"/>
            <w:rPrChange w:id="587" w:author="Yangcl" w:date="2020-03-25T12:39:00Z">
              <w:rPr>
                <w:rFonts w:ascii="Century Schoolbook" w:hAnsi="Century Schoolbook" w:cs="Century Schoolbook"/>
                <w:color w:val="3F7F5F"/>
                <w:kern w:val="0"/>
                <w:sz w:val="24"/>
                <w:szCs w:val="24"/>
              </w:rPr>
            </w:rPrChange>
          </w:rPr>
          <w:t>文档。</w:t>
        </w:r>
      </w:ins>
    </w:p>
    <w:p w:rsidR="008F23E8" w:rsidRPr="008F23E8" w:rsidRDefault="008F23E8" w:rsidP="008F23E8">
      <w:pPr>
        <w:autoSpaceDE w:val="0"/>
        <w:autoSpaceDN w:val="0"/>
        <w:adjustRightInd w:val="0"/>
        <w:jc w:val="left"/>
        <w:rPr>
          <w:ins w:id="588" w:author="Yangcl" w:date="2020-03-25T12:39:00Z"/>
          <w:rFonts w:ascii="Century Schoolbook" w:hAnsi="Century Schoolbook" w:cs="Century Schoolbook"/>
          <w:kern w:val="0"/>
          <w:sz w:val="24"/>
          <w:szCs w:val="24"/>
          <w:rPrChange w:id="589" w:author="Yangcl" w:date="2020-03-25T12:39:00Z">
            <w:rPr>
              <w:ins w:id="590" w:author="Yangcl" w:date="2020-03-25T12:39:00Z"/>
              <w:rFonts w:ascii="Century Schoolbook" w:hAnsi="Century Schoolbook" w:cs="Century Schoolbook"/>
              <w:kern w:val="0"/>
              <w:sz w:val="24"/>
              <w:szCs w:val="24"/>
            </w:rPr>
          </w:rPrChange>
        </w:rPr>
      </w:pPr>
      <w:ins w:id="591" w:author="Yangcl" w:date="2020-03-25T12:39:00Z">
        <w:r w:rsidRPr="008F23E8">
          <w:rPr>
            <w:rFonts w:ascii="Century Schoolbook" w:hAnsi="Century Schoolbook" w:cs="Century Schoolbook"/>
            <w:color w:val="000000"/>
            <w:kern w:val="0"/>
            <w:sz w:val="24"/>
            <w:szCs w:val="24"/>
            <w:rPrChange w:id="592" w:author="Yangcl" w:date="2020-03-25T12:39:00Z">
              <w:rPr>
                <w:rFonts w:ascii="Century Schoolbook" w:hAnsi="Century Schoolbook" w:cs="Century Schoolbook"/>
                <w:color w:val="000000"/>
                <w:kern w:val="0"/>
                <w:sz w:val="24"/>
                <w:szCs w:val="24"/>
              </w:rPr>
            </w:rPrChange>
          </w:rPr>
          <w:tab/>
          <w:t xml:space="preserve">RLock </w:t>
        </w:r>
        <w:r w:rsidRPr="008F23E8">
          <w:rPr>
            <w:rFonts w:ascii="Century Schoolbook" w:hAnsi="Century Schoolbook" w:cs="Century Schoolbook"/>
            <w:color w:val="6A3E3E"/>
            <w:kern w:val="0"/>
            <w:sz w:val="24"/>
            <w:szCs w:val="24"/>
            <w:rPrChange w:id="593" w:author="Yangcl" w:date="2020-03-25T12:39:00Z">
              <w:rPr>
                <w:rFonts w:ascii="Century Schoolbook" w:hAnsi="Century Schoolbook" w:cs="Century Schoolbook"/>
                <w:color w:val="6A3E3E"/>
                <w:kern w:val="0"/>
                <w:sz w:val="24"/>
                <w:szCs w:val="24"/>
              </w:rPr>
            </w:rPrChange>
          </w:rPr>
          <w:t>disLock</w:t>
        </w:r>
        <w:r w:rsidRPr="008F23E8">
          <w:rPr>
            <w:rFonts w:ascii="Century Schoolbook" w:hAnsi="Century Schoolbook" w:cs="Century Schoolbook"/>
            <w:color w:val="000000"/>
            <w:kern w:val="0"/>
            <w:sz w:val="24"/>
            <w:szCs w:val="24"/>
            <w:rPrChange w:id="594" w:author="Yangcl" w:date="2020-03-25T12:39:00Z">
              <w:rPr>
                <w:rFonts w:ascii="Century Schoolbook" w:hAnsi="Century Schoolbook" w:cs="Century Schoolbook"/>
                <w:color w:val="000000"/>
                <w:kern w:val="0"/>
                <w:sz w:val="24"/>
                <w:szCs w:val="24"/>
              </w:rPr>
            </w:rPrChange>
          </w:rPr>
          <w:t xml:space="preserve"> = RedissonLock.</w:t>
        </w:r>
        <w:r w:rsidRPr="008F23E8">
          <w:rPr>
            <w:rFonts w:ascii="Century Schoolbook" w:hAnsi="Century Schoolbook" w:cs="Century Schoolbook"/>
            <w:iCs/>
            <w:color w:val="000000"/>
            <w:kern w:val="0"/>
            <w:sz w:val="24"/>
            <w:szCs w:val="24"/>
            <w:rPrChange w:id="595" w:author="Yangcl" w:date="2020-03-25T12:39:00Z">
              <w:rPr>
                <w:rFonts w:ascii="Century Schoolbook" w:hAnsi="Century Schoolbook" w:cs="Century Schoolbook"/>
                <w:i/>
                <w:iCs/>
                <w:color w:val="000000"/>
                <w:kern w:val="0"/>
                <w:sz w:val="24"/>
                <w:szCs w:val="24"/>
              </w:rPr>
            </w:rPrChange>
          </w:rPr>
          <w:t>getInstance</w:t>
        </w:r>
        <w:r w:rsidRPr="008F23E8">
          <w:rPr>
            <w:rFonts w:ascii="Century Schoolbook" w:hAnsi="Century Schoolbook" w:cs="Century Schoolbook"/>
            <w:color w:val="000000"/>
            <w:kern w:val="0"/>
            <w:sz w:val="24"/>
            <w:szCs w:val="24"/>
            <w:rPrChange w:id="596" w:author="Yangcl" w:date="2020-03-25T12:39:00Z">
              <w:rPr>
                <w:rFonts w:ascii="Century Schoolbook" w:hAnsi="Century Schoolbook" w:cs="Century Schoolbook"/>
                <w:color w:val="000000"/>
                <w:kern w:val="0"/>
                <w:sz w:val="24"/>
                <w:szCs w:val="24"/>
              </w:rPr>
            </w:rPrChange>
          </w:rPr>
          <w:t>().getRedissonClient().getLock(</w:t>
        </w:r>
        <w:r w:rsidRPr="008F23E8">
          <w:rPr>
            <w:rFonts w:ascii="Century Schoolbook" w:hAnsi="Century Schoolbook" w:cs="Century Schoolbook"/>
            <w:color w:val="2A00FF"/>
            <w:kern w:val="0"/>
            <w:sz w:val="24"/>
            <w:szCs w:val="24"/>
            <w:rPrChange w:id="597" w:author="Yangcl" w:date="2020-03-25T12:39:00Z">
              <w:rPr>
                <w:rFonts w:ascii="Century Schoolbook" w:hAnsi="Century Schoolbook" w:cs="Century Schoolbook"/>
                <w:color w:val="2A00FF"/>
                <w:kern w:val="0"/>
                <w:sz w:val="24"/>
                <w:szCs w:val="24"/>
              </w:rPr>
            </w:rPrChange>
          </w:rPr>
          <w:t>"lock-key"</w:t>
        </w:r>
        <w:r w:rsidRPr="008F23E8">
          <w:rPr>
            <w:rFonts w:ascii="Century Schoolbook" w:hAnsi="Century Schoolbook" w:cs="Century Schoolbook"/>
            <w:color w:val="000000"/>
            <w:kern w:val="0"/>
            <w:sz w:val="24"/>
            <w:szCs w:val="24"/>
            <w:rPrChange w:id="598" w:author="Yangcl" w:date="2020-03-25T12:39:00Z">
              <w:rPr>
                <w:rFonts w:ascii="Century Schoolbook" w:hAnsi="Century Schoolbook" w:cs="Century Schoolbook"/>
                <w:color w:val="000000"/>
                <w:kern w:val="0"/>
                <w:sz w:val="24"/>
                <w:szCs w:val="24"/>
              </w:rPr>
            </w:rPrChange>
          </w:rPr>
          <w:t>);</w:t>
        </w:r>
      </w:ins>
    </w:p>
    <w:p w:rsidR="008F23E8" w:rsidRPr="008F23E8" w:rsidRDefault="008F23E8" w:rsidP="008F23E8">
      <w:pPr>
        <w:autoSpaceDE w:val="0"/>
        <w:autoSpaceDN w:val="0"/>
        <w:adjustRightInd w:val="0"/>
        <w:jc w:val="left"/>
        <w:rPr>
          <w:ins w:id="599" w:author="Yangcl" w:date="2020-03-25T12:39:00Z"/>
          <w:rFonts w:ascii="Century Schoolbook" w:hAnsi="Century Schoolbook" w:cs="Century Schoolbook"/>
          <w:kern w:val="0"/>
          <w:sz w:val="24"/>
          <w:szCs w:val="24"/>
          <w:rPrChange w:id="600" w:author="Yangcl" w:date="2020-03-25T12:39:00Z">
            <w:rPr>
              <w:ins w:id="601" w:author="Yangcl" w:date="2020-03-25T12:39:00Z"/>
              <w:rFonts w:ascii="Century Schoolbook" w:hAnsi="Century Schoolbook" w:cs="Century Schoolbook"/>
              <w:kern w:val="0"/>
              <w:sz w:val="24"/>
              <w:szCs w:val="24"/>
            </w:rPr>
          </w:rPrChange>
        </w:rPr>
      </w:pPr>
      <w:ins w:id="602" w:author="Yangcl" w:date="2020-03-25T12:39:00Z">
        <w:r w:rsidRPr="008F23E8">
          <w:rPr>
            <w:rFonts w:ascii="Century Schoolbook" w:hAnsi="Century Schoolbook" w:cs="Century Schoolbook"/>
            <w:color w:val="000000"/>
            <w:kern w:val="0"/>
            <w:sz w:val="24"/>
            <w:szCs w:val="24"/>
            <w:rPrChange w:id="603" w:author="Yangcl" w:date="2020-03-25T12:39:00Z">
              <w:rPr>
                <w:rFonts w:ascii="Century Schoolbook" w:hAnsi="Century Schoolbook" w:cs="Century Schoolbook"/>
                <w:color w:val="000000"/>
                <w:kern w:val="0"/>
                <w:sz w:val="24"/>
                <w:szCs w:val="24"/>
              </w:rPr>
            </w:rPrChange>
          </w:rPr>
          <w:tab/>
        </w:r>
        <w:r w:rsidRPr="008F23E8">
          <w:rPr>
            <w:rFonts w:ascii="Century Schoolbook" w:hAnsi="Century Schoolbook" w:cs="Century Schoolbook"/>
            <w:bCs/>
            <w:color w:val="7F0055"/>
            <w:kern w:val="0"/>
            <w:sz w:val="24"/>
            <w:szCs w:val="24"/>
            <w:rPrChange w:id="604" w:author="Yangcl" w:date="2020-03-25T12:39:00Z">
              <w:rPr>
                <w:rFonts w:ascii="Century Schoolbook" w:hAnsi="Century Schoolbook" w:cs="Century Schoolbook"/>
                <w:b/>
                <w:bCs/>
                <w:color w:val="7F0055"/>
                <w:kern w:val="0"/>
                <w:sz w:val="24"/>
                <w:szCs w:val="24"/>
              </w:rPr>
            </w:rPrChange>
          </w:rPr>
          <w:t>try</w:t>
        </w:r>
        <w:r w:rsidRPr="008F23E8">
          <w:rPr>
            <w:rFonts w:ascii="Century Schoolbook" w:hAnsi="Century Schoolbook" w:cs="Century Schoolbook"/>
            <w:color w:val="000000"/>
            <w:kern w:val="0"/>
            <w:sz w:val="24"/>
            <w:szCs w:val="24"/>
            <w:rPrChange w:id="605" w:author="Yangcl" w:date="2020-03-25T12:39:00Z">
              <w:rPr>
                <w:rFonts w:ascii="Century Schoolbook" w:hAnsi="Century Schoolbook" w:cs="Century Schoolbook"/>
                <w:color w:val="000000"/>
                <w:kern w:val="0"/>
                <w:sz w:val="24"/>
                <w:szCs w:val="24"/>
              </w:rPr>
            </w:rPrChange>
          </w:rPr>
          <w:t xml:space="preserve"> {</w:t>
        </w:r>
      </w:ins>
    </w:p>
    <w:p w:rsidR="008F23E8" w:rsidRPr="008F23E8" w:rsidRDefault="008F23E8" w:rsidP="008F23E8">
      <w:pPr>
        <w:autoSpaceDE w:val="0"/>
        <w:autoSpaceDN w:val="0"/>
        <w:adjustRightInd w:val="0"/>
        <w:jc w:val="left"/>
        <w:rPr>
          <w:ins w:id="606" w:author="Yangcl" w:date="2020-03-25T12:39:00Z"/>
          <w:rFonts w:ascii="Century Schoolbook" w:hAnsi="Century Schoolbook" w:cs="Century Schoolbook"/>
          <w:kern w:val="0"/>
          <w:sz w:val="24"/>
          <w:szCs w:val="24"/>
          <w:rPrChange w:id="607" w:author="Yangcl" w:date="2020-03-25T12:39:00Z">
            <w:rPr>
              <w:ins w:id="608" w:author="Yangcl" w:date="2020-03-25T12:39:00Z"/>
              <w:rFonts w:ascii="Century Schoolbook" w:hAnsi="Century Schoolbook" w:cs="Century Schoolbook"/>
              <w:kern w:val="0"/>
              <w:sz w:val="24"/>
              <w:szCs w:val="24"/>
            </w:rPr>
          </w:rPrChange>
        </w:rPr>
      </w:pPr>
      <w:ins w:id="609" w:author="Yangcl" w:date="2020-03-25T12:39:00Z">
        <w:r w:rsidRPr="008F23E8">
          <w:rPr>
            <w:rFonts w:ascii="Century Schoolbook" w:hAnsi="Century Schoolbook" w:cs="Century Schoolbook"/>
            <w:color w:val="000000"/>
            <w:kern w:val="0"/>
            <w:sz w:val="24"/>
            <w:szCs w:val="24"/>
            <w:rPrChange w:id="610" w:author="Yangcl" w:date="2020-03-25T12:39:00Z">
              <w:rPr>
                <w:rFonts w:ascii="Century Schoolbook" w:hAnsi="Century Schoolbook" w:cs="Century Schoolbook"/>
                <w:color w:val="000000"/>
                <w:kern w:val="0"/>
                <w:sz w:val="24"/>
                <w:szCs w:val="24"/>
              </w:rPr>
            </w:rPrChange>
          </w:rPr>
          <w:tab/>
          <w:t xml:space="preserve">    </w:t>
        </w:r>
        <w:r w:rsidRPr="008F23E8">
          <w:rPr>
            <w:rFonts w:ascii="Century Schoolbook" w:hAnsi="Century Schoolbook" w:cs="Century Schoolbook"/>
            <w:color w:val="3F7F5F"/>
            <w:kern w:val="0"/>
            <w:sz w:val="24"/>
            <w:szCs w:val="24"/>
            <w:rPrChange w:id="611" w:author="Yangcl" w:date="2020-03-25T12:39:00Z">
              <w:rPr>
                <w:rFonts w:ascii="Century Schoolbook" w:hAnsi="Century Schoolbook" w:cs="Century Schoolbook"/>
                <w:color w:val="3F7F5F"/>
                <w:kern w:val="0"/>
                <w:sz w:val="24"/>
                <w:szCs w:val="24"/>
              </w:rPr>
            </w:rPrChange>
          </w:rPr>
          <w:t xml:space="preserve">// </w:t>
        </w:r>
        <w:r w:rsidRPr="008F23E8">
          <w:rPr>
            <w:rFonts w:ascii="Century Schoolbook" w:hAnsi="Century Schoolbook" w:cs="Century Schoolbook"/>
            <w:color w:val="3F7F5F"/>
            <w:kern w:val="0"/>
            <w:sz w:val="24"/>
            <w:szCs w:val="24"/>
            <w:rPrChange w:id="612" w:author="Yangcl" w:date="2020-03-25T12:39:00Z">
              <w:rPr>
                <w:rFonts w:ascii="Century Schoolbook" w:hAnsi="Century Schoolbook" w:cs="Century Schoolbook"/>
                <w:color w:val="3F7F5F"/>
                <w:kern w:val="0"/>
                <w:sz w:val="24"/>
                <w:szCs w:val="24"/>
              </w:rPr>
            </w:rPrChange>
          </w:rPr>
          <w:t>尝试获取分布式锁</w:t>
        </w:r>
        <w:r w:rsidRPr="008F23E8">
          <w:rPr>
            <w:rFonts w:ascii="Century Schoolbook" w:hAnsi="Century Schoolbook" w:cs="Century Schoolbook"/>
            <w:color w:val="3F7F5F"/>
            <w:kern w:val="0"/>
            <w:sz w:val="24"/>
            <w:szCs w:val="24"/>
            <w:rPrChange w:id="613" w:author="Yangcl" w:date="2020-03-25T12:39:00Z">
              <w:rPr>
                <w:rFonts w:ascii="Century Schoolbook" w:hAnsi="Century Schoolbook" w:cs="Century Schoolbook"/>
                <w:color w:val="3F7F5F"/>
                <w:kern w:val="0"/>
                <w:sz w:val="24"/>
                <w:szCs w:val="24"/>
              </w:rPr>
            </w:rPrChange>
          </w:rPr>
          <w:t>|</w:t>
        </w:r>
        <w:r w:rsidRPr="008F23E8">
          <w:rPr>
            <w:rFonts w:ascii="Century Schoolbook" w:hAnsi="Century Schoolbook" w:cs="Century Schoolbook"/>
            <w:color w:val="3F7F5F"/>
            <w:kern w:val="0"/>
            <w:sz w:val="24"/>
            <w:szCs w:val="24"/>
            <w:rPrChange w:id="614" w:author="Yangcl" w:date="2020-03-25T12:39:00Z">
              <w:rPr>
                <w:rFonts w:ascii="Century Schoolbook" w:hAnsi="Century Schoolbook" w:cs="Century Schoolbook"/>
                <w:color w:val="3F7F5F"/>
                <w:kern w:val="0"/>
                <w:sz w:val="24"/>
                <w:szCs w:val="24"/>
              </w:rPr>
            </w:rPrChange>
          </w:rPr>
          <w:t>第一个参数是等待时间，</w:t>
        </w:r>
        <w:r w:rsidRPr="008F23E8">
          <w:rPr>
            <w:rFonts w:ascii="Century Schoolbook" w:hAnsi="Century Schoolbook" w:cs="Century Schoolbook"/>
            <w:color w:val="3F7F5F"/>
            <w:kern w:val="0"/>
            <w:sz w:val="24"/>
            <w:szCs w:val="24"/>
            <w:rPrChange w:id="615" w:author="Yangcl" w:date="2020-03-25T12:39:00Z">
              <w:rPr>
                <w:rFonts w:ascii="Century Schoolbook" w:hAnsi="Century Schoolbook" w:cs="Century Schoolbook"/>
                <w:color w:val="3F7F5F"/>
                <w:kern w:val="0"/>
                <w:sz w:val="24"/>
                <w:szCs w:val="24"/>
              </w:rPr>
            </w:rPrChange>
          </w:rPr>
          <w:t>5</w:t>
        </w:r>
        <w:r w:rsidRPr="008F23E8">
          <w:rPr>
            <w:rFonts w:ascii="Century Schoolbook" w:hAnsi="Century Schoolbook" w:cs="Century Schoolbook"/>
            <w:color w:val="3F7F5F"/>
            <w:kern w:val="0"/>
            <w:sz w:val="24"/>
            <w:szCs w:val="24"/>
            <w:rPrChange w:id="616" w:author="Yangcl" w:date="2020-03-25T12:39:00Z">
              <w:rPr>
                <w:rFonts w:ascii="Century Schoolbook" w:hAnsi="Century Schoolbook" w:cs="Century Schoolbook"/>
                <w:color w:val="3F7F5F"/>
                <w:kern w:val="0"/>
                <w:sz w:val="24"/>
                <w:szCs w:val="24"/>
              </w:rPr>
            </w:rPrChange>
          </w:rPr>
          <w:t>秒内获取不到锁，则直接返回。</w:t>
        </w:r>
        <w:r w:rsidRPr="008F23E8">
          <w:rPr>
            <w:rFonts w:ascii="Century Schoolbook" w:hAnsi="Century Schoolbook" w:cs="Century Schoolbook"/>
            <w:color w:val="3F7F5F"/>
            <w:kern w:val="0"/>
            <w:sz w:val="24"/>
            <w:szCs w:val="24"/>
            <w:rPrChange w:id="617" w:author="Yangcl" w:date="2020-03-25T12:39:00Z">
              <w:rPr>
                <w:rFonts w:ascii="Century Schoolbook" w:hAnsi="Century Schoolbook" w:cs="Century Schoolbook"/>
                <w:color w:val="3F7F5F"/>
                <w:kern w:val="0"/>
                <w:sz w:val="24"/>
                <w:szCs w:val="24"/>
              </w:rPr>
            </w:rPrChange>
          </w:rPr>
          <w:t xml:space="preserve"> </w:t>
        </w:r>
        <w:r w:rsidRPr="008F23E8">
          <w:rPr>
            <w:rFonts w:ascii="Century Schoolbook" w:hAnsi="Century Schoolbook" w:cs="Century Schoolbook"/>
            <w:color w:val="3F7F5F"/>
            <w:kern w:val="0"/>
            <w:sz w:val="24"/>
            <w:szCs w:val="24"/>
            <w:rPrChange w:id="618" w:author="Yangcl" w:date="2020-03-25T12:39:00Z">
              <w:rPr>
                <w:rFonts w:ascii="Century Schoolbook" w:hAnsi="Century Schoolbook" w:cs="Century Schoolbook"/>
                <w:color w:val="3F7F5F"/>
                <w:kern w:val="0"/>
                <w:sz w:val="24"/>
                <w:szCs w:val="24"/>
              </w:rPr>
            </w:rPrChange>
          </w:rPr>
          <w:t>第二个参数</w:t>
        </w:r>
        <w:r w:rsidRPr="008F23E8">
          <w:rPr>
            <w:rFonts w:ascii="Century Schoolbook" w:hAnsi="Century Schoolbook" w:cs="Century Schoolbook"/>
            <w:color w:val="3F7F5F"/>
            <w:kern w:val="0"/>
            <w:sz w:val="24"/>
            <w:szCs w:val="24"/>
            <w:rPrChange w:id="619" w:author="Yangcl" w:date="2020-03-25T12:39:00Z">
              <w:rPr>
                <w:rFonts w:ascii="Century Schoolbook" w:hAnsi="Century Schoolbook" w:cs="Century Schoolbook"/>
                <w:color w:val="3F7F5F"/>
                <w:kern w:val="0"/>
                <w:sz w:val="24"/>
                <w:szCs w:val="24"/>
              </w:rPr>
            </w:rPrChange>
          </w:rPr>
          <w:t xml:space="preserve"> 60</w:t>
        </w:r>
        <w:r w:rsidRPr="008F23E8">
          <w:rPr>
            <w:rFonts w:ascii="Century Schoolbook" w:hAnsi="Century Schoolbook" w:cs="Century Schoolbook"/>
            <w:color w:val="3F7F5F"/>
            <w:kern w:val="0"/>
            <w:sz w:val="24"/>
            <w:szCs w:val="24"/>
            <w:rPrChange w:id="620" w:author="Yangcl" w:date="2020-03-25T12:39:00Z">
              <w:rPr>
                <w:rFonts w:ascii="Century Schoolbook" w:hAnsi="Century Schoolbook" w:cs="Century Schoolbook"/>
                <w:color w:val="3F7F5F"/>
                <w:kern w:val="0"/>
                <w:sz w:val="24"/>
                <w:szCs w:val="24"/>
              </w:rPr>
            </w:rPrChange>
          </w:rPr>
          <w:t>是</w:t>
        </w:r>
        <w:r w:rsidRPr="008F23E8">
          <w:rPr>
            <w:rFonts w:ascii="Century Schoolbook" w:hAnsi="Century Schoolbook" w:cs="Century Schoolbook"/>
            <w:color w:val="3F7F5F"/>
            <w:kern w:val="0"/>
            <w:sz w:val="24"/>
            <w:szCs w:val="24"/>
            <w:rPrChange w:id="621" w:author="Yangcl" w:date="2020-03-25T12:39:00Z">
              <w:rPr>
                <w:rFonts w:ascii="Century Schoolbook" w:hAnsi="Century Schoolbook" w:cs="Century Schoolbook"/>
                <w:color w:val="3F7F5F"/>
                <w:kern w:val="0"/>
                <w:sz w:val="24"/>
                <w:szCs w:val="24"/>
              </w:rPr>
            </w:rPrChange>
          </w:rPr>
          <w:t>60</w:t>
        </w:r>
        <w:r w:rsidRPr="008F23E8">
          <w:rPr>
            <w:rFonts w:ascii="Century Schoolbook" w:hAnsi="Century Schoolbook" w:cs="Century Schoolbook"/>
            <w:color w:val="3F7F5F"/>
            <w:kern w:val="0"/>
            <w:sz w:val="24"/>
            <w:szCs w:val="24"/>
            <w:rPrChange w:id="622" w:author="Yangcl" w:date="2020-03-25T12:39:00Z">
              <w:rPr>
                <w:rFonts w:ascii="Century Schoolbook" w:hAnsi="Century Schoolbook" w:cs="Century Schoolbook"/>
                <w:color w:val="3F7F5F"/>
                <w:kern w:val="0"/>
                <w:sz w:val="24"/>
                <w:szCs w:val="24"/>
              </w:rPr>
            </w:rPrChange>
          </w:rPr>
          <w:t>秒后强制释放</w:t>
        </w:r>
      </w:ins>
    </w:p>
    <w:p w:rsidR="008F23E8" w:rsidRPr="008F23E8" w:rsidRDefault="008F23E8" w:rsidP="008F23E8">
      <w:pPr>
        <w:autoSpaceDE w:val="0"/>
        <w:autoSpaceDN w:val="0"/>
        <w:adjustRightInd w:val="0"/>
        <w:jc w:val="left"/>
        <w:rPr>
          <w:ins w:id="623" w:author="Yangcl" w:date="2020-03-25T12:39:00Z"/>
          <w:rFonts w:ascii="Century Schoolbook" w:hAnsi="Century Schoolbook" w:cs="Century Schoolbook"/>
          <w:kern w:val="0"/>
          <w:sz w:val="24"/>
          <w:szCs w:val="24"/>
          <w:rPrChange w:id="624" w:author="Yangcl" w:date="2020-03-25T12:39:00Z">
            <w:rPr>
              <w:ins w:id="625" w:author="Yangcl" w:date="2020-03-25T12:39:00Z"/>
              <w:rFonts w:ascii="Century Schoolbook" w:hAnsi="Century Schoolbook" w:cs="Century Schoolbook"/>
              <w:kern w:val="0"/>
              <w:sz w:val="24"/>
              <w:szCs w:val="24"/>
            </w:rPr>
          </w:rPrChange>
        </w:rPr>
      </w:pPr>
      <w:ins w:id="626" w:author="Yangcl" w:date="2020-03-25T12:39:00Z">
        <w:r w:rsidRPr="008F23E8">
          <w:rPr>
            <w:rFonts w:ascii="Century Schoolbook" w:hAnsi="Century Schoolbook" w:cs="Century Schoolbook"/>
            <w:color w:val="000000"/>
            <w:kern w:val="0"/>
            <w:sz w:val="24"/>
            <w:szCs w:val="24"/>
            <w:rPrChange w:id="627" w:author="Yangcl" w:date="2020-03-25T12:39:00Z">
              <w:rPr>
                <w:rFonts w:ascii="Century Schoolbook" w:hAnsi="Century Schoolbook" w:cs="Century Schoolbook"/>
                <w:color w:val="000000"/>
                <w:kern w:val="0"/>
                <w:sz w:val="24"/>
                <w:szCs w:val="24"/>
              </w:rPr>
            </w:rPrChange>
          </w:rPr>
          <w:tab/>
        </w:r>
        <w:r w:rsidRPr="008F23E8">
          <w:rPr>
            <w:rFonts w:ascii="Century Schoolbook" w:hAnsi="Century Schoolbook" w:cs="Century Schoolbook"/>
            <w:color w:val="000000"/>
            <w:kern w:val="0"/>
            <w:sz w:val="24"/>
            <w:szCs w:val="24"/>
            <w:rPrChange w:id="628" w:author="Yangcl" w:date="2020-03-25T12:39:00Z">
              <w:rPr>
                <w:rFonts w:ascii="Century Schoolbook" w:hAnsi="Century Schoolbook" w:cs="Century Schoolbook"/>
                <w:color w:val="000000"/>
                <w:kern w:val="0"/>
                <w:sz w:val="24"/>
                <w:szCs w:val="24"/>
              </w:rPr>
            </w:rPrChange>
          </w:rPr>
          <w:tab/>
        </w:r>
        <w:r w:rsidRPr="008F23E8">
          <w:rPr>
            <w:rFonts w:ascii="Century Schoolbook" w:hAnsi="Century Schoolbook" w:cs="Century Schoolbook"/>
            <w:bCs/>
            <w:color w:val="7F0055"/>
            <w:kern w:val="0"/>
            <w:sz w:val="24"/>
            <w:szCs w:val="24"/>
            <w:rPrChange w:id="629" w:author="Yangcl" w:date="2020-03-25T12:39:00Z">
              <w:rPr>
                <w:rFonts w:ascii="Century Schoolbook" w:hAnsi="Century Schoolbook" w:cs="Century Schoolbook"/>
                <w:b/>
                <w:bCs/>
                <w:color w:val="7F0055"/>
                <w:kern w:val="0"/>
                <w:sz w:val="24"/>
                <w:szCs w:val="24"/>
              </w:rPr>
            </w:rPrChange>
          </w:rPr>
          <w:t>boolean</w:t>
        </w:r>
        <w:r w:rsidRPr="008F23E8">
          <w:rPr>
            <w:rFonts w:ascii="Century Schoolbook" w:hAnsi="Century Schoolbook" w:cs="Century Schoolbook"/>
            <w:color w:val="000000"/>
            <w:kern w:val="0"/>
            <w:sz w:val="24"/>
            <w:szCs w:val="24"/>
            <w:rPrChange w:id="630" w:author="Yangcl" w:date="2020-03-25T12:39:00Z">
              <w:rPr>
                <w:rFonts w:ascii="Century Schoolbook" w:hAnsi="Century Schoolbook" w:cs="Century Schoolbook"/>
                <w:color w:val="000000"/>
                <w:kern w:val="0"/>
                <w:sz w:val="24"/>
                <w:szCs w:val="24"/>
              </w:rPr>
            </w:rPrChange>
          </w:rPr>
          <w:t xml:space="preserve"> </w:t>
        </w:r>
        <w:r w:rsidRPr="008F23E8">
          <w:rPr>
            <w:rFonts w:ascii="Century Schoolbook" w:hAnsi="Century Schoolbook" w:cs="Century Schoolbook"/>
            <w:color w:val="6A3E3E"/>
            <w:kern w:val="0"/>
            <w:sz w:val="24"/>
            <w:szCs w:val="24"/>
            <w:rPrChange w:id="631" w:author="Yangcl" w:date="2020-03-25T12:39:00Z">
              <w:rPr>
                <w:rFonts w:ascii="Century Schoolbook" w:hAnsi="Century Schoolbook" w:cs="Century Schoolbook"/>
                <w:color w:val="6A3E3E"/>
                <w:kern w:val="0"/>
                <w:sz w:val="24"/>
                <w:szCs w:val="24"/>
              </w:rPr>
            </w:rPrChange>
          </w:rPr>
          <w:t>isLock</w:t>
        </w:r>
        <w:r w:rsidRPr="008F23E8">
          <w:rPr>
            <w:rFonts w:ascii="Century Schoolbook" w:hAnsi="Century Schoolbook" w:cs="Century Schoolbook"/>
            <w:color w:val="000000"/>
            <w:kern w:val="0"/>
            <w:sz w:val="24"/>
            <w:szCs w:val="24"/>
            <w:rPrChange w:id="632" w:author="Yangcl" w:date="2020-03-25T12:39:00Z">
              <w:rPr>
                <w:rFonts w:ascii="Century Schoolbook" w:hAnsi="Century Schoolbook" w:cs="Century Schoolbook"/>
                <w:color w:val="000000"/>
                <w:kern w:val="0"/>
                <w:sz w:val="24"/>
                <w:szCs w:val="24"/>
              </w:rPr>
            </w:rPrChange>
          </w:rPr>
          <w:t xml:space="preserve"> = </w:t>
        </w:r>
        <w:r w:rsidRPr="008F23E8">
          <w:rPr>
            <w:rFonts w:ascii="Century Schoolbook" w:hAnsi="Century Schoolbook" w:cs="Century Schoolbook"/>
            <w:color w:val="6A3E3E"/>
            <w:kern w:val="0"/>
            <w:sz w:val="24"/>
            <w:szCs w:val="24"/>
            <w:rPrChange w:id="633" w:author="Yangcl" w:date="2020-03-25T12:39:00Z">
              <w:rPr>
                <w:rFonts w:ascii="Century Schoolbook" w:hAnsi="Century Schoolbook" w:cs="Century Schoolbook"/>
                <w:color w:val="6A3E3E"/>
                <w:kern w:val="0"/>
                <w:sz w:val="24"/>
                <w:szCs w:val="24"/>
              </w:rPr>
            </w:rPrChange>
          </w:rPr>
          <w:t>disLock</w:t>
        </w:r>
        <w:r w:rsidRPr="008F23E8">
          <w:rPr>
            <w:rFonts w:ascii="Century Schoolbook" w:hAnsi="Century Schoolbook" w:cs="Century Schoolbook"/>
            <w:color w:val="000000"/>
            <w:kern w:val="0"/>
            <w:sz w:val="24"/>
            <w:szCs w:val="24"/>
            <w:rPrChange w:id="634" w:author="Yangcl" w:date="2020-03-25T12:39:00Z">
              <w:rPr>
                <w:rFonts w:ascii="Century Schoolbook" w:hAnsi="Century Schoolbook" w:cs="Century Schoolbook"/>
                <w:color w:val="000000"/>
                <w:kern w:val="0"/>
                <w:sz w:val="24"/>
                <w:szCs w:val="24"/>
              </w:rPr>
            </w:rPrChange>
          </w:rPr>
          <w:t>.tryLock(5L, 60L, TimeUnit.</w:t>
        </w:r>
        <w:r w:rsidRPr="008F23E8">
          <w:rPr>
            <w:rFonts w:ascii="Century Schoolbook" w:hAnsi="Century Schoolbook" w:cs="Century Schoolbook"/>
            <w:bCs/>
            <w:iCs/>
            <w:color w:val="0000C0"/>
            <w:kern w:val="0"/>
            <w:sz w:val="24"/>
            <w:szCs w:val="24"/>
            <w:rPrChange w:id="635" w:author="Yangcl" w:date="2020-03-25T12:39:00Z">
              <w:rPr>
                <w:rFonts w:ascii="Century Schoolbook" w:hAnsi="Century Schoolbook" w:cs="Century Schoolbook"/>
                <w:b/>
                <w:bCs/>
                <w:i/>
                <w:iCs/>
                <w:color w:val="0000C0"/>
                <w:kern w:val="0"/>
                <w:sz w:val="24"/>
                <w:szCs w:val="24"/>
              </w:rPr>
            </w:rPrChange>
          </w:rPr>
          <w:t>SECONDS</w:t>
        </w:r>
        <w:r w:rsidRPr="008F23E8">
          <w:rPr>
            <w:rFonts w:ascii="Century Schoolbook" w:hAnsi="Century Schoolbook" w:cs="Century Schoolbook"/>
            <w:color w:val="000000"/>
            <w:kern w:val="0"/>
            <w:sz w:val="24"/>
            <w:szCs w:val="24"/>
            <w:rPrChange w:id="636" w:author="Yangcl" w:date="2020-03-25T12:39:00Z">
              <w:rPr>
                <w:rFonts w:ascii="Century Schoolbook" w:hAnsi="Century Schoolbook" w:cs="Century Schoolbook"/>
                <w:color w:val="000000"/>
                <w:kern w:val="0"/>
                <w:sz w:val="24"/>
                <w:szCs w:val="24"/>
              </w:rPr>
            </w:rPrChange>
          </w:rPr>
          <w:t>);</w:t>
        </w:r>
      </w:ins>
    </w:p>
    <w:p w:rsidR="008F23E8" w:rsidRPr="008F23E8" w:rsidRDefault="008F23E8" w:rsidP="008F23E8">
      <w:pPr>
        <w:autoSpaceDE w:val="0"/>
        <w:autoSpaceDN w:val="0"/>
        <w:adjustRightInd w:val="0"/>
        <w:jc w:val="left"/>
        <w:rPr>
          <w:ins w:id="637" w:author="Yangcl" w:date="2020-03-25T12:39:00Z"/>
          <w:rFonts w:ascii="Century Schoolbook" w:hAnsi="Century Schoolbook" w:cs="Century Schoolbook"/>
          <w:kern w:val="0"/>
          <w:sz w:val="24"/>
          <w:szCs w:val="24"/>
          <w:rPrChange w:id="638" w:author="Yangcl" w:date="2020-03-25T12:39:00Z">
            <w:rPr>
              <w:ins w:id="639" w:author="Yangcl" w:date="2020-03-25T12:39:00Z"/>
              <w:rFonts w:ascii="Century Schoolbook" w:hAnsi="Century Schoolbook" w:cs="Century Schoolbook"/>
              <w:kern w:val="0"/>
              <w:sz w:val="24"/>
              <w:szCs w:val="24"/>
            </w:rPr>
          </w:rPrChange>
        </w:rPr>
      </w:pPr>
      <w:ins w:id="640" w:author="Yangcl" w:date="2020-03-25T12:39:00Z">
        <w:r w:rsidRPr="008F23E8">
          <w:rPr>
            <w:rFonts w:ascii="Century Schoolbook" w:hAnsi="Century Schoolbook" w:cs="Century Schoolbook"/>
            <w:color w:val="000000"/>
            <w:kern w:val="0"/>
            <w:sz w:val="24"/>
            <w:szCs w:val="24"/>
            <w:rPrChange w:id="641" w:author="Yangcl" w:date="2020-03-25T12:39:00Z">
              <w:rPr>
                <w:rFonts w:ascii="Century Schoolbook" w:hAnsi="Century Schoolbook" w:cs="Century Schoolbook"/>
                <w:color w:val="000000"/>
                <w:kern w:val="0"/>
                <w:sz w:val="24"/>
                <w:szCs w:val="24"/>
              </w:rPr>
            </w:rPrChange>
          </w:rPr>
          <w:tab/>
          <w:t xml:space="preserve">    </w:t>
        </w:r>
        <w:r w:rsidRPr="008F23E8">
          <w:rPr>
            <w:rFonts w:ascii="Century Schoolbook" w:hAnsi="Century Schoolbook" w:cs="Century Schoolbook"/>
            <w:bCs/>
            <w:color w:val="7F0055"/>
            <w:kern w:val="0"/>
            <w:sz w:val="24"/>
            <w:szCs w:val="24"/>
            <w:rPrChange w:id="642" w:author="Yangcl" w:date="2020-03-25T12:39:00Z">
              <w:rPr>
                <w:rFonts w:ascii="Century Schoolbook" w:hAnsi="Century Schoolbook" w:cs="Century Schoolbook"/>
                <w:b/>
                <w:bCs/>
                <w:color w:val="7F0055"/>
                <w:kern w:val="0"/>
                <w:sz w:val="24"/>
                <w:szCs w:val="24"/>
              </w:rPr>
            </w:rPrChange>
          </w:rPr>
          <w:t>if</w:t>
        </w:r>
        <w:r w:rsidRPr="008F23E8">
          <w:rPr>
            <w:rFonts w:ascii="Century Schoolbook" w:hAnsi="Century Schoolbook" w:cs="Century Schoolbook"/>
            <w:color w:val="000000"/>
            <w:kern w:val="0"/>
            <w:sz w:val="24"/>
            <w:szCs w:val="24"/>
            <w:rPrChange w:id="643" w:author="Yangcl" w:date="2020-03-25T12:39:00Z">
              <w:rPr>
                <w:rFonts w:ascii="Century Schoolbook" w:hAnsi="Century Schoolbook" w:cs="Century Schoolbook"/>
                <w:color w:val="000000"/>
                <w:kern w:val="0"/>
                <w:sz w:val="24"/>
                <w:szCs w:val="24"/>
              </w:rPr>
            </w:rPrChange>
          </w:rPr>
          <w:t xml:space="preserve"> (</w:t>
        </w:r>
        <w:r w:rsidRPr="008F23E8">
          <w:rPr>
            <w:rFonts w:ascii="Century Schoolbook" w:hAnsi="Century Schoolbook" w:cs="Century Schoolbook"/>
            <w:color w:val="6A3E3E"/>
            <w:kern w:val="0"/>
            <w:sz w:val="24"/>
            <w:szCs w:val="24"/>
            <w:rPrChange w:id="644" w:author="Yangcl" w:date="2020-03-25T12:39:00Z">
              <w:rPr>
                <w:rFonts w:ascii="Century Schoolbook" w:hAnsi="Century Schoolbook" w:cs="Century Schoolbook"/>
                <w:color w:val="6A3E3E"/>
                <w:kern w:val="0"/>
                <w:sz w:val="24"/>
                <w:szCs w:val="24"/>
              </w:rPr>
            </w:rPrChange>
          </w:rPr>
          <w:t>isLock</w:t>
        </w:r>
        <w:r w:rsidRPr="008F23E8">
          <w:rPr>
            <w:rFonts w:ascii="Century Schoolbook" w:hAnsi="Century Schoolbook" w:cs="Century Schoolbook"/>
            <w:color w:val="000000"/>
            <w:kern w:val="0"/>
            <w:sz w:val="24"/>
            <w:szCs w:val="24"/>
            <w:rPrChange w:id="645" w:author="Yangcl" w:date="2020-03-25T12:39:00Z">
              <w:rPr>
                <w:rFonts w:ascii="Century Schoolbook" w:hAnsi="Century Schoolbook" w:cs="Century Schoolbook"/>
                <w:color w:val="000000"/>
                <w:kern w:val="0"/>
                <w:sz w:val="24"/>
                <w:szCs w:val="24"/>
              </w:rPr>
            </w:rPrChange>
          </w:rPr>
          <w:t>) {</w:t>
        </w:r>
      </w:ins>
    </w:p>
    <w:p w:rsidR="008F23E8" w:rsidRPr="008F23E8" w:rsidRDefault="008F23E8" w:rsidP="008F23E8">
      <w:pPr>
        <w:autoSpaceDE w:val="0"/>
        <w:autoSpaceDN w:val="0"/>
        <w:adjustRightInd w:val="0"/>
        <w:jc w:val="left"/>
        <w:rPr>
          <w:ins w:id="646" w:author="Yangcl" w:date="2020-03-25T12:39:00Z"/>
          <w:rFonts w:ascii="Century Schoolbook" w:hAnsi="Century Schoolbook" w:cs="Century Schoolbook" w:hint="eastAsia"/>
          <w:kern w:val="0"/>
          <w:sz w:val="24"/>
          <w:szCs w:val="24"/>
          <w:rPrChange w:id="647" w:author="Yangcl" w:date="2020-03-25T12:39:00Z">
            <w:rPr>
              <w:ins w:id="648" w:author="Yangcl" w:date="2020-03-25T12:39:00Z"/>
              <w:rFonts w:ascii="Century Schoolbook" w:hAnsi="Century Schoolbook" w:cs="Century Schoolbook"/>
              <w:kern w:val="0"/>
              <w:sz w:val="24"/>
              <w:szCs w:val="24"/>
            </w:rPr>
          </w:rPrChange>
        </w:rPr>
      </w:pPr>
      <w:ins w:id="649" w:author="Yangcl" w:date="2020-03-25T12:39:00Z">
        <w:r w:rsidRPr="008F23E8">
          <w:rPr>
            <w:rFonts w:ascii="Century Schoolbook" w:hAnsi="Century Schoolbook" w:cs="Century Schoolbook"/>
            <w:color w:val="000000"/>
            <w:kern w:val="0"/>
            <w:sz w:val="24"/>
            <w:szCs w:val="24"/>
            <w:rPrChange w:id="650" w:author="Yangcl" w:date="2020-03-25T12:39:00Z">
              <w:rPr>
                <w:rFonts w:ascii="Century Schoolbook" w:hAnsi="Century Schoolbook" w:cs="Century Schoolbook"/>
                <w:color w:val="000000"/>
                <w:kern w:val="0"/>
                <w:sz w:val="24"/>
                <w:szCs w:val="24"/>
              </w:rPr>
            </w:rPrChange>
          </w:rPr>
          <w:tab/>
          <w:t xml:space="preserve">        </w:t>
        </w:r>
        <w:r w:rsidRPr="008F23E8">
          <w:rPr>
            <w:rFonts w:ascii="Century Schoolbook" w:hAnsi="Century Schoolbook" w:cs="Century Schoolbook"/>
            <w:color w:val="3F7F5F"/>
            <w:kern w:val="0"/>
            <w:sz w:val="24"/>
            <w:szCs w:val="24"/>
            <w:rPrChange w:id="651" w:author="Yangcl" w:date="2020-03-25T12:39:00Z">
              <w:rPr>
                <w:rFonts w:ascii="Century Schoolbook" w:hAnsi="Century Schoolbook" w:cs="Century Schoolbook"/>
                <w:color w:val="3F7F5F"/>
                <w:kern w:val="0"/>
                <w:sz w:val="24"/>
                <w:szCs w:val="24"/>
              </w:rPr>
            </w:rPrChange>
          </w:rPr>
          <w:t xml:space="preserve">// </w:t>
        </w:r>
        <w:r w:rsidRPr="008F23E8">
          <w:rPr>
            <w:rFonts w:ascii="Century Schoolbook" w:hAnsi="Century Schoolbook" w:cs="Century Schoolbook"/>
            <w:bCs/>
            <w:color w:val="7F9FBF"/>
            <w:kern w:val="0"/>
            <w:sz w:val="24"/>
            <w:szCs w:val="24"/>
            <w:rPrChange w:id="652" w:author="Yangcl" w:date="2020-03-25T12:39:00Z">
              <w:rPr>
                <w:rFonts w:ascii="Century Schoolbook" w:hAnsi="Century Schoolbook" w:cs="Century Schoolbook"/>
                <w:b/>
                <w:bCs/>
                <w:color w:val="7F9FBF"/>
                <w:kern w:val="0"/>
                <w:sz w:val="24"/>
                <w:szCs w:val="24"/>
              </w:rPr>
            </w:rPrChange>
          </w:rPr>
          <w:t>TODO</w:t>
        </w:r>
        <w:r w:rsidRPr="008F23E8">
          <w:rPr>
            <w:rFonts w:ascii="Century Schoolbook" w:hAnsi="Century Schoolbook" w:cs="Century Schoolbook"/>
            <w:color w:val="3F7F5F"/>
            <w:kern w:val="0"/>
            <w:sz w:val="24"/>
            <w:szCs w:val="24"/>
            <w:rPrChange w:id="653" w:author="Yangcl" w:date="2020-03-25T12:39:00Z">
              <w:rPr>
                <w:rFonts w:ascii="Century Schoolbook" w:hAnsi="Century Schoolbook" w:cs="Century Schoolbook"/>
                <w:color w:val="3F7F5F"/>
                <w:kern w:val="0"/>
                <w:sz w:val="24"/>
                <w:szCs w:val="24"/>
              </w:rPr>
            </w:rPrChange>
          </w:rPr>
          <w:t xml:space="preserve"> if get lock success, do something;</w:t>
        </w:r>
      </w:ins>
    </w:p>
    <w:p w:rsidR="008F23E8" w:rsidRPr="008F23E8" w:rsidRDefault="008F23E8" w:rsidP="008F23E8">
      <w:pPr>
        <w:autoSpaceDE w:val="0"/>
        <w:autoSpaceDN w:val="0"/>
        <w:adjustRightInd w:val="0"/>
        <w:jc w:val="left"/>
        <w:rPr>
          <w:ins w:id="654" w:author="Yangcl" w:date="2020-03-25T12:39:00Z"/>
          <w:rFonts w:ascii="Century Schoolbook" w:hAnsi="Century Schoolbook" w:cs="Century Schoolbook"/>
          <w:kern w:val="0"/>
          <w:sz w:val="24"/>
          <w:szCs w:val="24"/>
          <w:rPrChange w:id="655" w:author="Yangcl" w:date="2020-03-25T12:39:00Z">
            <w:rPr>
              <w:ins w:id="656" w:author="Yangcl" w:date="2020-03-25T12:39:00Z"/>
              <w:rFonts w:ascii="Century Schoolbook" w:hAnsi="Century Schoolbook" w:cs="Century Schoolbook"/>
              <w:kern w:val="0"/>
              <w:sz w:val="24"/>
              <w:szCs w:val="24"/>
            </w:rPr>
          </w:rPrChange>
        </w:rPr>
      </w:pPr>
      <w:ins w:id="657" w:author="Yangcl" w:date="2020-03-25T12:39:00Z">
        <w:r w:rsidRPr="008F23E8">
          <w:rPr>
            <w:rFonts w:ascii="Century Schoolbook" w:hAnsi="Century Schoolbook" w:cs="Century Schoolbook"/>
            <w:color w:val="000000"/>
            <w:kern w:val="0"/>
            <w:sz w:val="24"/>
            <w:szCs w:val="24"/>
            <w:rPrChange w:id="658" w:author="Yangcl" w:date="2020-03-25T12:39:00Z">
              <w:rPr>
                <w:rFonts w:ascii="Century Schoolbook" w:hAnsi="Century Schoolbook" w:cs="Century Schoolbook"/>
                <w:color w:val="000000"/>
                <w:kern w:val="0"/>
                <w:sz w:val="24"/>
                <w:szCs w:val="24"/>
              </w:rPr>
            </w:rPrChange>
          </w:rPr>
          <w:tab/>
          <w:t xml:space="preserve">    }</w:t>
        </w:r>
      </w:ins>
    </w:p>
    <w:p w:rsidR="008F23E8" w:rsidRPr="008F23E8" w:rsidRDefault="008F23E8" w:rsidP="008F23E8">
      <w:pPr>
        <w:autoSpaceDE w:val="0"/>
        <w:autoSpaceDN w:val="0"/>
        <w:adjustRightInd w:val="0"/>
        <w:jc w:val="left"/>
        <w:rPr>
          <w:ins w:id="659" w:author="Yangcl" w:date="2020-03-25T12:39:00Z"/>
          <w:rFonts w:ascii="Century Schoolbook" w:hAnsi="Century Schoolbook" w:cs="Century Schoolbook"/>
          <w:kern w:val="0"/>
          <w:sz w:val="24"/>
          <w:szCs w:val="24"/>
          <w:rPrChange w:id="660" w:author="Yangcl" w:date="2020-03-25T12:39:00Z">
            <w:rPr>
              <w:ins w:id="661" w:author="Yangcl" w:date="2020-03-25T12:39:00Z"/>
              <w:rFonts w:ascii="Century Schoolbook" w:hAnsi="Century Schoolbook" w:cs="Century Schoolbook"/>
              <w:kern w:val="0"/>
              <w:sz w:val="24"/>
              <w:szCs w:val="24"/>
            </w:rPr>
          </w:rPrChange>
        </w:rPr>
      </w:pPr>
      <w:ins w:id="662" w:author="Yangcl" w:date="2020-03-25T12:39:00Z">
        <w:r w:rsidRPr="008F23E8">
          <w:rPr>
            <w:rFonts w:ascii="Century Schoolbook" w:hAnsi="Century Schoolbook" w:cs="Century Schoolbook"/>
            <w:color w:val="000000"/>
            <w:kern w:val="0"/>
            <w:sz w:val="24"/>
            <w:szCs w:val="24"/>
            <w:rPrChange w:id="663" w:author="Yangcl" w:date="2020-03-25T12:39:00Z">
              <w:rPr>
                <w:rFonts w:ascii="Century Schoolbook" w:hAnsi="Century Schoolbook" w:cs="Century Schoolbook"/>
                <w:color w:val="000000"/>
                <w:kern w:val="0"/>
                <w:sz w:val="24"/>
                <w:szCs w:val="24"/>
              </w:rPr>
            </w:rPrChange>
          </w:rPr>
          <w:tab/>
          <w:t xml:space="preserve">} </w:t>
        </w:r>
        <w:r w:rsidRPr="008F23E8">
          <w:rPr>
            <w:rFonts w:ascii="Century Schoolbook" w:hAnsi="Century Schoolbook" w:cs="Century Schoolbook"/>
            <w:bCs/>
            <w:color w:val="7F0055"/>
            <w:kern w:val="0"/>
            <w:sz w:val="24"/>
            <w:szCs w:val="24"/>
            <w:rPrChange w:id="664" w:author="Yangcl" w:date="2020-03-25T12:39:00Z">
              <w:rPr>
                <w:rFonts w:ascii="Century Schoolbook" w:hAnsi="Century Schoolbook" w:cs="Century Schoolbook"/>
                <w:b/>
                <w:bCs/>
                <w:color w:val="7F0055"/>
                <w:kern w:val="0"/>
                <w:sz w:val="24"/>
                <w:szCs w:val="24"/>
              </w:rPr>
            </w:rPrChange>
          </w:rPr>
          <w:t>catch</w:t>
        </w:r>
        <w:r w:rsidRPr="008F23E8">
          <w:rPr>
            <w:rFonts w:ascii="Century Schoolbook" w:hAnsi="Century Schoolbook" w:cs="Century Schoolbook"/>
            <w:color w:val="000000"/>
            <w:kern w:val="0"/>
            <w:sz w:val="24"/>
            <w:szCs w:val="24"/>
            <w:rPrChange w:id="665" w:author="Yangcl" w:date="2020-03-25T12:39:00Z">
              <w:rPr>
                <w:rFonts w:ascii="Century Schoolbook" w:hAnsi="Century Schoolbook" w:cs="Century Schoolbook"/>
                <w:color w:val="000000"/>
                <w:kern w:val="0"/>
                <w:sz w:val="24"/>
                <w:szCs w:val="24"/>
              </w:rPr>
            </w:rPrChange>
          </w:rPr>
          <w:t xml:space="preserve"> (Exception </w:t>
        </w:r>
        <w:r w:rsidRPr="008F23E8">
          <w:rPr>
            <w:rFonts w:ascii="Century Schoolbook" w:hAnsi="Century Schoolbook" w:cs="Century Schoolbook"/>
            <w:color w:val="6A3E3E"/>
            <w:kern w:val="0"/>
            <w:sz w:val="24"/>
            <w:szCs w:val="24"/>
            <w:rPrChange w:id="666" w:author="Yangcl" w:date="2020-03-25T12:39:00Z">
              <w:rPr>
                <w:rFonts w:ascii="Century Schoolbook" w:hAnsi="Century Schoolbook" w:cs="Century Schoolbook"/>
                <w:color w:val="6A3E3E"/>
                <w:kern w:val="0"/>
                <w:sz w:val="24"/>
                <w:szCs w:val="24"/>
              </w:rPr>
            </w:rPrChange>
          </w:rPr>
          <w:t>e</w:t>
        </w:r>
        <w:r w:rsidRPr="008F23E8">
          <w:rPr>
            <w:rFonts w:ascii="Century Schoolbook" w:hAnsi="Century Schoolbook" w:cs="Century Schoolbook"/>
            <w:color w:val="000000"/>
            <w:kern w:val="0"/>
            <w:sz w:val="24"/>
            <w:szCs w:val="24"/>
            <w:rPrChange w:id="667" w:author="Yangcl" w:date="2020-03-25T12:39:00Z">
              <w:rPr>
                <w:rFonts w:ascii="Century Schoolbook" w:hAnsi="Century Schoolbook" w:cs="Century Schoolbook"/>
                <w:color w:val="000000"/>
                <w:kern w:val="0"/>
                <w:sz w:val="24"/>
                <w:szCs w:val="24"/>
              </w:rPr>
            </w:rPrChange>
          </w:rPr>
          <w:t>) {</w:t>
        </w:r>
      </w:ins>
    </w:p>
    <w:p w:rsidR="008F23E8" w:rsidRPr="008F23E8" w:rsidRDefault="008F23E8" w:rsidP="008F23E8">
      <w:pPr>
        <w:autoSpaceDE w:val="0"/>
        <w:autoSpaceDN w:val="0"/>
        <w:adjustRightInd w:val="0"/>
        <w:jc w:val="left"/>
        <w:rPr>
          <w:ins w:id="668" w:author="Yangcl" w:date="2020-03-25T12:39:00Z"/>
          <w:rFonts w:ascii="Century Schoolbook" w:hAnsi="Century Schoolbook" w:cs="Century Schoolbook"/>
          <w:kern w:val="0"/>
          <w:sz w:val="24"/>
          <w:szCs w:val="24"/>
          <w:rPrChange w:id="669" w:author="Yangcl" w:date="2020-03-25T12:39:00Z">
            <w:rPr>
              <w:ins w:id="670" w:author="Yangcl" w:date="2020-03-25T12:39:00Z"/>
              <w:rFonts w:ascii="Century Schoolbook" w:hAnsi="Century Schoolbook" w:cs="Century Schoolbook"/>
              <w:kern w:val="0"/>
              <w:sz w:val="24"/>
              <w:szCs w:val="24"/>
            </w:rPr>
          </w:rPrChange>
        </w:rPr>
      </w:pPr>
      <w:ins w:id="671" w:author="Yangcl" w:date="2020-03-25T12:39:00Z">
        <w:r w:rsidRPr="008F23E8">
          <w:rPr>
            <w:rFonts w:ascii="Century Schoolbook" w:hAnsi="Century Schoolbook" w:cs="Century Schoolbook"/>
            <w:color w:val="000000"/>
            <w:kern w:val="0"/>
            <w:sz w:val="24"/>
            <w:szCs w:val="24"/>
            <w:rPrChange w:id="672" w:author="Yangcl" w:date="2020-03-25T12:39:00Z">
              <w:rPr>
                <w:rFonts w:ascii="Century Schoolbook" w:hAnsi="Century Schoolbook" w:cs="Century Schoolbook"/>
                <w:color w:val="000000"/>
                <w:kern w:val="0"/>
                <w:sz w:val="24"/>
                <w:szCs w:val="24"/>
              </w:rPr>
            </w:rPrChange>
          </w:rPr>
          <w:tab/>
        </w:r>
        <w:r w:rsidRPr="008F23E8">
          <w:rPr>
            <w:rFonts w:ascii="Century Schoolbook" w:hAnsi="Century Schoolbook" w:cs="Century Schoolbook"/>
            <w:color w:val="000000"/>
            <w:kern w:val="0"/>
            <w:sz w:val="24"/>
            <w:szCs w:val="24"/>
            <w:rPrChange w:id="673" w:author="Yangcl" w:date="2020-03-25T12:39:00Z">
              <w:rPr>
                <w:rFonts w:ascii="Century Schoolbook" w:hAnsi="Century Schoolbook" w:cs="Century Schoolbook"/>
                <w:color w:val="000000"/>
                <w:kern w:val="0"/>
                <w:sz w:val="24"/>
                <w:szCs w:val="24"/>
              </w:rPr>
            </w:rPrChange>
          </w:rPr>
          <w:tab/>
        </w:r>
        <w:r w:rsidRPr="008F23E8">
          <w:rPr>
            <w:rFonts w:ascii="Century Schoolbook" w:hAnsi="Century Schoolbook" w:cs="Century Schoolbook"/>
            <w:color w:val="6A3E3E"/>
            <w:kern w:val="0"/>
            <w:sz w:val="24"/>
            <w:szCs w:val="24"/>
            <w:rPrChange w:id="674" w:author="Yangcl" w:date="2020-03-25T12:39:00Z">
              <w:rPr>
                <w:rFonts w:ascii="Century Schoolbook" w:hAnsi="Century Schoolbook" w:cs="Century Schoolbook"/>
                <w:color w:val="6A3E3E"/>
                <w:kern w:val="0"/>
                <w:sz w:val="24"/>
                <w:szCs w:val="24"/>
              </w:rPr>
            </w:rPrChange>
          </w:rPr>
          <w:t>e</w:t>
        </w:r>
        <w:r w:rsidRPr="008F23E8">
          <w:rPr>
            <w:rFonts w:ascii="Century Schoolbook" w:hAnsi="Century Schoolbook" w:cs="Century Schoolbook"/>
            <w:color w:val="000000"/>
            <w:kern w:val="0"/>
            <w:sz w:val="24"/>
            <w:szCs w:val="24"/>
            <w:rPrChange w:id="675" w:author="Yangcl" w:date="2020-03-25T12:39:00Z">
              <w:rPr>
                <w:rFonts w:ascii="Century Schoolbook" w:hAnsi="Century Schoolbook" w:cs="Century Schoolbook"/>
                <w:color w:val="000000"/>
                <w:kern w:val="0"/>
                <w:sz w:val="24"/>
                <w:szCs w:val="24"/>
              </w:rPr>
            </w:rPrChange>
          </w:rPr>
          <w:t xml:space="preserve">.printStackTrace(); </w:t>
        </w:r>
      </w:ins>
    </w:p>
    <w:p w:rsidR="008F23E8" w:rsidRPr="008F23E8" w:rsidRDefault="008F23E8" w:rsidP="008F23E8">
      <w:pPr>
        <w:autoSpaceDE w:val="0"/>
        <w:autoSpaceDN w:val="0"/>
        <w:adjustRightInd w:val="0"/>
        <w:jc w:val="left"/>
        <w:rPr>
          <w:ins w:id="676" w:author="Yangcl" w:date="2020-03-25T12:39:00Z"/>
          <w:rFonts w:ascii="Century Schoolbook" w:hAnsi="Century Schoolbook" w:cs="Century Schoolbook"/>
          <w:kern w:val="0"/>
          <w:sz w:val="24"/>
          <w:szCs w:val="24"/>
          <w:rPrChange w:id="677" w:author="Yangcl" w:date="2020-03-25T12:39:00Z">
            <w:rPr>
              <w:ins w:id="678" w:author="Yangcl" w:date="2020-03-25T12:39:00Z"/>
              <w:rFonts w:ascii="Century Schoolbook" w:hAnsi="Century Schoolbook" w:cs="Century Schoolbook"/>
              <w:kern w:val="0"/>
              <w:sz w:val="24"/>
              <w:szCs w:val="24"/>
            </w:rPr>
          </w:rPrChange>
        </w:rPr>
      </w:pPr>
      <w:ins w:id="679" w:author="Yangcl" w:date="2020-03-25T12:39:00Z">
        <w:r w:rsidRPr="008F23E8">
          <w:rPr>
            <w:rFonts w:ascii="Century Schoolbook" w:hAnsi="Century Schoolbook" w:cs="Century Schoolbook"/>
            <w:color w:val="000000"/>
            <w:kern w:val="0"/>
            <w:sz w:val="24"/>
            <w:szCs w:val="24"/>
            <w:rPrChange w:id="680" w:author="Yangcl" w:date="2020-03-25T12:39:00Z">
              <w:rPr>
                <w:rFonts w:ascii="Century Schoolbook" w:hAnsi="Century Schoolbook" w:cs="Century Schoolbook"/>
                <w:color w:val="000000"/>
                <w:kern w:val="0"/>
                <w:sz w:val="24"/>
                <w:szCs w:val="24"/>
              </w:rPr>
            </w:rPrChange>
          </w:rPr>
          <w:tab/>
          <w:t xml:space="preserve">} </w:t>
        </w:r>
        <w:r w:rsidRPr="008F23E8">
          <w:rPr>
            <w:rFonts w:ascii="Century Schoolbook" w:hAnsi="Century Schoolbook" w:cs="Century Schoolbook"/>
            <w:bCs/>
            <w:color w:val="7F0055"/>
            <w:kern w:val="0"/>
            <w:sz w:val="24"/>
            <w:szCs w:val="24"/>
            <w:rPrChange w:id="681" w:author="Yangcl" w:date="2020-03-25T12:39:00Z">
              <w:rPr>
                <w:rFonts w:ascii="Century Schoolbook" w:hAnsi="Century Schoolbook" w:cs="Century Schoolbook"/>
                <w:b/>
                <w:bCs/>
                <w:color w:val="7F0055"/>
                <w:kern w:val="0"/>
                <w:sz w:val="24"/>
                <w:szCs w:val="24"/>
              </w:rPr>
            </w:rPrChange>
          </w:rPr>
          <w:t>finally</w:t>
        </w:r>
        <w:r w:rsidRPr="008F23E8">
          <w:rPr>
            <w:rFonts w:ascii="Century Schoolbook" w:hAnsi="Century Schoolbook" w:cs="Century Schoolbook"/>
            <w:color w:val="000000"/>
            <w:kern w:val="0"/>
            <w:sz w:val="24"/>
            <w:szCs w:val="24"/>
            <w:rPrChange w:id="682" w:author="Yangcl" w:date="2020-03-25T12:39:00Z">
              <w:rPr>
                <w:rFonts w:ascii="Century Schoolbook" w:hAnsi="Century Schoolbook" w:cs="Century Schoolbook"/>
                <w:color w:val="000000"/>
                <w:kern w:val="0"/>
                <w:sz w:val="24"/>
                <w:szCs w:val="24"/>
              </w:rPr>
            </w:rPrChange>
          </w:rPr>
          <w:t xml:space="preserve"> {   </w:t>
        </w:r>
        <w:r w:rsidRPr="008F23E8">
          <w:rPr>
            <w:rFonts w:ascii="Century Schoolbook" w:hAnsi="Century Schoolbook" w:cs="Century Schoolbook"/>
            <w:color w:val="3F7F5F"/>
            <w:kern w:val="0"/>
            <w:sz w:val="24"/>
            <w:szCs w:val="24"/>
            <w:rPrChange w:id="683" w:author="Yangcl" w:date="2020-03-25T12:39:00Z">
              <w:rPr>
                <w:rFonts w:ascii="Century Schoolbook" w:hAnsi="Century Schoolbook" w:cs="Century Schoolbook"/>
                <w:color w:val="3F7F5F"/>
                <w:kern w:val="0"/>
                <w:sz w:val="24"/>
                <w:szCs w:val="24"/>
              </w:rPr>
            </w:rPrChange>
          </w:rPr>
          <w:t xml:space="preserve">// </w:t>
        </w:r>
        <w:r w:rsidRPr="008F23E8">
          <w:rPr>
            <w:rFonts w:ascii="Century Schoolbook" w:hAnsi="Century Schoolbook" w:cs="Century Schoolbook"/>
            <w:color w:val="3F7F5F"/>
            <w:kern w:val="0"/>
            <w:sz w:val="24"/>
            <w:szCs w:val="24"/>
            <w:rPrChange w:id="684" w:author="Yangcl" w:date="2020-03-25T12:39:00Z">
              <w:rPr>
                <w:rFonts w:ascii="Century Schoolbook" w:hAnsi="Century Schoolbook" w:cs="Century Schoolbook"/>
                <w:color w:val="3F7F5F"/>
                <w:kern w:val="0"/>
                <w:sz w:val="24"/>
                <w:szCs w:val="24"/>
              </w:rPr>
            </w:rPrChange>
          </w:rPr>
          <w:t>无论如何</w:t>
        </w:r>
        <w:r w:rsidRPr="008F23E8">
          <w:rPr>
            <w:rFonts w:ascii="Century Schoolbook" w:hAnsi="Century Schoolbook" w:cs="Century Schoolbook"/>
            <w:color w:val="3F7F5F"/>
            <w:kern w:val="0"/>
            <w:sz w:val="24"/>
            <w:szCs w:val="24"/>
            <w:rPrChange w:id="685" w:author="Yangcl" w:date="2020-03-25T12:39:00Z">
              <w:rPr>
                <w:rFonts w:ascii="Century Schoolbook" w:hAnsi="Century Schoolbook" w:cs="Century Schoolbook"/>
                <w:color w:val="3F7F5F"/>
                <w:kern w:val="0"/>
                <w:sz w:val="24"/>
                <w:szCs w:val="24"/>
              </w:rPr>
            </w:rPrChange>
          </w:rPr>
          <w:t xml:space="preserve">, </w:t>
        </w:r>
        <w:r w:rsidRPr="008F23E8">
          <w:rPr>
            <w:rFonts w:ascii="Century Schoolbook" w:hAnsi="Century Schoolbook" w:cs="Century Schoolbook"/>
            <w:color w:val="3F7F5F"/>
            <w:kern w:val="0"/>
            <w:sz w:val="24"/>
            <w:szCs w:val="24"/>
            <w:rPrChange w:id="686" w:author="Yangcl" w:date="2020-03-25T12:39:00Z">
              <w:rPr>
                <w:rFonts w:ascii="Century Schoolbook" w:hAnsi="Century Schoolbook" w:cs="Century Schoolbook"/>
                <w:color w:val="3F7F5F"/>
                <w:kern w:val="0"/>
                <w:sz w:val="24"/>
                <w:szCs w:val="24"/>
              </w:rPr>
            </w:rPrChange>
          </w:rPr>
          <w:t>最后都要解锁</w:t>
        </w:r>
      </w:ins>
    </w:p>
    <w:p w:rsidR="008F23E8" w:rsidRPr="008F23E8" w:rsidRDefault="008F23E8" w:rsidP="008F23E8">
      <w:pPr>
        <w:autoSpaceDE w:val="0"/>
        <w:autoSpaceDN w:val="0"/>
        <w:adjustRightInd w:val="0"/>
        <w:jc w:val="left"/>
        <w:rPr>
          <w:ins w:id="687" w:author="Yangcl" w:date="2020-03-25T12:39:00Z"/>
          <w:rFonts w:ascii="Century Schoolbook" w:hAnsi="Century Schoolbook" w:cs="Century Schoolbook"/>
          <w:kern w:val="0"/>
          <w:sz w:val="24"/>
          <w:szCs w:val="24"/>
          <w:rPrChange w:id="688" w:author="Yangcl" w:date="2020-03-25T12:39:00Z">
            <w:rPr>
              <w:ins w:id="689" w:author="Yangcl" w:date="2020-03-25T12:39:00Z"/>
              <w:rFonts w:ascii="Century Schoolbook" w:hAnsi="Century Schoolbook" w:cs="Century Schoolbook"/>
              <w:kern w:val="0"/>
              <w:sz w:val="24"/>
              <w:szCs w:val="24"/>
            </w:rPr>
          </w:rPrChange>
        </w:rPr>
      </w:pPr>
      <w:ins w:id="690" w:author="Yangcl" w:date="2020-03-25T12:39:00Z">
        <w:r w:rsidRPr="008F23E8">
          <w:rPr>
            <w:rFonts w:ascii="Century Schoolbook" w:hAnsi="Century Schoolbook" w:cs="Century Schoolbook"/>
            <w:color w:val="000000"/>
            <w:kern w:val="0"/>
            <w:sz w:val="24"/>
            <w:szCs w:val="24"/>
            <w:rPrChange w:id="691" w:author="Yangcl" w:date="2020-03-25T12:39:00Z">
              <w:rPr>
                <w:rFonts w:ascii="Century Schoolbook" w:hAnsi="Century Schoolbook" w:cs="Century Schoolbook"/>
                <w:color w:val="000000"/>
                <w:kern w:val="0"/>
                <w:sz w:val="24"/>
                <w:szCs w:val="24"/>
              </w:rPr>
            </w:rPrChange>
          </w:rPr>
          <w:tab/>
          <w:t xml:space="preserve">    </w:t>
        </w:r>
        <w:r w:rsidRPr="008F23E8">
          <w:rPr>
            <w:rFonts w:ascii="Century Schoolbook" w:hAnsi="Century Schoolbook" w:cs="Century Schoolbook"/>
            <w:color w:val="6A3E3E"/>
            <w:kern w:val="0"/>
            <w:sz w:val="24"/>
            <w:szCs w:val="24"/>
            <w:rPrChange w:id="692" w:author="Yangcl" w:date="2020-03-25T12:39:00Z">
              <w:rPr>
                <w:rFonts w:ascii="Century Schoolbook" w:hAnsi="Century Schoolbook" w:cs="Century Schoolbook"/>
                <w:color w:val="6A3E3E"/>
                <w:kern w:val="0"/>
                <w:sz w:val="24"/>
                <w:szCs w:val="24"/>
              </w:rPr>
            </w:rPrChange>
          </w:rPr>
          <w:t>disLock</w:t>
        </w:r>
        <w:r w:rsidRPr="008F23E8">
          <w:rPr>
            <w:rFonts w:ascii="Century Schoolbook" w:hAnsi="Century Schoolbook" w:cs="Century Schoolbook"/>
            <w:color w:val="000000"/>
            <w:kern w:val="0"/>
            <w:sz w:val="24"/>
            <w:szCs w:val="24"/>
            <w:rPrChange w:id="693" w:author="Yangcl" w:date="2020-03-25T12:39:00Z">
              <w:rPr>
                <w:rFonts w:ascii="Century Schoolbook" w:hAnsi="Century Schoolbook" w:cs="Century Schoolbook"/>
                <w:color w:val="000000"/>
                <w:kern w:val="0"/>
                <w:sz w:val="24"/>
                <w:szCs w:val="24"/>
              </w:rPr>
            </w:rPrChange>
          </w:rPr>
          <w:t>.unlock();</w:t>
        </w:r>
      </w:ins>
    </w:p>
    <w:p w:rsidR="008F23E8" w:rsidRPr="008F23E8" w:rsidRDefault="008F23E8" w:rsidP="008F23E8">
      <w:pPr>
        <w:autoSpaceDE w:val="0"/>
        <w:autoSpaceDN w:val="0"/>
        <w:adjustRightInd w:val="0"/>
        <w:jc w:val="left"/>
        <w:rPr>
          <w:ins w:id="694" w:author="Yangcl" w:date="2020-03-25T12:39:00Z"/>
          <w:rFonts w:ascii="Century Schoolbook" w:hAnsi="Century Schoolbook" w:cs="Century Schoolbook"/>
          <w:kern w:val="0"/>
          <w:sz w:val="24"/>
          <w:szCs w:val="24"/>
          <w:rPrChange w:id="695" w:author="Yangcl" w:date="2020-03-25T12:39:00Z">
            <w:rPr>
              <w:ins w:id="696" w:author="Yangcl" w:date="2020-03-25T12:39:00Z"/>
              <w:rFonts w:ascii="Century Schoolbook" w:hAnsi="Century Schoolbook" w:cs="Century Schoolbook"/>
              <w:kern w:val="0"/>
              <w:sz w:val="24"/>
              <w:szCs w:val="24"/>
            </w:rPr>
          </w:rPrChange>
        </w:rPr>
      </w:pPr>
      <w:ins w:id="697" w:author="Yangcl" w:date="2020-03-25T12:39:00Z">
        <w:r w:rsidRPr="008F23E8">
          <w:rPr>
            <w:rFonts w:ascii="Century Schoolbook" w:hAnsi="Century Schoolbook" w:cs="Century Schoolbook"/>
            <w:color w:val="000000"/>
            <w:kern w:val="0"/>
            <w:sz w:val="24"/>
            <w:szCs w:val="24"/>
            <w:rPrChange w:id="698" w:author="Yangcl" w:date="2020-03-25T12:39:00Z">
              <w:rPr>
                <w:rFonts w:ascii="Century Schoolbook" w:hAnsi="Century Schoolbook" w:cs="Century Schoolbook"/>
                <w:color w:val="000000"/>
                <w:kern w:val="0"/>
                <w:sz w:val="24"/>
                <w:szCs w:val="24"/>
              </w:rPr>
            </w:rPrChange>
          </w:rPr>
          <w:tab/>
          <w:t>}</w:t>
        </w:r>
      </w:ins>
    </w:p>
    <w:p w:rsidR="008F23E8" w:rsidRPr="008F23E8" w:rsidRDefault="008F23E8" w:rsidP="008F23E8">
      <w:pPr>
        <w:autoSpaceDE w:val="0"/>
        <w:autoSpaceDN w:val="0"/>
        <w:adjustRightInd w:val="0"/>
        <w:jc w:val="left"/>
        <w:rPr>
          <w:ins w:id="699" w:author="Yangcl" w:date="2020-03-25T12:39:00Z"/>
          <w:rFonts w:ascii="Century Schoolbook" w:hAnsi="Century Schoolbook" w:cs="Century Schoolbook"/>
          <w:kern w:val="0"/>
          <w:sz w:val="24"/>
          <w:szCs w:val="24"/>
          <w:rPrChange w:id="700" w:author="Yangcl" w:date="2020-03-25T12:39:00Z">
            <w:rPr>
              <w:ins w:id="701" w:author="Yangcl" w:date="2020-03-25T12:39:00Z"/>
              <w:rFonts w:ascii="Century Schoolbook" w:hAnsi="Century Schoolbook" w:cs="Century Schoolbook"/>
              <w:kern w:val="0"/>
              <w:sz w:val="24"/>
              <w:szCs w:val="24"/>
            </w:rPr>
          </w:rPrChange>
        </w:rPr>
      </w:pPr>
      <w:ins w:id="702" w:author="Yangcl" w:date="2020-03-25T12:39:00Z">
        <w:r w:rsidRPr="008F23E8">
          <w:rPr>
            <w:rFonts w:ascii="Century Schoolbook" w:hAnsi="Century Schoolbook" w:cs="Century Schoolbook"/>
            <w:color w:val="000000"/>
            <w:kern w:val="0"/>
            <w:sz w:val="24"/>
            <w:szCs w:val="24"/>
            <w:rPrChange w:id="703" w:author="Yangcl" w:date="2020-03-25T12:39:00Z">
              <w:rPr>
                <w:rFonts w:ascii="Century Schoolbook" w:hAnsi="Century Schoolbook" w:cs="Century Schoolbook"/>
                <w:color w:val="000000"/>
                <w:kern w:val="0"/>
                <w:sz w:val="24"/>
                <w:szCs w:val="24"/>
              </w:rPr>
            </w:rPrChange>
          </w:rPr>
          <w:t>}</w:t>
        </w:r>
      </w:ins>
    </w:p>
    <w:p w:rsidR="00437E04" w:rsidRDefault="00437E04" w:rsidP="00146EE2">
      <w:pPr>
        <w:rPr>
          <w:ins w:id="704" w:author="Yangcl" w:date="2020-03-25T12:11:00Z"/>
          <w:rFonts w:ascii="Century Schoolbook" w:hAnsi="Century Schoolbook"/>
        </w:rPr>
      </w:pPr>
    </w:p>
    <w:p w:rsidR="00437E04" w:rsidRDefault="00437E04" w:rsidP="00146EE2">
      <w:pPr>
        <w:rPr>
          <w:ins w:id="705" w:author="Yangcl" w:date="2020-03-25T12:11:00Z"/>
          <w:rFonts w:ascii="Century Schoolbook" w:hAnsi="Century Schoolbook"/>
        </w:rPr>
      </w:pPr>
    </w:p>
    <w:p w:rsidR="00437E04" w:rsidRDefault="00437E04" w:rsidP="00146EE2">
      <w:pPr>
        <w:rPr>
          <w:ins w:id="706" w:author="Yangcl" w:date="2020-03-25T12:11:00Z"/>
          <w:rFonts w:ascii="Century Schoolbook" w:hAnsi="Century Schoolbook"/>
        </w:rPr>
      </w:pPr>
    </w:p>
    <w:p w:rsidR="00437E04" w:rsidRDefault="00437E04" w:rsidP="00146EE2">
      <w:pPr>
        <w:rPr>
          <w:ins w:id="707" w:author="Yangcl" w:date="2020-03-25T10:36:00Z"/>
          <w:rFonts w:ascii="Century Schoolbook" w:hAnsi="Century Schoolbook"/>
        </w:rPr>
      </w:pPr>
    </w:p>
    <w:p w:rsidR="00146EE2" w:rsidRDefault="00146EE2" w:rsidP="00146EE2">
      <w:pPr>
        <w:rPr>
          <w:ins w:id="708" w:author="Yangcl" w:date="2020-03-25T10:36:00Z"/>
          <w:rFonts w:ascii="Century Schoolbook" w:hAnsi="Century Schoolbook"/>
        </w:rPr>
      </w:pPr>
    </w:p>
    <w:p w:rsidR="00146EE2" w:rsidRDefault="00146EE2" w:rsidP="00146EE2">
      <w:pPr>
        <w:rPr>
          <w:ins w:id="709" w:author="Yangcl" w:date="2020-03-25T10:36:00Z"/>
          <w:rFonts w:ascii="Century Schoolbook" w:hAnsi="Century Schoolbook"/>
        </w:rPr>
      </w:pPr>
    </w:p>
    <w:p w:rsidR="00146EE2" w:rsidRDefault="00194374">
      <w:pPr>
        <w:pStyle w:val="Tip3"/>
        <w:rPr>
          <w:ins w:id="710" w:author="Yangcl" w:date="2020-03-25T10:36:00Z"/>
        </w:rPr>
        <w:pPrChange w:id="711" w:author="Yangcl" w:date="2020-03-25T10:44:00Z">
          <w:pPr/>
        </w:pPrChange>
      </w:pPr>
      <w:ins w:id="712" w:author="Yangcl" w:date="2020-03-25T10:44:00Z">
        <w:r>
          <w:t>高稳定分布式锁</w:t>
        </w:r>
      </w:ins>
    </w:p>
    <w:p w:rsidR="00146EE2" w:rsidRDefault="00146EE2" w:rsidP="00146EE2">
      <w:pPr>
        <w:rPr>
          <w:ins w:id="713" w:author="Yangcl" w:date="2020-03-25T10:36:00Z"/>
          <w:rFonts w:ascii="Century Schoolbook" w:hAnsi="Century Schoolbook"/>
        </w:rPr>
      </w:pPr>
    </w:p>
    <w:p w:rsidR="00146EE2" w:rsidRDefault="00146EE2" w:rsidP="00146EE2">
      <w:pPr>
        <w:rPr>
          <w:ins w:id="714" w:author="Yangcl" w:date="2020-03-25T10:36:00Z"/>
          <w:rFonts w:ascii="Century Schoolbook" w:hAnsi="Century Schoolbook"/>
        </w:rPr>
      </w:pPr>
    </w:p>
    <w:p w:rsidR="00146EE2" w:rsidRDefault="00146EE2" w:rsidP="00146EE2">
      <w:pPr>
        <w:rPr>
          <w:ins w:id="715" w:author="Yangcl" w:date="2020-03-25T10:36:00Z"/>
          <w:rFonts w:ascii="Century Schoolbook" w:hAnsi="Century Schoolbook"/>
        </w:rPr>
      </w:pPr>
    </w:p>
    <w:p w:rsidR="00146EE2" w:rsidRDefault="00146EE2" w:rsidP="00146EE2">
      <w:pPr>
        <w:rPr>
          <w:ins w:id="716" w:author="Yangcl" w:date="2020-03-25T10:36:00Z"/>
          <w:rFonts w:ascii="Century Schoolbook" w:hAnsi="Century Schoolbook"/>
        </w:rPr>
      </w:pPr>
    </w:p>
    <w:p w:rsidR="00146EE2" w:rsidRDefault="00146EE2" w:rsidP="00146EE2">
      <w:pPr>
        <w:rPr>
          <w:ins w:id="717" w:author="Yangcl" w:date="2020-03-25T10:36:00Z"/>
          <w:rFonts w:ascii="Century Schoolbook" w:hAnsi="Century Schoolbook"/>
        </w:rPr>
      </w:pPr>
    </w:p>
    <w:p w:rsidR="00146EE2" w:rsidRDefault="00146EE2" w:rsidP="00146EE2">
      <w:pPr>
        <w:rPr>
          <w:ins w:id="718" w:author="Yangcl" w:date="2020-03-25T10:36:00Z"/>
          <w:rFonts w:ascii="Century Schoolbook" w:hAnsi="Century Schoolbook"/>
        </w:rPr>
      </w:pPr>
    </w:p>
    <w:p w:rsidR="00146EE2" w:rsidRDefault="00146EE2" w:rsidP="00146EE2">
      <w:pPr>
        <w:rPr>
          <w:ins w:id="719" w:author="Yangcl" w:date="2020-03-25T10:36:00Z"/>
          <w:rFonts w:ascii="Century Schoolbook" w:hAnsi="Century Schoolbook"/>
        </w:rPr>
      </w:pPr>
    </w:p>
    <w:p w:rsidR="00146EE2" w:rsidRDefault="00146EE2" w:rsidP="00146EE2">
      <w:pPr>
        <w:rPr>
          <w:ins w:id="720" w:author="Yangcl" w:date="2020-03-25T10:36:00Z"/>
          <w:rFonts w:ascii="Century Schoolbook" w:hAnsi="Century Schoolbook"/>
        </w:rPr>
      </w:pPr>
    </w:p>
    <w:p w:rsidR="00146EE2" w:rsidRDefault="00CF4360">
      <w:pPr>
        <w:pStyle w:val="Tip2"/>
        <w:rPr>
          <w:ins w:id="721" w:author="Yangcl" w:date="2020-03-25T10:36:00Z"/>
        </w:rPr>
        <w:pPrChange w:id="722" w:author="Yangcl" w:date="2020-03-25T10:47:00Z">
          <w:pPr/>
        </w:pPrChange>
      </w:pPr>
      <w:ins w:id="723" w:author="Yangcl" w:date="2020-03-25T10:46:00Z">
        <w:r>
          <w:t>高可复用缓存</w:t>
        </w:r>
      </w:ins>
      <w:ins w:id="724" w:author="Yangcl" w:date="2020-03-25T10:47:00Z">
        <w:r>
          <w:t>设计</w:t>
        </w:r>
      </w:ins>
    </w:p>
    <w:p w:rsidR="00146EE2" w:rsidRDefault="00146EE2" w:rsidP="00146EE2">
      <w:pPr>
        <w:rPr>
          <w:ins w:id="725" w:author="Yangcl" w:date="2020-03-25T10:36:00Z"/>
          <w:rFonts w:ascii="Century Schoolbook" w:hAnsi="Century Schoolbook"/>
        </w:rPr>
      </w:pPr>
    </w:p>
    <w:p w:rsidR="00146EE2" w:rsidRDefault="00146EE2" w:rsidP="00146EE2">
      <w:pPr>
        <w:rPr>
          <w:ins w:id="726" w:author="Yangcl" w:date="2020-03-25T10:36:00Z"/>
          <w:rFonts w:ascii="Century Schoolbook" w:hAnsi="Century Schoolbook"/>
        </w:rPr>
      </w:pPr>
    </w:p>
    <w:p w:rsidR="00146EE2" w:rsidRDefault="00146EE2" w:rsidP="00146EE2">
      <w:pPr>
        <w:rPr>
          <w:ins w:id="727" w:author="Yangcl" w:date="2020-03-25T10:36:00Z"/>
          <w:rFonts w:ascii="Century Schoolbook" w:hAnsi="Century Schoolbook"/>
        </w:rPr>
      </w:pPr>
    </w:p>
    <w:p w:rsidR="00146EE2" w:rsidRDefault="00146EE2" w:rsidP="00146EE2">
      <w:pPr>
        <w:rPr>
          <w:ins w:id="728" w:author="Yangcl" w:date="2020-03-25T10:36:00Z"/>
          <w:rFonts w:ascii="Century Schoolbook" w:hAnsi="Century Schoolbook"/>
        </w:rPr>
      </w:pPr>
    </w:p>
    <w:p w:rsidR="00146EE2" w:rsidRDefault="00146EE2" w:rsidP="00146EE2">
      <w:pPr>
        <w:rPr>
          <w:ins w:id="729" w:author="Yangcl" w:date="2020-03-25T10:36:00Z"/>
          <w:rFonts w:ascii="Century Schoolbook" w:hAnsi="Century Schoolbook"/>
        </w:rPr>
      </w:pPr>
    </w:p>
    <w:p w:rsidR="00146EE2" w:rsidRDefault="00146EE2" w:rsidP="00146EE2">
      <w:pPr>
        <w:rPr>
          <w:ins w:id="730" w:author="Yangcl" w:date="2020-03-25T10:36:00Z"/>
          <w:rFonts w:ascii="Century Schoolbook" w:hAnsi="Century Schoolbook"/>
        </w:rPr>
      </w:pPr>
    </w:p>
    <w:p w:rsidR="00146EE2" w:rsidRDefault="00146EE2" w:rsidP="00146EE2">
      <w:pPr>
        <w:rPr>
          <w:ins w:id="731" w:author="Yangcl" w:date="2020-03-25T10:36:00Z"/>
          <w:rFonts w:ascii="Century Schoolbook" w:hAnsi="Century Schoolbook"/>
        </w:rPr>
      </w:pPr>
    </w:p>
    <w:p w:rsidR="00146EE2" w:rsidRDefault="00146EE2" w:rsidP="00146EE2">
      <w:pPr>
        <w:rPr>
          <w:ins w:id="732" w:author="Yangcl" w:date="2020-03-25T10:36:00Z"/>
          <w:rFonts w:ascii="Century Schoolbook" w:hAnsi="Century Schoolbook"/>
        </w:rPr>
      </w:pPr>
    </w:p>
    <w:p w:rsidR="00146EE2" w:rsidRDefault="00146EE2" w:rsidP="00146EE2">
      <w:pPr>
        <w:rPr>
          <w:ins w:id="733" w:author="Yangcl" w:date="2020-03-25T10:36:00Z"/>
          <w:rFonts w:ascii="Century Schoolbook" w:hAnsi="Century Schoolbook"/>
        </w:rPr>
      </w:pPr>
    </w:p>
    <w:p w:rsidR="00146EE2" w:rsidRDefault="00146EE2" w:rsidP="00146EE2">
      <w:pPr>
        <w:rPr>
          <w:ins w:id="734" w:author="Yangcl" w:date="2020-03-25T10:36:00Z"/>
          <w:rFonts w:ascii="Century Schoolbook" w:hAnsi="Century Schoolbook"/>
        </w:rPr>
      </w:pPr>
    </w:p>
    <w:p w:rsidR="00146EE2" w:rsidRDefault="00146EE2" w:rsidP="00146EE2">
      <w:pPr>
        <w:rPr>
          <w:ins w:id="735" w:author="Yangcl" w:date="2020-03-25T10:36:00Z"/>
          <w:rFonts w:ascii="Century Schoolbook" w:hAnsi="Century Schoolbook"/>
        </w:rPr>
      </w:pPr>
    </w:p>
    <w:p w:rsidR="00146EE2" w:rsidRDefault="00146EE2" w:rsidP="00146EE2">
      <w:pPr>
        <w:rPr>
          <w:ins w:id="736" w:author="Yangcl" w:date="2020-03-25T10:36:00Z"/>
          <w:rFonts w:ascii="Century Schoolbook" w:hAnsi="Century Schoolbook"/>
        </w:rPr>
      </w:pPr>
    </w:p>
    <w:p w:rsidR="00146EE2" w:rsidRDefault="00146EE2" w:rsidP="00146EE2">
      <w:pPr>
        <w:rPr>
          <w:ins w:id="737" w:author="Yangcl" w:date="2020-03-25T10:36:00Z"/>
          <w:rFonts w:ascii="Century Schoolbook" w:hAnsi="Century Schoolbook"/>
        </w:rPr>
      </w:pPr>
    </w:p>
    <w:p w:rsidR="00146EE2" w:rsidRDefault="00146EE2" w:rsidP="00146EE2">
      <w:pPr>
        <w:rPr>
          <w:ins w:id="738" w:author="Yangcl" w:date="2020-03-25T10:36:00Z"/>
          <w:rFonts w:ascii="Century Schoolbook" w:hAnsi="Century Schoolbook"/>
        </w:rPr>
      </w:pPr>
    </w:p>
    <w:p w:rsidR="00146EE2" w:rsidRDefault="00146EE2" w:rsidP="00146EE2">
      <w:pPr>
        <w:rPr>
          <w:ins w:id="739" w:author="Yangcl" w:date="2020-03-25T10:36:00Z"/>
          <w:rFonts w:ascii="Century Schoolbook" w:hAnsi="Century Schoolbook"/>
        </w:rPr>
      </w:pPr>
    </w:p>
    <w:p w:rsidR="00146EE2" w:rsidRDefault="00146EE2" w:rsidP="00146EE2">
      <w:pPr>
        <w:rPr>
          <w:ins w:id="740" w:author="Yangcl" w:date="2020-03-25T10:36:00Z"/>
          <w:rFonts w:ascii="Century Schoolbook" w:hAnsi="Century Schoolbook"/>
        </w:rPr>
      </w:pPr>
    </w:p>
    <w:p w:rsidR="00146EE2" w:rsidRDefault="00146EE2" w:rsidP="00146EE2">
      <w:pPr>
        <w:rPr>
          <w:ins w:id="741" w:author="Yangcl" w:date="2020-03-25T10:36:00Z"/>
          <w:rFonts w:ascii="Century Schoolbook" w:hAnsi="Century Schoolbook"/>
        </w:rPr>
      </w:pPr>
    </w:p>
    <w:p w:rsidR="00146EE2" w:rsidRDefault="00146EE2" w:rsidP="00146EE2">
      <w:pPr>
        <w:rPr>
          <w:ins w:id="742" w:author="Yangcl" w:date="2020-03-25T10:36:00Z"/>
          <w:rFonts w:ascii="Century Schoolbook" w:hAnsi="Century Schoolbook"/>
        </w:rPr>
      </w:pPr>
    </w:p>
    <w:p w:rsidR="00146EE2" w:rsidRDefault="00146EE2" w:rsidP="00146EE2">
      <w:pPr>
        <w:rPr>
          <w:ins w:id="743" w:author="Yangcl" w:date="2020-03-25T10:36:00Z"/>
          <w:rFonts w:ascii="Century Schoolbook" w:hAnsi="Century Schoolbook"/>
        </w:rPr>
      </w:pPr>
    </w:p>
    <w:p w:rsidR="00146EE2" w:rsidRDefault="00146EE2" w:rsidP="00146EE2">
      <w:pPr>
        <w:rPr>
          <w:ins w:id="744" w:author="Yangcl" w:date="2020-03-25T10:36:00Z"/>
          <w:rFonts w:ascii="Century Schoolbook" w:hAnsi="Century Schoolbook"/>
        </w:rPr>
      </w:pPr>
    </w:p>
    <w:p w:rsidR="00146EE2" w:rsidRDefault="00146EE2" w:rsidP="00146EE2">
      <w:pPr>
        <w:rPr>
          <w:ins w:id="745" w:author="Yangcl" w:date="2020-03-25T10:36:00Z"/>
          <w:rFonts w:ascii="Century Schoolbook" w:hAnsi="Century Schoolbook"/>
        </w:rPr>
      </w:pPr>
    </w:p>
    <w:p w:rsidR="00146EE2" w:rsidRDefault="00146EE2" w:rsidP="00146EE2">
      <w:pPr>
        <w:rPr>
          <w:ins w:id="746" w:author="Yangcl" w:date="2020-03-25T10:36:00Z"/>
          <w:rFonts w:ascii="Century Schoolbook" w:hAnsi="Century Schoolbook"/>
        </w:rPr>
      </w:pPr>
    </w:p>
    <w:p w:rsidR="00146EE2" w:rsidRDefault="00146EE2" w:rsidP="00146EE2">
      <w:pPr>
        <w:rPr>
          <w:ins w:id="747" w:author="Yangcl" w:date="2020-03-25T10:36:00Z"/>
          <w:rFonts w:ascii="Century Schoolbook" w:hAnsi="Century Schoolbook"/>
        </w:rPr>
      </w:pPr>
    </w:p>
    <w:p w:rsidR="00146EE2" w:rsidRDefault="00146EE2" w:rsidP="00146EE2">
      <w:pPr>
        <w:rPr>
          <w:ins w:id="748" w:author="Yangcl" w:date="2020-03-25T10:36:00Z"/>
          <w:rFonts w:ascii="Century Schoolbook" w:hAnsi="Century Schoolbook"/>
        </w:rPr>
      </w:pPr>
    </w:p>
    <w:p w:rsidR="00146EE2" w:rsidRDefault="00146EE2" w:rsidP="00146EE2">
      <w:pPr>
        <w:rPr>
          <w:ins w:id="749" w:author="Yangcl" w:date="2020-03-25T10:36:00Z"/>
          <w:rFonts w:ascii="Century Schoolbook" w:hAnsi="Century Schoolbook"/>
        </w:rPr>
      </w:pPr>
    </w:p>
    <w:p w:rsidR="00146EE2" w:rsidRDefault="00146EE2" w:rsidP="00146EE2">
      <w:pPr>
        <w:rPr>
          <w:ins w:id="750" w:author="Yangcl" w:date="2020-03-25T10:36:00Z"/>
          <w:rFonts w:ascii="Century Schoolbook" w:hAnsi="Century Schoolbook"/>
        </w:rPr>
      </w:pPr>
    </w:p>
    <w:p w:rsidR="00146EE2" w:rsidRDefault="00146EE2" w:rsidP="00146EE2">
      <w:pPr>
        <w:rPr>
          <w:ins w:id="751" w:author="Yangcl" w:date="2020-03-25T10:36:00Z"/>
          <w:rFonts w:ascii="Century Schoolbook" w:hAnsi="Century Schoolbook"/>
        </w:rPr>
      </w:pPr>
    </w:p>
    <w:p w:rsidR="00146EE2" w:rsidRDefault="00146EE2" w:rsidP="00146EE2">
      <w:pPr>
        <w:rPr>
          <w:ins w:id="752" w:author="Yangcl" w:date="2020-03-25T10:36:00Z"/>
          <w:rFonts w:ascii="Century Schoolbook" w:hAnsi="Century Schoolbook"/>
        </w:rPr>
      </w:pPr>
    </w:p>
    <w:p w:rsidR="00146EE2" w:rsidRDefault="00146EE2" w:rsidP="00146EE2">
      <w:pPr>
        <w:rPr>
          <w:ins w:id="753" w:author="Yangcl" w:date="2020-03-25T10:36:00Z"/>
          <w:rFonts w:ascii="Century Schoolbook" w:hAnsi="Century Schoolbook"/>
        </w:rPr>
      </w:pPr>
    </w:p>
    <w:p w:rsidR="00146EE2" w:rsidRDefault="00146EE2" w:rsidP="00146EE2">
      <w:pPr>
        <w:rPr>
          <w:ins w:id="754" w:author="Yangcl" w:date="2020-03-25T10:36:00Z"/>
          <w:rFonts w:ascii="Century Schoolbook" w:hAnsi="Century Schoolbook"/>
        </w:rPr>
      </w:pPr>
    </w:p>
    <w:p w:rsidR="00146EE2" w:rsidRDefault="00146EE2" w:rsidP="00146EE2">
      <w:pPr>
        <w:rPr>
          <w:ins w:id="755" w:author="Yangcl" w:date="2020-03-25T10:36:00Z"/>
          <w:rFonts w:ascii="Century Schoolbook" w:hAnsi="Century Schoolbook"/>
        </w:rPr>
      </w:pPr>
    </w:p>
    <w:p w:rsidR="00146EE2" w:rsidRDefault="00146EE2" w:rsidP="00146EE2">
      <w:pPr>
        <w:rPr>
          <w:ins w:id="756" w:author="Yangcl" w:date="2020-03-25T10:36:00Z"/>
          <w:rFonts w:ascii="Century Schoolbook" w:hAnsi="Century Schoolbook"/>
        </w:rPr>
      </w:pPr>
    </w:p>
    <w:p w:rsidR="00146EE2" w:rsidRDefault="00146EE2" w:rsidP="00146EE2">
      <w:pPr>
        <w:rPr>
          <w:ins w:id="757" w:author="Yangcl" w:date="2020-03-25T10:36:00Z"/>
          <w:rFonts w:ascii="Century Schoolbook" w:hAnsi="Century Schoolbook"/>
        </w:rPr>
      </w:pPr>
    </w:p>
    <w:p w:rsidR="00146EE2" w:rsidRDefault="00146EE2" w:rsidP="00146EE2">
      <w:pPr>
        <w:rPr>
          <w:ins w:id="758" w:author="Yangcl" w:date="2020-03-25T10:36:00Z"/>
          <w:rFonts w:ascii="Century Schoolbook" w:hAnsi="Century Schoolbook"/>
        </w:rPr>
      </w:pPr>
    </w:p>
    <w:p w:rsidR="00146EE2" w:rsidRDefault="00146EE2" w:rsidP="00146EE2">
      <w:pPr>
        <w:rPr>
          <w:ins w:id="759" w:author="Yangcl" w:date="2020-03-25T10:36:00Z"/>
          <w:rFonts w:ascii="Century Schoolbook" w:hAnsi="Century Schoolbook"/>
        </w:rPr>
      </w:pPr>
    </w:p>
    <w:p w:rsidR="00146EE2" w:rsidRDefault="00146EE2" w:rsidP="00146EE2">
      <w:pPr>
        <w:rPr>
          <w:ins w:id="760" w:author="Yangcl" w:date="2020-03-25T10:36:00Z"/>
          <w:rFonts w:ascii="Century Schoolbook" w:hAnsi="Century Schoolbook"/>
        </w:rPr>
      </w:pPr>
    </w:p>
    <w:p w:rsidR="00146EE2" w:rsidRDefault="00146EE2" w:rsidP="00146EE2">
      <w:pPr>
        <w:rPr>
          <w:ins w:id="761" w:author="Yangcl" w:date="2020-03-25T10:36:00Z"/>
          <w:rFonts w:ascii="Century Schoolbook" w:hAnsi="Century Schoolbook"/>
        </w:rPr>
      </w:pPr>
    </w:p>
    <w:p w:rsidR="00146EE2" w:rsidRDefault="00146EE2" w:rsidP="00146EE2">
      <w:pPr>
        <w:rPr>
          <w:ins w:id="762" w:author="Yangcl" w:date="2020-03-25T10:36:00Z"/>
          <w:rFonts w:ascii="Century Schoolbook" w:hAnsi="Century Schoolbook"/>
        </w:rPr>
      </w:pPr>
    </w:p>
    <w:p w:rsidR="0082025A" w:rsidRDefault="0082025A" w:rsidP="007D35CF">
      <w:pPr>
        <w:rPr>
          <w:ins w:id="763" w:author="Yangcl" w:date="2020-03-25T10:35:00Z"/>
          <w:rFonts w:ascii="Century Schoolbook" w:hAnsi="Century Schoolbook"/>
        </w:rPr>
      </w:pPr>
    </w:p>
    <w:p w:rsidR="0082025A" w:rsidRDefault="0082025A" w:rsidP="007D35CF">
      <w:pPr>
        <w:rPr>
          <w:rFonts w:ascii="Century Schoolbook" w:hAnsi="Century Schoolbook"/>
        </w:rPr>
      </w:pPr>
    </w:p>
    <w:p w:rsidR="007D35CF" w:rsidRDefault="007D35CF" w:rsidP="008B3C54">
      <w:pPr>
        <w:pageBreakBefore/>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lastRenderedPageBreak/>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lastRenderedPageBreak/>
        <w:t>5</w:t>
      </w:r>
      <w:r>
        <w:t xml:space="preserve"> Redis </w:t>
      </w:r>
    </w:p>
    <w:p w:rsidR="007D35CF" w:rsidRDefault="007D35CF" w:rsidP="007D35CF">
      <w:pPr>
        <w:rPr>
          <w:ins w:id="764" w:author="Yangcl" w:date="2020-03-25T11:19:00Z"/>
          <w:rFonts w:ascii="Century Schoolbook" w:hAnsi="Century Schoolbook"/>
        </w:rPr>
      </w:pPr>
    </w:p>
    <w:p w:rsidR="004C04E0" w:rsidRDefault="004C04E0" w:rsidP="007D35CF">
      <w:pPr>
        <w:rPr>
          <w:ins w:id="765" w:author="Yangcl" w:date="2020-03-25T11:19:00Z"/>
          <w:rFonts w:ascii="Century Schoolbook" w:hAnsi="Century Schoolbook"/>
        </w:rPr>
      </w:pPr>
      <w:ins w:id="766" w:author="Yangcl" w:date="2020-03-25T11:19:00Z">
        <w:r w:rsidRPr="004C04E0">
          <w:rPr>
            <w:rFonts w:ascii="Century Schoolbook" w:hAnsi="Century Schoolbook" w:hint="eastAsia"/>
          </w:rPr>
          <w:t>Redis</w:t>
        </w:r>
        <w:r w:rsidRPr="004C04E0">
          <w:rPr>
            <w:rFonts w:ascii="Century Schoolbook" w:hAnsi="Century Schoolbook" w:hint="eastAsia"/>
          </w:rPr>
          <w:t>支持五种数据类型：</w:t>
        </w:r>
        <w:r w:rsidRPr="004C04E0">
          <w:rPr>
            <w:rFonts w:ascii="Century Schoolbook" w:hAnsi="Century Schoolbook" w:hint="eastAsia"/>
          </w:rPr>
          <w:t>string</w:t>
        </w:r>
        <w:r w:rsidRPr="004C04E0">
          <w:rPr>
            <w:rFonts w:ascii="Century Schoolbook" w:hAnsi="Century Schoolbook" w:hint="eastAsia"/>
          </w:rPr>
          <w:t>（字符串），</w:t>
        </w:r>
        <w:r w:rsidRPr="004C04E0">
          <w:rPr>
            <w:rFonts w:ascii="Century Schoolbook" w:hAnsi="Century Schoolbook" w:hint="eastAsia"/>
          </w:rPr>
          <w:t>hash</w:t>
        </w:r>
        <w:r w:rsidRPr="004C04E0">
          <w:rPr>
            <w:rFonts w:ascii="Century Schoolbook" w:hAnsi="Century Schoolbook" w:hint="eastAsia"/>
          </w:rPr>
          <w:t>（哈希），</w:t>
        </w:r>
        <w:r w:rsidRPr="004C04E0">
          <w:rPr>
            <w:rFonts w:ascii="Century Schoolbook" w:hAnsi="Century Schoolbook" w:hint="eastAsia"/>
          </w:rPr>
          <w:t>list</w:t>
        </w:r>
        <w:r w:rsidRPr="004C04E0">
          <w:rPr>
            <w:rFonts w:ascii="Century Schoolbook" w:hAnsi="Century Schoolbook" w:hint="eastAsia"/>
          </w:rPr>
          <w:t>（列表），</w:t>
        </w:r>
        <w:r w:rsidRPr="004C04E0">
          <w:rPr>
            <w:rFonts w:ascii="Century Schoolbook" w:hAnsi="Century Schoolbook" w:hint="eastAsia"/>
          </w:rPr>
          <w:t>set</w:t>
        </w:r>
        <w:r w:rsidRPr="004C04E0">
          <w:rPr>
            <w:rFonts w:ascii="Century Schoolbook" w:hAnsi="Century Schoolbook" w:hint="eastAsia"/>
          </w:rPr>
          <w:t>（集合）及</w:t>
        </w:r>
        <w:r w:rsidRPr="004C04E0">
          <w:rPr>
            <w:rFonts w:ascii="Century Schoolbook" w:hAnsi="Century Schoolbook" w:hint="eastAsia"/>
          </w:rPr>
          <w:t>zset(sorted set</w:t>
        </w:r>
        <w:r w:rsidRPr="004C04E0">
          <w:rPr>
            <w:rFonts w:ascii="Century Schoolbook" w:hAnsi="Century Schoolbook" w:hint="eastAsia"/>
          </w:rPr>
          <w:t>：有序集合</w:t>
        </w:r>
        <w:r w:rsidRPr="004C04E0">
          <w:rPr>
            <w:rFonts w:ascii="Century Schoolbook" w:hAnsi="Century Schoolbook" w:hint="eastAsia"/>
          </w:rPr>
          <w:t>)</w:t>
        </w:r>
        <w:r w:rsidRPr="004C04E0">
          <w:rPr>
            <w:rFonts w:ascii="Century Schoolbook" w:hAnsi="Century Schoolbook" w:hint="eastAsia"/>
          </w:rPr>
          <w:t>。</w:t>
        </w:r>
      </w:ins>
    </w:p>
    <w:p w:rsidR="004C04E0" w:rsidRDefault="004C04E0" w:rsidP="007D35CF">
      <w:pPr>
        <w:rPr>
          <w:ins w:id="767" w:author="Yangcl" w:date="2020-03-25T11:19:00Z"/>
          <w:rFonts w:ascii="Century Schoolbook" w:hAnsi="Century Schoolbook"/>
        </w:rPr>
      </w:pPr>
    </w:p>
    <w:p w:rsidR="004C04E0" w:rsidRDefault="004C04E0" w:rsidP="007D35CF">
      <w:pPr>
        <w:rPr>
          <w:ins w:id="768" w:author="Yangcl" w:date="2020-03-25T11:19:00Z"/>
          <w:rFonts w:ascii="Century Schoolbook" w:hAnsi="Century Schoolbook"/>
        </w:rPr>
      </w:pPr>
    </w:p>
    <w:p w:rsidR="004C04E0" w:rsidRDefault="004C04E0"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lastRenderedPageBreak/>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Del="00374D59" w:rsidRDefault="007D35CF" w:rsidP="007D35CF">
      <w:pPr>
        <w:rPr>
          <w:del w:id="769" w:author="Yangcl" w:date="2020-03-25T10:33:00Z"/>
          <w:rFonts w:ascii="Century Schoolbook" w:hAnsi="Century Schoolbook"/>
        </w:rPr>
      </w:pPr>
    </w:p>
    <w:p w:rsidR="007D35CF" w:rsidDel="00374D59" w:rsidRDefault="007D35CF" w:rsidP="007D35CF">
      <w:pPr>
        <w:rPr>
          <w:del w:id="770" w:author="Yangcl" w:date="2020-03-25T10:33:00Z"/>
          <w:rFonts w:ascii="Century Schoolbook" w:hAnsi="Century Schoolbook"/>
        </w:rPr>
      </w:pPr>
    </w:p>
    <w:p w:rsidR="007D35CF" w:rsidDel="00374D59" w:rsidRDefault="007D35CF" w:rsidP="007D35CF">
      <w:pPr>
        <w:rPr>
          <w:del w:id="771" w:author="Yangcl" w:date="2020-03-25T10:33:00Z"/>
          <w:rFonts w:ascii="Century Schoolbook" w:hAnsi="Century Schoolbook"/>
        </w:rPr>
      </w:pPr>
    </w:p>
    <w:p w:rsidR="007D35CF" w:rsidDel="00374D59" w:rsidRDefault="007D35CF" w:rsidP="007D35CF">
      <w:pPr>
        <w:rPr>
          <w:del w:id="772" w:author="Yangcl" w:date="2020-03-25T10:33:00Z"/>
          <w:rFonts w:ascii="Century Schoolbook" w:hAnsi="Century Schoolbook"/>
        </w:rPr>
      </w:pPr>
    </w:p>
    <w:p w:rsidR="007D35CF" w:rsidDel="00374D59" w:rsidRDefault="007D35CF" w:rsidP="007D35CF">
      <w:pPr>
        <w:rPr>
          <w:del w:id="773" w:author="Yangcl" w:date="2020-03-25T10:33:00Z"/>
          <w:rFonts w:ascii="Century Schoolbook" w:hAnsi="Century Schoolbook"/>
        </w:rPr>
      </w:pPr>
    </w:p>
    <w:p w:rsidR="007D35CF" w:rsidDel="00374D59" w:rsidRDefault="007D35CF" w:rsidP="007D35CF">
      <w:pPr>
        <w:rPr>
          <w:del w:id="774" w:author="Yangcl" w:date="2020-03-25T10:33:00Z"/>
          <w:rFonts w:ascii="Century Schoolbook" w:hAnsi="Century Schoolbook"/>
        </w:rPr>
      </w:pPr>
    </w:p>
    <w:p w:rsidR="007D35CF" w:rsidDel="00374D59" w:rsidRDefault="007D35CF" w:rsidP="007D35CF">
      <w:pPr>
        <w:rPr>
          <w:del w:id="775" w:author="Yangcl" w:date="2020-03-25T10:33:00Z"/>
          <w:rFonts w:ascii="Century Schoolbook" w:hAnsi="Century Schoolbook"/>
        </w:rPr>
      </w:pPr>
    </w:p>
    <w:p w:rsidR="007D35CF" w:rsidDel="00374D59" w:rsidRDefault="007D35CF" w:rsidP="007D35CF">
      <w:pPr>
        <w:rPr>
          <w:del w:id="776" w:author="Yangcl" w:date="2020-03-25T10:33:00Z"/>
          <w:rFonts w:ascii="Century Schoolbook" w:hAnsi="Century Schoolbook"/>
        </w:rPr>
      </w:pPr>
    </w:p>
    <w:p w:rsidR="007D35CF" w:rsidDel="00374D59" w:rsidRDefault="007D35CF" w:rsidP="007D35CF">
      <w:pPr>
        <w:rPr>
          <w:del w:id="777" w:author="Yangcl" w:date="2020-03-25T10:33:00Z"/>
          <w:rFonts w:ascii="Century Schoolbook" w:hAnsi="Century Schoolbook"/>
        </w:rPr>
      </w:pPr>
    </w:p>
    <w:p w:rsidR="007D35CF" w:rsidDel="00374D59" w:rsidRDefault="007D35CF" w:rsidP="007D35CF">
      <w:pPr>
        <w:rPr>
          <w:del w:id="778" w:author="Yangcl" w:date="2020-03-25T10:33:00Z"/>
          <w:rFonts w:ascii="Century Schoolbook" w:hAnsi="Century Schoolbook"/>
        </w:rPr>
      </w:pPr>
    </w:p>
    <w:p w:rsidR="007D35CF" w:rsidDel="00374D59" w:rsidRDefault="007D35CF" w:rsidP="007D35CF">
      <w:pPr>
        <w:rPr>
          <w:del w:id="779" w:author="Yangcl" w:date="2020-03-25T10:33:00Z"/>
          <w:rFonts w:ascii="Century Schoolbook" w:hAnsi="Century Schoolbook"/>
        </w:rPr>
      </w:pPr>
    </w:p>
    <w:p w:rsidR="007D35CF" w:rsidDel="00374D59" w:rsidRDefault="007D35CF" w:rsidP="007D35CF">
      <w:pPr>
        <w:rPr>
          <w:del w:id="780" w:author="Yangcl" w:date="2020-03-25T10:33:00Z"/>
          <w:rFonts w:ascii="Century Schoolbook" w:hAnsi="Century Schoolbook"/>
        </w:rPr>
      </w:pPr>
    </w:p>
    <w:p w:rsidR="007D35CF" w:rsidDel="00374D59" w:rsidRDefault="007D35CF" w:rsidP="007D35CF">
      <w:pPr>
        <w:rPr>
          <w:del w:id="781" w:author="Yangcl" w:date="2020-03-25T10:33:00Z"/>
          <w:rFonts w:ascii="Century Schoolbook" w:hAnsi="Century Schoolbook"/>
        </w:rPr>
      </w:pPr>
    </w:p>
    <w:p w:rsidR="007D35CF" w:rsidDel="00374D59" w:rsidRDefault="007D35CF" w:rsidP="007D35CF">
      <w:pPr>
        <w:rPr>
          <w:del w:id="782" w:author="Yangcl" w:date="2020-03-25T10:33:00Z"/>
          <w:rFonts w:ascii="Century Schoolbook" w:hAnsi="Century Schoolbook"/>
        </w:rPr>
      </w:pPr>
    </w:p>
    <w:p w:rsidR="007D35CF" w:rsidDel="00374D59" w:rsidRDefault="007D35CF" w:rsidP="007D35CF">
      <w:pPr>
        <w:rPr>
          <w:del w:id="783" w:author="Yangcl" w:date="2020-03-25T10:33:00Z"/>
          <w:rFonts w:ascii="Century Schoolbook" w:hAnsi="Century Schoolbook"/>
        </w:rPr>
      </w:pPr>
    </w:p>
    <w:p w:rsidR="007D35CF" w:rsidDel="00374D59" w:rsidRDefault="007D35CF" w:rsidP="007D35CF">
      <w:pPr>
        <w:rPr>
          <w:del w:id="784" w:author="Yangcl" w:date="2020-03-25T10:33:00Z"/>
          <w:rFonts w:ascii="Century Schoolbook" w:hAnsi="Century Schoolbook"/>
        </w:rPr>
      </w:pPr>
    </w:p>
    <w:p w:rsidR="007D35CF" w:rsidDel="00374D59" w:rsidRDefault="007D35CF" w:rsidP="007D35CF">
      <w:pPr>
        <w:rPr>
          <w:del w:id="785" w:author="Yangcl" w:date="2020-03-25T10:33:00Z"/>
          <w:rFonts w:ascii="Century Schoolbook" w:hAnsi="Century Schoolbook"/>
        </w:rPr>
      </w:pPr>
    </w:p>
    <w:p w:rsidR="007D35CF" w:rsidDel="00374D59" w:rsidRDefault="007D35CF" w:rsidP="007D35CF">
      <w:pPr>
        <w:rPr>
          <w:del w:id="786" w:author="Yangcl" w:date="2020-03-25T10:33:00Z"/>
          <w:rFonts w:ascii="Century Schoolbook" w:hAnsi="Century Schoolbook"/>
        </w:rPr>
      </w:pPr>
    </w:p>
    <w:p w:rsidR="007D35CF" w:rsidDel="00374D59" w:rsidRDefault="007D35CF" w:rsidP="007D35CF">
      <w:pPr>
        <w:rPr>
          <w:del w:id="787" w:author="Yangcl" w:date="2020-03-25T10:33:00Z"/>
          <w:rFonts w:ascii="Century Schoolbook" w:hAnsi="Century Schoolbook"/>
        </w:rPr>
      </w:pPr>
    </w:p>
    <w:p w:rsidR="007D35CF" w:rsidDel="00374D59" w:rsidRDefault="007D35CF" w:rsidP="007D35CF">
      <w:pPr>
        <w:rPr>
          <w:del w:id="788" w:author="Yangcl" w:date="2020-03-25T10:33:00Z"/>
          <w:rFonts w:ascii="Century Schoolbook" w:hAnsi="Century Schoolbook"/>
        </w:rPr>
      </w:pPr>
    </w:p>
    <w:p w:rsidR="007D35CF" w:rsidDel="00374D59" w:rsidRDefault="007D35CF" w:rsidP="007D35CF">
      <w:pPr>
        <w:rPr>
          <w:del w:id="789" w:author="Yangcl" w:date="2020-03-25T10:33:00Z"/>
          <w:rFonts w:ascii="Century Schoolbook" w:hAnsi="Century Schoolbook"/>
        </w:rPr>
      </w:pPr>
    </w:p>
    <w:p w:rsidR="007D35CF" w:rsidDel="00374D59" w:rsidRDefault="007D35CF" w:rsidP="007D35CF">
      <w:pPr>
        <w:rPr>
          <w:del w:id="790" w:author="Yangcl" w:date="2020-03-25T10:33:00Z"/>
          <w:rFonts w:ascii="Century Schoolbook" w:hAnsi="Century Schoolbook"/>
        </w:rPr>
      </w:pPr>
    </w:p>
    <w:p w:rsidR="007D35CF" w:rsidDel="00374D59" w:rsidRDefault="007D35CF" w:rsidP="007D35CF">
      <w:pPr>
        <w:rPr>
          <w:del w:id="791" w:author="Yangcl" w:date="2020-03-25T10:33:00Z"/>
          <w:rFonts w:ascii="Century Schoolbook" w:hAnsi="Century Schoolbook"/>
        </w:rPr>
      </w:pPr>
    </w:p>
    <w:p w:rsidR="007D35CF" w:rsidDel="00374D59" w:rsidRDefault="007D35CF" w:rsidP="007D35CF">
      <w:pPr>
        <w:rPr>
          <w:del w:id="792" w:author="Yangcl" w:date="2020-03-25T10:33:00Z"/>
          <w:rFonts w:ascii="Century Schoolbook" w:hAnsi="Century Schoolbook"/>
        </w:rPr>
      </w:pPr>
    </w:p>
    <w:p w:rsidR="007D35CF" w:rsidDel="00374D59" w:rsidRDefault="007D35CF" w:rsidP="007D35CF">
      <w:pPr>
        <w:rPr>
          <w:del w:id="793" w:author="Yangcl" w:date="2020-03-25T10:33:00Z"/>
          <w:rFonts w:ascii="Century Schoolbook" w:hAnsi="Century Schoolbook"/>
        </w:rPr>
      </w:pPr>
    </w:p>
    <w:p w:rsidR="007D35CF" w:rsidDel="00374D59" w:rsidRDefault="007D35CF" w:rsidP="007D35CF">
      <w:pPr>
        <w:rPr>
          <w:del w:id="794" w:author="Yangcl" w:date="2020-03-25T10:33:00Z"/>
          <w:rFonts w:ascii="Century Schoolbook" w:hAnsi="Century Schoolbook"/>
        </w:rPr>
      </w:pPr>
    </w:p>
    <w:p w:rsidR="007D35CF" w:rsidDel="00374D59" w:rsidRDefault="007D35CF" w:rsidP="007D35CF">
      <w:pPr>
        <w:rPr>
          <w:del w:id="795" w:author="Yangcl" w:date="2020-03-25T10:33:00Z"/>
          <w:rFonts w:ascii="Century Schoolbook" w:hAnsi="Century Schoolbook"/>
        </w:rPr>
      </w:pPr>
    </w:p>
    <w:p w:rsidR="007D35CF" w:rsidDel="00374D59" w:rsidRDefault="007D35CF" w:rsidP="007D35CF">
      <w:pPr>
        <w:rPr>
          <w:del w:id="796" w:author="Yangcl" w:date="2020-03-25T10:33:00Z"/>
          <w:rFonts w:ascii="Century Schoolbook" w:hAnsi="Century Schoolbook"/>
        </w:rPr>
      </w:pPr>
    </w:p>
    <w:p w:rsidR="007D35CF" w:rsidDel="00374D59" w:rsidRDefault="007D35CF" w:rsidP="007D35CF">
      <w:pPr>
        <w:rPr>
          <w:del w:id="797" w:author="Yangcl" w:date="2020-03-25T10:33:00Z"/>
          <w:rFonts w:ascii="Century Schoolbook" w:hAnsi="Century Schoolbook"/>
        </w:rPr>
      </w:pPr>
    </w:p>
    <w:p w:rsidR="007D35CF" w:rsidDel="00374D59" w:rsidRDefault="007D35CF" w:rsidP="007D35CF">
      <w:pPr>
        <w:rPr>
          <w:del w:id="798" w:author="Yangcl" w:date="2020-03-25T10:33:00Z"/>
          <w:rFonts w:ascii="Century Schoolbook" w:hAnsi="Century Schoolbook"/>
        </w:rPr>
      </w:pPr>
    </w:p>
    <w:p w:rsidR="007D35CF" w:rsidDel="00374D59" w:rsidRDefault="007D35CF" w:rsidP="007D35CF">
      <w:pPr>
        <w:rPr>
          <w:del w:id="799" w:author="Yangcl" w:date="2020-03-25T10:33:00Z"/>
          <w:rFonts w:ascii="Century Schoolbook" w:hAnsi="Century Schoolbook"/>
        </w:rPr>
      </w:pPr>
    </w:p>
    <w:p w:rsidR="007D35CF" w:rsidDel="00374D59" w:rsidRDefault="007D35CF" w:rsidP="007D35CF">
      <w:pPr>
        <w:rPr>
          <w:del w:id="800" w:author="Yangcl" w:date="2020-03-25T10:33:00Z"/>
          <w:rFonts w:ascii="Century Schoolbook" w:hAnsi="Century Schoolbook"/>
        </w:rPr>
      </w:pPr>
    </w:p>
    <w:p w:rsidR="007D35CF" w:rsidDel="00374D59" w:rsidRDefault="007D35CF" w:rsidP="007D35CF">
      <w:pPr>
        <w:rPr>
          <w:del w:id="801" w:author="Yangcl" w:date="2020-03-25T10:33:00Z"/>
          <w:rFonts w:ascii="Century Schoolbook" w:hAnsi="Century Schoolbook"/>
        </w:rPr>
      </w:pPr>
    </w:p>
    <w:p w:rsidR="007D35CF" w:rsidDel="00374D59" w:rsidRDefault="007D35CF" w:rsidP="007D35CF">
      <w:pPr>
        <w:rPr>
          <w:del w:id="802" w:author="Yangcl" w:date="2020-03-25T10:33:00Z"/>
          <w:rFonts w:ascii="Century Schoolbook" w:hAnsi="Century Schoolbook"/>
        </w:rPr>
      </w:pPr>
    </w:p>
    <w:p w:rsidR="007D35CF" w:rsidDel="00374D59" w:rsidRDefault="007D35CF" w:rsidP="007D35CF">
      <w:pPr>
        <w:rPr>
          <w:del w:id="803" w:author="Yangcl" w:date="2020-03-25T10:33:00Z"/>
          <w:rFonts w:ascii="Century Schoolbook" w:hAnsi="Century Schoolbook"/>
        </w:rPr>
      </w:pPr>
    </w:p>
    <w:p w:rsidR="007D35CF" w:rsidDel="00374D59" w:rsidRDefault="007D35CF" w:rsidP="007D35CF">
      <w:pPr>
        <w:rPr>
          <w:del w:id="804" w:author="Yangcl" w:date="2020-03-25T10:33:00Z"/>
          <w:rFonts w:ascii="Century Schoolbook" w:hAnsi="Century Schoolbook"/>
        </w:rPr>
      </w:pPr>
    </w:p>
    <w:p w:rsidR="007D35CF" w:rsidDel="00374D59" w:rsidRDefault="007D35CF" w:rsidP="007D35CF">
      <w:pPr>
        <w:rPr>
          <w:del w:id="805" w:author="Yangcl" w:date="2020-03-25T10:33:00Z"/>
          <w:rFonts w:ascii="Century Schoolbook" w:hAnsi="Century Schoolbook"/>
        </w:rPr>
      </w:pPr>
    </w:p>
    <w:p w:rsidR="007D35CF" w:rsidDel="00374D59" w:rsidRDefault="007D35CF" w:rsidP="007D35CF">
      <w:pPr>
        <w:rPr>
          <w:del w:id="806" w:author="Yangcl" w:date="2020-03-25T10:33:00Z"/>
          <w:rFonts w:ascii="Century Schoolbook" w:hAnsi="Century Schoolbook"/>
        </w:rPr>
      </w:pPr>
    </w:p>
    <w:p w:rsidR="007D35CF" w:rsidDel="00374D59" w:rsidRDefault="007D35CF" w:rsidP="007D35CF">
      <w:pPr>
        <w:rPr>
          <w:del w:id="807" w:author="Yangcl" w:date="2020-03-25T10:33:00Z"/>
          <w:rFonts w:ascii="Century Schoolbook" w:hAnsi="Century Schoolbook"/>
        </w:rPr>
      </w:pPr>
    </w:p>
    <w:p w:rsidR="007D35CF" w:rsidRPr="007C0623" w:rsidDel="00374D59" w:rsidRDefault="007D35CF" w:rsidP="007D35CF">
      <w:pPr>
        <w:rPr>
          <w:del w:id="808" w:author="Yangcl" w:date="2020-03-25T10:33:00Z"/>
          <w:rFonts w:ascii="Century Schoolbook" w:hAnsi="Century Schoolbook"/>
        </w:rPr>
      </w:pPr>
    </w:p>
    <w:p w:rsidR="007D35CF" w:rsidRPr="00F8697E" w:rsidDel="00374D59" w:rsidRDefault="007D35CF" w:rsidP="007D35CF">
      <w:pPr>
        <w:rPr>
          <w:del w:id="809" w:author="Yangcl" w:date="2020-03-25T10:33:00Z"/>
          <w:rFonts w:ascii="Century Schoolbook" w:hAnsi="Century Schoolbook"/>
        </w:rPr>
      </w:pPr>
    </w:p>
    <w:p w:rsidR="007D35CF" w:rsidDel="00374D59" w:rsidRDefault="007D35CF" w:rsidP="007D35CF">
      <w:pPr>
        <w:rPr>
          <w:del w:id="810" w:author="Yangcl" w:date="2020-03-25T10:33:00Z"/>
          <w:rFonts w:ascii="Century Schoolbook" w:hAnsi="Century Schoolbook"/>
        </w:rPr>
      </w:pPr>
    </w:p>
    <w:p w:rsidR="007D35CF" w:rsidDel="00374D59" w:rsidRDefault="007D35CF" w:rsidP="007D35CF">
      <w:pPr>
        <w:rPr>
          <w:del w:id="811" w:author="Yangcl" w:date="2020-03-25T10:33:00Z"/>
          <w:rFonts w:ascii="Century Schoolbook" w:hAnsi="Century Schoolbook"/>
        </w:rPr>
      </w:pPr>
    </w:p>
    <w:p w:rsidR="007D35CF" w:rsidDel="00374D59" w:rsidRDefault="007D35CF" w:rsidP="007D35CF">
      <w:pPr>
        <w:rPr>
          <w:del w:id="812" w:author="Yangcl" w:date="2020-03-25T10:33:00Z"/>
          <w:rFonts w:ascii="Century Schoolbook" w:hAnsi="Century Schoolbook"/>
        </w:rPr>
      </w:pPr>
    </w:p>
    <w:p w:rsidR="007D35CF" w:rsidDel="00374D59" w:rsidRDefault="007D35CF" w:rsidP="007D35CF">
      <w:pPr>
        <w:rPr>
          <w:del w:id="813" w:author="Yangcl" w:date="2020-03-25T10:33:00Z"/>
          <w:rFonts w:ascii="Century Schoolbook" w:hAnsi="Century Schoolbook"/>
        </w:rPr>
      </w:pPr>
    </w:p>
    <w:p w:rsidR="007D35CF" w:rsidDel="00374D59" w:rsidRDefault="007D35CF" w:rsidP="007D35CF">
      <w:pPr>
        <w:rPr>
          <w:del w:id="814" w:author="Yangcl" w:date="2020-03-25T10:33:00Z"/>
          <w:rFonts w:ascii="Century Schoolbook" w:hAnsi="Century Schoolbook"/>
        </w:rPr>
      </w:pPr>
    </w:p>
    <w:p w:rsidR="007D35CF" w:rsidDel="00374D59" w:rsidRDefault="007D35CF" w:rsidP="007D35CF">
      <w:pPr>
        <w:rPr>
          <w:del w:id="815" w:author="Yangcl" w:date="2020-03-25T10:33:00Z"/>
          <w:rFonts w:ascii="Century Schoolbook" w:hAnsi="Century Schoolbook"/>
        </w:rPr>
      </w:pPr>
    </w:p>
    <w:p w:rsidR="007D35CF" w:rsidDel="00374D59" w:rsidRDefault="007D35CF" w:rsidP="007D35CF">
      <w:pPr>
        <w:rPr>
          <w:del w:id="816" w:author="Yangcl" w:date="2020-03-25T10:33:00Z"/>
          <w:rFonts w:ascii="Century Schoolbook" w:hAnsi="Century Schoolbook"/>
        </w:rPr>
      </w:pPr>
    </w:p>
    <w:p w:rsidR="007D35CF" w:rsidDel="00374D59" w:rsidRDefault="007D35CF" w:rsidP="007D35CF">
      <w:pPr>
        <w:rPr>
          <w:del w:id="817" w:author="Yangcl" w:date="2020-03-25T10:33:00Z"/>
          <w:rFonts w:ascii="Century Schoolbook" w:hAnsi="Century Schoolbook"/>
        </w:rPr>
      </w:pPr>
    </w:p>
    <w:p w:rsidR="007D35CF" w:rsidDel="00374D59" w:rsidRDefault="007D35CF" w:rsidP="007D35CF">
      <w:pPr>
        <w:rPr>
          <w:del w:id="818" w:author="Yangcl" w:date="2020-03-25T10:33:00Z"/>
          <w:rFonts w:ascii="Century Schoolbook" w:hAnsi="Century Schoolbook"/>
        </w:rPr>
      </w:pPr>
    </w:p>
    <w:p w:rsidR="007D35CF" w:rsidDel="00374D59" w:rsidRDefault="007D35CF" w:rsidP="007D35CF">
      <w:pPr>
        <w:rPr>
          <w:del w:id="819" w:author="Yangcl" w:date="2020-03-25T10:33:00Z"/>
          <w:rFonts w:ascii="Century Schoolbook" w:hAnsi="Century Schoolbook"/>
        </w:rPr>
      </w:pPr>
    </w:p>
    <w:p w:rsidR="007D35CF" w:rsidDel="00374D59" w:rsidRDefault="007D35CF" w:rsidP="007D35CF">
      <w:pPr>
        <w:rPr>
          <w:del w:id="820" w:author="Yangcl" w:date="2020-03-25T10:33:00Z"/>
          <w:rFonts w:ascii="Century Schoolbook" w:hAnsi="Century Schoolbook"/>
        </w:rPr>
      </w:pPr>
    </w:p>
    <w:p w:rsidR="007D35CF" w:rsidDel="00374D59" w:rsidRDefault="007D35CF" w:rsidP="007D35CF">
      <w:pPr>
        <w:rPr>
          <w:del w:id="821" w:author="Yangcl" w:date="2020-03-25T10:33:00Z"/>
          <w:rFonts w:ascii="Century Schoolbook" w:hAnsi="Century Schoolbook"/>
        </w:rPr>
      </w:pPr>
    </w:p>
    <w:p w:rsidR="007D35CF" w:rsidDel="00374D59" w:rsidRDefault="007D35CF" w:rsidP="007D35CF">
      <w:pPr>
        <w:rPr>
          <w:del w:id="822" w:author="Yangcl" w:date="2020-03-25T10:33:00Z"/>
          <w:rFonts w:ascii="Century Schoolbook" w:hAnsi="Century Schoolbook"/>
        </w:rPr>
      </w:pPr>
    </w:p>
    <w:p w:rsidR="007D35CF" w:rsidDel="00374D59" w:rsidRDefault="007D35CF" w:rsidP="007D35CF">
      <w:pPr>
        <w:rPr>
          <w:del w:id="823" w:author="Yangcl" w:date="2020-03-25T10:33:00Z"/>
          <w:rFonts w:ascii="Century Schoolbook" w:hAnsi="Century Schoolbook"/>
        </w:rPr>
      </w:pPr>
    </w:p>
    <w:p w:rsidR="007D35CF" w:rsidDel="00374D59" w:rsidRDefault="007D35CF" w:rsidP="007D35CF">
      <w:pPr>
        <w:rPr>
          <w:del w:id="824" w:author="Yangcl" w:date="2020-03-25T10:33:00Z"/>
          <w:rFonts w:ascii="Century Schoolbook" w:hAnsi="Century Schoolbook"/>
        </w:rPr>
      </w:pPr>
    </w:p>
    <w:p w:rsidR="007D35CF" w:rsidDel="00374D59" w:rsidRDefault="007D35CF" w:rsidP="007D35CF">
      <w:pPr>
        <w:rPr>
          <w:del w:id="825" w:author="Yangcl" w:date="2020-03-25T10:33:00Z"/>
          <w:rFonts w:ascii="Century Schoolbook" w:hAnsi="Century Schoolbook"/>
        </w:rPr>
      </w:pPr>
    </w:p>
    <w:p w:rsidR="007D35CF" w:rsidDel="00374D59" w:rsidRDefault="007D35CF" w:rsidP="007D35CF">
      <w:pPr>
        <w:rPr>
          <w:del w:id="826" w:author="Yangcl" w:date="2020-03-25T10:33:00Z"/>
          <w:rFonts w:ascii="Century Schoolbook" w:hAnsi="Century Schoolbook"/>
        </w:rPr>
      </w:pPr>
    </w:p>
    <w:p w:rsidR="007D35CF" w:rsidDel="00374D59" w:rsidRDefault="007D35CF" w:rsidP="007D35CF">
      <w:pPr>
        <w:rPr>
          <w:del w:id="827" w:author="Yangcl" w:date="2020-03-25T10:33:00Z"/>
          <w:rFonts w:ascii="Century Schoolbook" w:hAnsi="Century Schoolbook"/>
        </w:rPr>
      </w:pPr>
    </w:p>
    <w:p w:rsidR="007D35CF" w:rsidDel="00374D59" w:rsidRDefault="007D35CF" w:rsidP="007D35CF">
      <w:pPr>
        <w:rPr>
          <w:del w:id="828" w:author="Yangcl" w:date="2020-03-25T10:33:00Z"/>
          <w:rFonts w:ascii="Century Schoolbook" w:hAnsi="Century Schoolbook"/>
        </w:rPr>
      </w:pPr>
    </w:p>
    <w:p w:rsidR="007D35CF" w:rsidDel="00374D59" w:rsidRDefault="007D35CF" w:rsidP="007D35CF">
      <w:pPr>
        <w:rPr>
          <w:del w:id="829" w:author="Yangcl" w:date="2020-03-25T10:33:00Z"/>
          <w:rFonts w:ascii="Century Schoolbook" w:hAnsi="Century Schoolbook"/>
        </w:rPr>
      </w:pPr>
    </w:p>
    <w:p w:rsidR="007D35CF" w:rsidDel="00374D59" w:rsidRDefault="007D35CF" w:rsidP="007D35CF">
      <w:pPr>
        <w:rPr>
          <w:del w:id="830" w:author="Yangcl" w:date="2020-03-25T10:33:00Z"/>
          <w:rFonts w:ascii="Century Schoolbook" w:hAnsi="Century Schoolbook"/>
        </w:rPr>
      </w:pPr>
    </w:p>
    <w:p w:rsidR="007D35CF" w:rsidDel="00374D59" w:rsidRDefault="007D35CF" w:rsidP="007D35CF">
      <w:pPr>
        <w:rPr>
          <w:del w:id="831" w:author="Yangcl" w:date="2020-03-25T10:33:00Z"/>
          <w:rFonts w:ascii="Century Schoolbook" w:hAnsi="Century Schoolbook"/>
        </w:rPr>
      </w:pPr>
    </w:p>
    <w:p w:rsidR="007D35CF" w:rsidDel="00374D59" w:rsidRDefault="007D35CF" w:rsidP="007D35CF">
      <w:pPr>
        <w:rPr>
          <w:del w:id="832" w:author="Yangcl" w:date="2020-03-25T10:33:00Z"/>
          <w:rFonts w:ascii="Century Schoolbook" w:hAnsi="Century Schoolbook"/>
        </w:rPr>
      </w:pPr>
    </w:p>
    <w:p w:rsidR="007D35CF" w:rsidDel="00374D59" w:rsidRDefault="007D35CF" w:rsidP="007D35CF">
      <w:pPr>
        <w:rPr>
          <w:del w:id="833" w:author="Yangcl" w:date="2020-03-25T10:33:00Z"/>
          <w:rFonts w:ascii="Century Schoolbook" w:hAnsi="Century Schoolbook"/>
        </w:rPr>
      </w:pPr>
    </w:p>
    <w:p w:rsidR="007D35CF" w:rsidDel="00374D59" w:rsidRDefault="007D35CF" w:rsidP="007D35CF">
      <w:pPr>
        <w:rPr>
          <w:del w:id="834" w:author="Yangcl" w:date="2020-03-25T10:33:00Z"/>
          <w:rFonts w:ascii="Century Schoolbook" w:hAnsi="Century Schoolbook"/>
        </w:rPr>
      </w:pPr>
    </w:p>
    <w:p w:rsidR="007D35CF" w:rsidDel="00374D59" w:rsidRDefault="007D35CF" w:rsidP="007D35CF">
      <w:pPr>
        <w:rPr>
          <w:del w:id="835" w:author="Yangcl" w:date="2020-03-25T10:33:00Z"/>
          <w:rFonts w:ascii="Century Schoolbook" w:hAnsi="Century Schoolbook"/>
        </w:rPr>
      </w:pPr>
    </w:p>
    <w:p w:rsidR="007D35CF" w:rsidDel="00374D59" w:rsidRDefault="007D35CF" w:rsidP="007D35CF">
      <w:pPr>
        <w:rPr>
          <w:del w:id="836" w:author="Yangcl" w:date="2020-03-25T10:33:00Z"/>
          <w:rFonts w:ascii="Century Schoolbook" w:hAnsi="Century Schoolbook"/>
        </w:rPr>
      </w:pPr>
    </w:p>
    <w:p w:rsidR="007D35CF" w:rsidDel="00374D59" w:rsidRDefault="007D35CF" w:rsidP="007D35CF">
      <w:pPr>
        <w:rPr>
          <w:del w:id="837" w:author="Yangcl" w:date="2020-03-25T10:33:00Z"/>
          <w:rFonts w:ascii="Century Schoolbook" w:hAnsi="Century Schoolbook"/>
        </w:rPr>
      </w:pPr>
    </w:p>
    <w:p w:rsidR="007D35CF" w:rsidDel="00374D59" w:rsidRDefault="007D35CF" w:rsidP="007D35CF">
      <w:pPr>
        <w:rPr>
          <w:del w:id="838" w:author="Yangcl" w:date="2020-03-25T10:33:00Z"/>
          <w:rFonts w:ascii="Century Schoolbook" w:hAnsi="Century Schoolbook"/>
        </w:rPr>
      </w:pPr>
    </w:p>
    <w:p w:rsidR="007D35CF" w:rsidDel="00374D59" w:rsidRDefault="007D35CF" w:rsidP="007D35CF">
      <w:pPr>
        <w:rPr>
          <w:del w:id="839" w:author="Yangcl" w:date="2020-03-25T10:33:00Z"/>
          <w:rFonts w:ascii="Century Schoolbook" w:hAnsi="Century Schoolbook"/>
        </w:rPr>
      </w:pPr>
    </w:p>
    <w:p w:rsidR="007D35CF" w:rsidDel="00374D59" w:rsidRDefault="007D35CF" w:rsidP="007D35CF">
      <w:pPr>
        <w:rPr>
          <w:del w:id="840" w:author="Yangcl" w:date="2020-03-25T10:33:00Z"/>
          <w:rFonts w:ascii="Century Schoolbook" w:hAnsi="Century Schoolbook"/>
        </w:rPr>
      </w:pPr>
    </w:p>
    <w:p w:rsidR="007D35CF" w:rsidDel="00374D59" w:rsidRDefault="007D35CF" w:rsidP="007D35CF">
      <w:pPr>
        <w:rPr>
          <w:del w:id="841" w:author="Yangcl" w:date="2020-03-25T10:33:00Z"/>
          <w:rFonts w:ascii="Century Schoolbook" w:hAnsi="Century Schoolbook"/>
        </w:rPr>
      </w:pPr>
    </w:p>
    <w:p w:rsidR="007D35CF" w:rsidDel="00374D59" w:rsidRDefault="007D35CF" w:rsidP="007D35CF">
      <w:pPr>
        <w:rPr>
          <w:del w:id="842" w:author="Yangcl" w:date="2020-03-25T10:33:00Z"/>
          <w:rFonts w:ascii="Century Schoolbook" w:hAnsi="Century Schoolbook"/>
        </w:rPr>
      </w:pPr>
    </w:p>
    <w:p w:rsidR="007D35CF" w:rsidDel="00374D59" w:rsidRDefault="007D35CF" w:rsidP="007D35CF">
      <w:pPr>
        <w:rPr>
          <w:del w:id="843" w:author="Yangcl" w:date="2020-03-25T10:33:00Z"/>
          <w:rFonts w:ascii="Century Schoolbook" w:hAnsi="Century Schoolbook"/>
        </w:rPr>
      </w:pPr>
    </w:p>
    <w:p w:rsidR="007D35CF" w:rsidDel="00374D59" w:rsidRDefault="007D35CF" w:rsidP="007D35CF">
      <w:pPr>
        <w:rPr>
          <w:del w:id="844" w:author="Yangcl" w:date="2020-03-25T10:33:00Z"/>
          <w:rFonts w:ascii="Century Schoolbook" w:hAnsi="Century Schoolbook"/>
        </w:rPr>
      </w:pPr>
    </w:p>
    <w:p w:rsidR="007D35CF" w:rsidDel="00374D59" w:rsidRDefault="007D35CF" w:rsidP="007D35CF">
      <w:pPr>
        <w:rPr>
          <w:del w:id="845" w:author="Yangcl" w:date="2020-03-25T10:33:00Z"/>
          <w:rFonts w:ascii="Century Schoolbook" w:hAnsi="Century Schoolbook"/>
        </w:rPr>
      </w:pPr>
    </w:p>
    <w:p w:rsidR="007D35CF" w:rsidDel="00374D59" w:rsidRDefault="007D35CF" w:rsidP="007D35CF">
      <w:pPr>
        <w:rPr>
          <w:del w:id="846" w:author="Yangcl" w:date="2020-03-25T10:33:00Z"/>
          <w:rFonts w:ascii="Century Schoolbook" w:hAnsi="Century Schoolbook"/>
        </w:rPr>
      </w:pPr>
    </w:p>
    <w:p w:rsidR="007D35CF" w:rsidDel="00374D59" w:rsidRDefault="007D35CF" w:rsidP="007D35CF">
      <w:pPr>
        <w:rPr>
          <w:del w:id="847" w:author="Yangcl" w:date="2020-03-25T10:33:00Z"/>
          <w:rFonts w:ascii="Century Schoolbook" w:hAnsi="Century Schoolbook"/>
        </w:rPr>
      </w:pPr>
    </w:p>
    <w:p w:rsidR="007D35CF" w:rsidDel="00374D59" w:rsidRDefault="007D35CF" w:rsidP="007D35CF">
      <w:pPr>
        <w:rPr>
          <w:del w:id="848" w:author="Yangcl" w:date="2020-03-25T10:33:00Z"/>
          <w:rFonts w:ascii="Century Schoolbook" w:hAnsi="Century Schoolbook"/>
        </w:rPr>
      </w:pPr>
    </w:p>
    <w:p w:rsidR="007D35CF" w:rsidDel="00374D59" w:rsidRDefault="007D35CF" w:rsidP="007D35CF">
      <w:pPr>
        <w:rPr>
          <w:del w:id="849" w:author="Yangcl" w:date="2020-03-25T10:33:00Z"/>
          <w:rFonts w:ascii="Century Schoolbook" w:hAnsi="Century Schoolbook"/>
        </w:rPr>
      </w:pPr>
    </w:p>
    <w:p w:rsidR="007D35CF" w:rsidDel="00374D59" w:rsidRDefault="007D35CF" w:rsidP="007D35CF">
      <w:pPr>
        <w:rPr>
          <w:del w:id="850" w:author="Yangcl" w:date="2020-03-25T10:33:00Z"/>
          <w:rFonts w:ascii="Century Schoolbook" w:hAnsi="Century Schoolbook"/>
        </w:rPr>
      </w:pPr>
    </w:p>
    <w:p w:rsidR="007D35CF" w:rsidDel="00374D59" w:rsidRDefault="007D35CF" w:rsidP="007D35CF">
      <w:pPr>
        <w:rPr>
          <w:del w:id="851" w:author="Yangcl" w:date="2020-03-25T10:33:00Z"/>
          <w:rFonts w:ascii="Century Schoolbook" w:hAnsi="Century Schoolbook"/>
        </w:rPr>
      </w:pPr>
    </w:p>
    <w:p w:rsidR="007D35CF" w:rsidDel="00374D59" w:rsidRDefault="007D35CF" w:rsidP="007D35CF">
      <w:pPr>
        <w:rPr>
          <w:del w:id="852" w:author="Yangcl" w:date="2020-03-25T10:33:00Z"/>
          <w:rFonts w:ascii="Century Schoolbook" w:hAnsi="Century Schoolbook"/>
        </w:rPr>
      </w:pPr>
    </w:p>
    <w:p w:rsidR="007D35CF" w:rsidDel="00374D59" w:rsidRDefault="007D35CF" w:rsidP="007D35CF">
      <w:pPr>
        <w:rPr>
          <w:del w:id="853" w:author="Yangcl" w:date="2020-03-25T10:33:00Z"/>
          <w:rFonts w:ascii="Century Schoolbook" w:hAnsi="Century Schoolbook"/>
        </w:rPr>
      </w:pPr>
    </w:p>
    <w:p w:rsidR="007D35CF" w:rsidDel="00374D59" w:rsidRDefault="007D35CF" w:rsidP="007D35CF">
      <w:pPr>
        <w:rPr>
          <w:del w:id="854" w:author="Yangcl" w:date="2020-03-25T10:33:00Z"/>
          <w:rFonts w:ascii="Century Schoolbook" w:hAnsi="Century Schoolbook"/>
        </w:rPr>
      </w:pPr>
    </w:p>
    <w:p w:rsidR="007D35CF" w:rsidDel="00374D59" w:rsidRDefault="007D35CF" w:rsidP="007D35CF">
      <w:pPr>
        <w:rPr>
          <w:del w:id="855" w:author="Yangcl" w:date="2020-03-25T10:33:00Z"/>
          <w:rFonts w:ascii="Century Schoolbook" w:hAnsi="Century Schoolbook"/>
        </w:rPr>
      </w:pPr>
    </w:p>
    <w:p w:rsidR="007D35CF" w:rsidDel="00374D59" w:rsidRDefault="007D35CF" w:rsidP="007D35CF">
      <w:pPr>
        <w:rPr>
          <w:del w:id="856" w:author="Yangcl" w:date="2020-03-25T10:33:00Z"/>
          <w:rFonts w:ascii="Century Schoolbook" w:hAnsi="Century Schoolbook"/>
        </w:rPr>
      </w:pPr>
    </w:p>
    <w:p w:rsidR="007D35CF" w:rsidDel="00374D59" w:rsidRDefault="007D35CF" w:rsidP="007D35CF">
      <w:pPr>
        <w:rPr>
          <w:del w:id="857" w:author="Yangcl" w:date="2020-03-25T10:33:00Z"/>
          <w:rFonts w:ascii="Century Schoolbook" w:hAnsi="Century Schoolbook"/>
        </w:rPr>
      </w:pPr>
    </w:p>
    <w:p w:rsidR="007D35CF" w:rsidDel="00374D59" w:rsidRDefault="007D35CF" w:rsidP="007D35CF">
      <w:pPr>
        <w:rPr>
          <w:del w:id="858" w:author="Yangcl" w:date="2020-03-25T10:33:00Z"/>
          <w:rFonts w:ascii="Century Schoolbook" w:hAnsi="Century Schoolbook"/>
        </w:rPr>
      </w:pPr>
    </w:p>
    <w:p w:rsidR="007D35CF" w:rsidDel="00374D59" w:rsidRDefault="007D35CF" w:rsidP="007D35CF">
      <w:pPr>
        <w:rPr>
          <w:del w:id="859" w:author="Yangcl" w:date="2020-03-25T10:33:00Z"/>
          <w:rFonts w:ascii="Century Schoolbook" w:hAnsi="Century Schoolbook"/>
        </w:rPr>
      </w:pPr>
    </w:p>
    <w:p w:rsidR="007D35CF" w:rsidDel="00374D59" w:rsidRDefault="007D35CF" w:rsidP="007D35CF">
      <w:pPr>
        <w:rPr>
          <w:del w:id="860" w:author="Yangcl" w:date="2020-03-25T10:33:00Z"/>
          <w:rFonts w:ascii="Century Schoolbook" w:hAnsi="Century Schoolbook"/>
        </w:rPr>
      </w:pPr>
    </w:p>
    <w:p w:rsidR="007D35CF" w:rsidDel="00374D59" w:rsidRDefault="007D35CF" w:rsidP="007D35CF">
      <w:pPr>
        <w:rPr>
          <w:del w:id="861" w:author="Yangcl" w:date="2020-03-25T10:33:00Z"/>
          <w:rFonts w:ascii="Century Schoolbook" w:hAnsi="Century Schoolbook"/>
        </w:rPr>
      </w:pPr>
    </w:p>
    <w:p w:rsidR="007D35CF" w:rsidDel="00374D59" w:rsidRDefault="007D35CF" w:rsidP="007D35CF">
      <w:pPr>
        <w:rPr>
          <w:del w:id="862" w:author="Yangcl" w:date="2020-03-25T10:33:00Z"/>
          <w:rFonts w:ascii="Century Schoolbook" w:hAnsi="Century Schoolbook"/>
        </w:rPr>
      </w:pPr>
    </w:p>
    <w:p w:rsidR="007D35CF" w:rsidDel="00374D59" w:rsidRDefault="007D35CF" w:rsidP="007D35CF">
      <w:pPr>
        <w:rPr>
          <w:del w:id="863" w:author="Yangcl" w:date="2020-03-25T10:33:00Z"/>
          <w:rFonts w:ascii="Century Schoolbook" w:hAnsi="Century Schoolbook"/>
        </w:rPr>
      </w:pPr>
    </w:p>
    <w:p w:rsidR="007D35CF" w:rsidDel="00374D59" w:rsidRDefault="007D35CF" w:rsidP="007D35CF">
      <w:pPr>
        <w:rPr>
          <w:del w:id="864" w:author="Yangcl" w:date="2020-03-25T10:33:00Z"/>
          <w:rFonts w:ascii="Century Schoolbook" w:hAnsi="Century Schoolbook"/>
        </w:rPr>
      </w:pPr>
    </w:p>
    <w:p w:rsidR="007D35CF" w:rsidDel="00374D59" w:rsidRDefault="007D35CF" w:rsidP="007D35CF">
      <w:pPr>
        <w:rPr>
          <w:del w:id="865" w:author="Yangcl" w:date="2020-03-25T10:33:00Z"/>
          <w:rFonts w:ascii="Century Schoolbook" w:hAnsi="Century Schoolbook"/>
        </w:rPr>
      </w:pPr>
    </w:p>
    <w:p w:rsidR="007D35CF" w:rsidDel="00374D59" w:rsidRDefault="007D35CF" w:rsidP="007D35CF">
      <w:pPr>
        <w:rPr>
          <w:del w:id="866" w:author="Yangcl" w:date="2020-03-25T10:33:00Z"/>
          <w:rFonts w:ascii="Century Schoolbook" w:hAnsi="Century Schoolbook"/>
        </w:rPr>
      </w:pPr>
    </w:p>
    <w:p w:rsidR="007D35CF" w:rsidDel="00374D59" w:rsidRDefault="007D35CF" w:rsidP="007D35CF">
      <w:pPr>
        <w:rPr>
          <w:del w:id="867" w:author="Yangcl" w:date="2020-03-25T10:33:00Z"/>
          <w:rFonts w:ascii="Century Schoolbook" w:hAnsi="Century Schoolbook"/>
        </w:rPr>
      </w:pPr>
    </w:p>
    <w:p w:rsidR="007D35CF" w:rsidDel="00374D59" w:rsidRDefault="007D35CF" w:rsidP="007D35CF">
      <w:pPr>
        <w:rPr>
          <w:del w:id="868" w:author="Yangcl" w:date="2020-03-25T10:33:00Z"/>
          <w:rFonts w:ascii="Century Schoolbook" w:hAnsi="Century Schoolbook"/>
        </w:rPr>
      </w:pPr>
    </w:p>
    <w:p w:rsidR="007D35CF" w:rsidDel="00374D59" w:rsidRDefault="007D35CF" w:rsidP="007D35CF">
      <w:pPr>
        <w:rPr>
          <w:del w:id="869" w:author="Yangcl" w:date="2020-03-25T10:33:00Z"/>
          <w:rFonts w:ascii="Century Schoolbook" w:hAnsi="Century Schoolbook"/>
        </w:rPr>
      </w:pPr>
    </w:p>
    <w:p w:rsidR="007D35CF" w:rsidDel="00374D59" w:rsidRDefault="007D35CF" w:rsidP="007D35CF">
      <w:pPr>
        <w:rPr>
          <w:del w:id="870" w:author="Yangcl" w:date="2020-03-25T10:33:00Z"/>
          <w:rFonts w:ascii="Century Schoolbook" w:hAnsi="Century Schoolbook"/>
        </w:rPr>
      </w:pPr>
    </w:p>
    <w:p w:rsidR="007D35CF" w:rsidDel="00374D59" w:rsidRDefault="007D35CF" w:rsidP="007D35CF">
      <w:pPr>
        <w:rPr>
          <w:del w:id="871" w:author="Yangcl" w:date="2020-03-25T10:33:00Z"/>
          <w:rFonts w:ascii="Century Schoolbook" w:hAnsi="Century Schoolbook"/>
        </w:rPr>
      </w:pPr>
    </w:p>
    <w:p w:rsidR="007D35CF" w:rsidDel="00374D59" w:rsidRDefault="007D35CF" w:rsidP="007D35CF">
      <w:pPr>
        <w:rPr>
          <w:del w:id="872" w:author="Yangcl" w:date="2020-03-25T10:33:00Z"/>
          <w:rFonts w:ascii="Century Schoolbook" w:hAnsi="Century Schoolbook"/>
        </w:rPr>
      </w:pPr>
    </w:p>
    <w:p w:rsidR="007D35CF" w:rsidDel="00374D59" w:rsidRDefault="007D35CF" w:rsidP="007D35CF">
      <w:pPr>
        <w:rPr>
          <w:del w:id="873" w:author="Yangcl" w:date="2020-03-25T10:33:00Z"/>
          <w:rFonts w:ascii="Century Schoolbook" w:hAnsi="Century Schoolbook"/>
        </w:rPr>
      </w:pPr>
    </w:p>
    <w:p w:rsidR="007D35CF" w:rsidDel="00374D59" w:rsidRDefault="007D35CF" w:rsidP="007D35CF">
      <w:pPr>
        <w:rPr>
          <w:del w:id="874" w:author="Yangcl" w:date="2020-03-25T10:33:00Z"/>
          <w:rFonts w:ascii="Century Schoolbook" w:hAnsi="Century Schoolbook"/>
        </w:rPr>
      </w:pPr>
    </w:p>
    <w:p w:rsidR="007D35CF" w:rsidDel="00374D59" w:rsidRDefault="007D35CF" w:rsidP="007D35CF">
      <w:pPr>
        <w:rPr>
          <w:del w:id="875" w:author="Yangcl" w:date="2020-03-25T10:33:00Z"/>
          <w:rFonts w:ascii="Century Schoolbook" w:hAnsi="Century Schoolbook"/>
        </w:rPr>
      </w:pPr>
    </w:p>
    <w:p w:rsidR="007D35CF" w:rsidDel="00374D59" w:rsidRDefault="007D35CF" w:rsidP="007D35CF">
      <w:pPr>
        <w:rPr>
          <w:del w:id="876" w:author="Yangcl" w:date="2020-03-25T10:33:00Z"/>
          <w:rFonts w:ascii="Century Schoolbook" w:hAnsi="Century Schoolbook"/>
        </w:rPr>
      </w:pPr>
    </w:p>
    <w:p w:rsidR="007D35CF" w:rsidDel="00374D59" w:rsidRDefault="007D35CF" w:rsidP="007D35CF">
      <w:pPr>
        <w:rPr>
          <w:del w:id="877" w:author="Yangcl" w:date="2020-03-25T10:33:00Z"/>
          <w:rFonts w:ascii="Century Schoolbook" w:hAnsi="Century Schoolbook"/>
        </w:rPr>
      </w:pPr>
    </w:p>
    <w:p w:rsidR="007D35CF" w:rsidDel="00374D59" w:rsidRDefault="007D35CF" w:rsidP="007D35CF">
      <w:pPr>
        <w:rPr>
          <w:del w:id="878" w:author="Yangcl" w:date="2020-03-25T10:33:00Z"/>
          <w:rFonts w:ascii="Century Schoolbook" w:hAnsi="Century Schoolbook"/>
        </w:rPr>
      </w:pPr>
    </w:p>
    <w:p w:rsidR="007D35CF" w:rsidDel="00374D59" w:rsidRDefault="007D35CF" w:rsidP="007D35CF">
      <w:pPr>
        <w:rPr>
          <w:del w:id="879" w:author="Yangcl" w:date="2020-03-25T10:33:00Z"/>
          <w:rFonts w:ascii="Century Schoolbook" w:hAnsi="Century Schoolbook"/>
        </w:rPr>
      </w:pPr>
    </w:p>
    <w:p w:rsidR="007D35CF" w:rsidDel="00374D59" w:rsidRDefault="007D35CF" w:rsidP="007D35CF">
      <w:pPr>
        <w:rPr>
          <w:del w:id="880" w:author="Yangcl" w:date="2020-03-25T10:33:00Z"/>
          <w:rFonts w:ascii="Century Schoolbook" w:hAnsi="Century Schoolbook"/>
        </w:rPr>
      </w:pPr>
    </w:p>
    <w:p w:rsidR="007D35CF" w:rsidDel="00374D59" w:rsidRDefault="007D35CF" w:rsidP="007D35CF">
      <w:pPr>
        <w:rPr>
          <w:del w:id="881" w:author="Yangcl" w:date="2020-03-25T10:33:00Z"/>
          <w:rFonts w:ascii="Century Schoolbook" w:hAnsi="Century Schoolbook"/>
        </w:rPr>
      </w:pPr>
    </w:p>
    <w:p w:rsidR="007D35CF" w:rsidDel="00374D59" w:rsidRDefault="007D35CF" w:rsidP="007D35CF">
      <w:pPr>
        <w:rPr>
          <w:del w:id="882" w:author="Yangcl" w:date="2020-03-25T10:33:00Z"/>
          <w:rFonts w:ascii="Century Schoolbook" w:hAnsi="Century Schoolbook"/>
        </w:rPr>
      </w:pPr>
    </w:p>
    <w:p w:rsidR="007D35CF" w:rsidDel="00374D59" w:rsidRDefault="007D35CF" w:rsidP="007D35CF">
      <w:pPr>
        <w:rPr>
          <w:del w:id="883" w:author="Yangcl" w:date="2020-03-25T10:33:00Z"/>
          <w:rFonts w:ascii="Century Schoolbook" w:hAnsi="Century Schoolbook"/>
        </w:rPr>
      </w:pPr>
    </w:p>
    <w:p w:rsidR="007D35CF" w:rsidDel="00374D59" w:rsidRDefault="007D35CF" w:rsidP="007D35CF">
      <w:pPr>
        <w:rPr>
          <w:del w:id="884" w:author="Yangcl" w:date="2020-03-25T10:33:00Z"/>
          <w:rFonts w:ascii="Century Schoolbook" w:hAnsi="Century Schoolbook"/>
        </w:rPr>
      </w:pPr>
    </w:p>
    <w:p w:rsidR="007D35CF" w:rsidDel="00374D59" w:rsidRDefault="007D35CF" w:rsidP="007D35CF">
      <w:pPr>
        <w:rPr>
          <w:del w:id="885" w:author="Yangcl" w:date="2020-03-25T10:33:00Z"/>
          <w:rFonts w:ascii="Century Schoolbook" w:hAnsi="Century Schoolbook"/>
        </w:rPr>
      </w:pPr>
    </w:p>
    <w:p w:rsidR="007D35CF" w:rsidDel="00374D59" w:rsidRDefault="007D35CF" w:rsidP="007D35CF">
      <w:pPr>
        <w:rPr>
          <w:del w:id="886" w:author="Yangcl" w:date="2020-03-25T10:33:00Z"/>
          <w:rFonts w:ascii="Century Schoolbook" w:hAnsi="Century Schoolbook"/>
        </w:rPr>
      </w:pPr>
    </w:p>
    <w:p w:rsidR="007D35CF" w:rsidDel="00374D59" w:rsidRDefault="007D35CF" w:rsidP="007D35CF">
      <w:pPr>
        <w:rPr>
          <w:del w:id="887" w:author="Yangcl" w:date="2020-03-25T10:33:00Z"/>
          <w:rFonts w:ascii="Century Schoolbook" w:hAnsi="Century Schoolbook"/>
        </w:rPr>
      </w:pPr>
    </w:p>
    <w:p w:rsidR="007D35CF" w:rsidDel="00374D59" w:rsidRDefault="007D35CF" w:rsidP="007D35CF">
      <w:pPr>
        <w:rPr>
          <w:del w:id="888" w:author="Yangcl" w:date="2020-03-25T10:33:00Z"/>
          <w:rFonts w:ascii="Century Schoolbook" w:hAnsi="Century Schoolbook"/>
        </w:rPr>
      </w:pPr>
    </w:p>
    <w:p w:rsidR="007D35CF" w:rsidDel="00374D59" w:rsidRDefault="007D35CF" w:rsidP="007D35CF">
      <w:pPr>
        <w:rPr>
          <w:del w:id="889" w:author="Yangcl" w:date="2020-03-25T10:33:00Z"/>
          <w:rFonts w:ascii="Century Schoolbook" w:hAnsi="Century Schoolbook"/>
        </w:rPr>
      </w:pPr>
    </w:p>
    <w:p w:rsidR="007D35CF" w:rsidDel="00374D59" w:rsidRDefault="007D35CF" w:rsidP="007D35CF">
      <w:pPr>
        <w:rPr>
          <w:del w:id="890" w:author="Yangcl" w:date="2020-03-25T10:33:00Z"/>
          <w:rFonts w:ascii="Century Schoolbook" w:hAnsi="Century Schoolbook"/>
        </w:rPr>
      </w:pPr>
    </w:p>
    <w:p w:rsidR="007D35CF" w:rsidDel="00374D59" w:rsidRDefault="007D35CF" w:rsidP="007D35CF">
      <w:pPr>
        <w:rPr>
          <w:del w:id="891" w:author="Yangcl" w:date="2020-03-25T10:33:00Z"/>
          <w:rFonts w:ascii="Century Schoolbook" w:hAnsi="Century Schoolbook"/>
        </w:rPr>
      </w:pPr>
    </w:p>
    <w:p w:rsidR="007D35CF" w:rsidDel="00374D59" w:rsidRDefault="007D35CF" w:rsidP="007D35CF">
      <w:pPr>
        <w:rPr>
          <w:del w:id="892" w:author="Yangcl" w:date="2020-03-25T10:33:00Z"/>
          <w:rFonts w:ascii="Century Schoolbook" w:hAnsi="Century Schoolbook"/>
        </w:rPr>
      </w:pPr>
    </w:p>
    <w:p w:rsidR="007D35CF" w:rsidDel="00374D59" w:rsidRDefault="007D35CF" w:rsidP="007D35CF">
      <w:pPr>
        <w:rPr>
          <w:del w:id="893" w:author="Yangcl" w:date="2020-03-25T10:33:00Z"/>
          <w:rFonts w:ascii="Century Schoolbook" w:hAnsi="Century Schoolbook"/>
        </w:rPr>
      </w:pPr>
    </w:p>
    <w:p w:rsidR="007D35CF" w:rsidDel="00374D59" w:rsidRDefault="007D35CF" w:rsidP="007D35CF">
      <w:pPr>
        <w:rPr>
          <w:del w:id="894" w:author="Yangcl" w:date="2020-03-25T10:33:00Z"/>
          <w:rFonts w:ascii="Century Schoolbook" w:hAnsi="Century Schoolbook"/>
        </w:rPr>
      </w:pPr>
    </w:p>
    <w:p w:rsidR="007D35CF" w:rsidDel="00374D59" w:rsidRDefault="007D35CF" w:rsidP="007D35CF">
      <w:pPr>
        <w:rPr>
          <w:del w:id="895" w:author="Yangcl" w:date="2020-03-25T10:33:00Z"/>
          <w:rFonts w:ascii="Century Schoolbook" w:hAnsi="Century Schoolbook"/>
        </w:rPr>
      </w:pPr>
    </w:p>
    <w:p w:rsidR="007D35CF" w:rsidDel="00374D59" w:rsidRDefault="007D35CF" w:rsidP="007D35CF">
      <w:pPr>
        <w:rPr>
          <w:del w:id="896" w:author="Yangcl" w:date="2020-03-25T10:33:00Z"/>
          <w:rFonts w:ascii="Century Schoolbook" w:hAnsi="Century Schoolbook"/>
        </w:rPr>
      </w:pPr>
    </w:p>
    <w:p w:rsidR="007D35CF" w:rsidDel="00374D59" w:rsidRDefault="007D35CF" w:rsidP="007D35CF">
      <w:pPr>
        <w:rPr>
          <w:del w:id="897" w:author="Yangcl" w:date="2020-03-25T10:33:00Z"/>
          <w:rFonts w:ascii="Century Schoolbook" w:hAnsi="Century Schoolbook"/>
        </w:rPr>
      </w:pPr>
    </w:p>
    <w:p w:rsidR="007D35CF" w:rsidDel="00374D59" w:rsidRDefault="007D35CF" w:rsidP="007D35CF">
      <w:pPr>
        <w:rPr>
          <w:del w:id="898" w:author="Yangcl" w:date="2020-03-25T10:33:00Z"/>
          <w:rFonts w:ascii="Century Schoolbook" w:hAnsi="Century Schoolbook"/>
        </w:rPr>
      </w:pPr>
    </w:p>
    <w:p w:rsidR="007D35CF" w:rsidDel="00374D59" w:rsidRDefault="007D35CF" w:rsidP="007D35CF">
      <w:pPr>
        <w:rPr>
          <w:del w:id="899" w:author="Yangcl" w:date="2020-03-25T10:33:00Z"/>
          <w:rFonts w:ascii="Century Schoolbook" w:hAnsi="Century Schoolbook"/>
        </w:rPr>
      </w:pPr>
    </w:p>
    <w:p w:rsidR="007D35CF" w:rsidDel="00374D59" w:rsidRDefault="007D35CF" w:rsidP="007D35CF">
      <w:pPr>
        <w:rPr>
          <w:del w:id="900" w:author="Yangcl" w:date="2020-03-25T10:33:00Z"/>
          <w:rFonts w:ascii="Century Schoolbook" w:hAnsi="Century Schoolbook"/>
        </w:rPr>
      </w:pPr>
    </w:p>
    <w:p w:rsidR="007D35CF" w:rsidDel="00374D59" w:rsidRDefault="007D35CF" w:rsidP="007D35CF">
      <w:pPr>
        <w:rPr>
          <w:del w:id="901" w:author="Yangcl" w:date="2020-03-25T10:33:00Z"/>
          <w:rFonts w:ascii="Century Schoolbook" w:hAnsi="Century Schoolbook"/>
        </w:rPr>
      </w:pPr>
    </w:p>
    <w:p w:rsidR="007D35CF" w:rsidDel="00374D59" w:rsidRDefault="007D35CF" w:rsidP="007D35CF">
      <w:pPr>
        <w:rPr>
          <w:del w:id="902" w:author="Yangcl" w:date="2020-03-25T10:33:00Z"/>
          <w:rFonts w:ascii="Century Schoolbook" w:hAnsi="Century Schoolbook"/>
        </w:rPr>
      </w:pPr>
    </w:p>
    <w:p w:rsidR="007D35CF" w:rsidDel="00374D59" w:rsidRDefault="007D35CF" w:rsidP="007D35CF">
      <w:pPr>
        <w:rPr>
          <w:del w:id="903" w:author="Yangcl" w:date="2020-03-25T10:33:00Z"/>
          <w:rFonts w:ascii="Century Schoolbook" w:hAnsi="Century Schoolbook"/>
        </w:rPr>
      </w:pPr>
    </w:p>
    <w:p w:rsidR="007D35CF" w:rsidDel="00374D59" w:rsidRDefault="007D35CF" w:rsidP="007D35CF">
      <w:pPr>
        <w:rPr>
          <w:del w:id="904" w:author="Yangcl" w:date="2020-03-25T10:33:00Z"/>
          <w:rFonts w:ascii="Century Schoolbook" w:hAnsi="Century Schoolbook"/>
        </w:rPr>
      </w:pPr>
    </w:p>
    <w:p w:rsidR="007D35CF" w:rsidDel="00374D59" w:rsidRDefault="007D35CF" w:rsidP="007D35CF">
      <w:pPr>
        <w:rPr>
          <w:del w:id="905" w:author="Yangcl" w:date="2020-03-25T10:33:00Z"/>
          <w:rFonts w:ascii="Century Schoolbook" w:hAnsi="Century Schoolbook"/>
        </w:rPr>
      </w:pPr>
    </w:p>
    <w:p w:rsidR="007D35CF" w:rsidDel="00374D59" w:rsidRDefault="007D35CF" w:rsidP="007D35CF">
      <w:pPr>
        <w:rPr>
          <w:del w:id="906" w:author="Yangcl" w:date="2020-03-25T10:33:00Z"/>
          <w:rFonts w:ascii="Century Schoolbook" w:hAnsi="Century Schoolbook"/>
        </w:rPr>
      </w:pPr>
    </w:p>
    <w:p w:rsidR="007D35CF" w:rsidDel="00374D59" w:rsidRDefault="007D35CF" w:rsidP="007D35CF">
      <w:pPr>
        <w:rPr>
          <w:del w:id="907" w:author="Yangcl" w:date="2020-03-25T10:33:00Z"/>
          <w:rFonts w:ascii="Century Schoolbook" w:hAnsi="Century Schoolbook"/>
        </w:rPr>
      </w:pPr>
    </w:p>
    <w:p w:rsidR="007D35CF" w:rsidDel="00374D59" w:rsidRDefault="007D35CF" w:rsidP="007D35CF">
      <w:pPr>
        <w:rPr>
          <w:del w:id="908" w:author="Yangcl" w:date="2020-03-25T10:33:00Z"/>
          <w:rFonts w:ascii="Century Schoolbook" w:hAnsi="Century Schoolbook"/>
        </w:rPr>
      </w:pPr>
    </w:p>
    <w:p w:rsidR="007D35CF" w:rsidDel="00374D59" w:rsidRDefault="007D35CF" w:rsidP="007D35CF">
      <w:pPr>
        <w:rPr>
          <w:del w:id="909" w:author="Yangcl" w:date="2020-03-25T10:33:00Z"/>
          <w:rFonts w:ascii="Century Schoolbook" w:hAnsi="Century Schoolbook"/>
        </w:rPr>
      </w:pPr>
    </w:p>
    <w:p w:rsidR="007D35CF" w:rsidDel="00374D59" w:rsidRDefault="007D35CF" w:rsidP="007D35CF">
      <w:pPr>
        <w:rPr>
          <w:del w:id="910" w:author="Yangcl" w:date="2020-03-25T10:33:00Z"/>
          <w:rFonts w:ascii="Century Schoolbook" w:hAnsi="Century Schoolbook"/>
        </w:rPr>
      </w:pPr>
    </w:p>
    <w:p w:rsidR="007D35CF" w:rsidDel="00374D59" w:rsidRDefault="007D35CF" w:rsidP="007D35CF">
      <w:pPr>
        <w:rPr>
          <w:del w:id="911" w:author="Yangcl" w:date="2020-03-25T10:33:00Z"/>
          <w:rFonts w:ascii="Century Schoolbook" w:hAnsi="Century Schoolbook"/>
        </w:rPr>
      </w:pPr>
    </w:p>
    <w:p w:rsidR="007D35CF" w:rsidDel="00374D59" w:rsidRDefault="007D35CF" w:rsidP="007D35CF">
      <w:pPr>
        <w:rPr>
          <w:del w:id="912" w:author="Yangcl" w:date="2020-03-25T10:33:00Z"/>
          <w:rFonts w:ascii="Century Schoolbook" w:hAnsi="Century Schoolbook"/>
        </w:rPr>
      </w:pPr>
    </w:p>
    <w:p w:rsidR="007D35CF" w:rsidDel="00374D59" w:rsidRDefault="007D35CF" w:rsidP="007D35CF">
      <w:pPr>
        <w:rPr>
          <w:del w:id="913" w:author="Yangcl" w:date="2020-03-25T10:33:00Z"/>
          <w:rFonts w:ascii="Century Schoolbook" w:hAnsi="Century Schoolbook"/>
        </w:rPr>
      </w:pPr>
    </w:p>
    <w:p w:rsidR="007D35CF" w:rsidDel="00374D59" w:rsidRDefault="007D35CF" w:rsidP="007D35CF">
      <w:pPr>
        <w:rPr>
          <w:del w:id="914" w:author="Yangcl" w:date="2020-03-25T10:33:00Z"/>
          <w:rFonts w:ascii="Century Schoolbook" w:hAnsi="Century Schoolbook"/>
        </w:rPr>
      </w:pPr>
    </w:p>
    <w:p w:rsidR="007D35CF" w:rsidDel="00374D59" w:rsidRDefault="007D35CF" w:rsidP="007D35CF">
      <w:pPr>
        <w:rPr>
          <w:del w:id="915" w:author="Yangcl" w:date="2020-03-25T10:33:00Z"/>
          <w:rFonts w:ascii="Century Schoolbook" w:hAnsi="Century Schoolbook"/>
        </w:rPr>
      </w:pPr>
    </w:p>
    <w:p w:rsidR="007D35CF" w:rsidDel="00374D59" w:rsidRDefault="007D35CF" w:rsidP="007D35CF">
      <w:pPr>
        <w:rPr>
          <w:del w:id="916" w:author="Yangcl" w:date="2020-03-25T10:33:00Z"/>
          <w:rFonts w:ascii="Century Schoolbook" w:hAnsi="Century Schoolbook"/>
        </w:rPr>
      </w:pPr>
    </w:p>
    <w:p w:rsidR="007D35CF" w:rsidDel="00374D59" w:rsidRDefault="007D35CF" w:rsidP="007D35CF">
      <w:pPr>
        <w:rPr>
          <w:del w:id="917" w:author="Yangcl" w:date="2020-03-25T10:33:00Z"/>
          <w:rFonts w:ascii="Century Schoolbook" w:hAnsi="Century Schoolbook"/>
        </w:rPr>
      </w:pPr>
    </w:p>
    <w:p w:rsidR="007D35CF" w:rsidDel="00374D59" w:rsidRDefault="007D35CF" w:rsidP="007D35CF">
      <w:pPr>
        <w:rPr>
          <w:del w:id="918" w:author="Yangcl" w:date="2020-03-25T10:33:00Z"/>
          <w:rFonts w:ascii="Century Schoolbook" w:hAnsi="Century Schoolbook"/>
        </w:rPr>
      </w:pPr>
    </w:p>
    <w:p w:rsidR="007D35CF" w:rsidDel="00374D59" w:rsidRDefault="007D35CF" w:rsidP="007D35CF">
      <w:pPr>
        <w:rPr>
          <w:del w:id="919" w:author="Yangcl" w:date="2020-03-25T10:33:00Z"/>
          <w:rFonts w:ascii="Century Schoolbook" w:hAnsi="Century Schoolbook"/>
        </w:rPr>
      </w:pPr>
    </w:p>
    <w:p w:rsidR="007D35CF" w:rsidDel="00374D59" w:rsidRDefault="007D35CF" w:rsidP="007D35CF">
      <w:pPr>
        <w:rPr>
          <w:del w:id="920" w:author="Yangcl" w:date="2020-03-25T10:33:00Z"/>
          <w:rFonts w:ascii="Century Schoolbook" w:hAnsi="Century Schoolbook"/>
        </w:rPr>
      </w:pPr>
    </w:p>
    <w:p w:rsidR="007D35CF" w:rsidDel="00374D59" w:rsidRDefault="007D35CF" w:rsidP="007D35CF">
      <w:pPr>
        <w:rPr>
          <w:del w:id="921" w:author="Yangcl" w:date="2020-03-25T10:33:00Z"/>
          <w:rFonts w:ascii="Century Schoolbook" w:hAnsi="Century Schoolbook"/>
        </w:rPr>
      </w:pPr>
    </w:p>
    <w:p w:rsidR="007D35CF" w:rsidDel="00374D59" w:rsidRDefault="007D35CF" w:rsidP="007D35CF">
      <w:pPr>
        <w:rPr>
          <w:del w:id="922" w:author="Yangcl" w:date="2020-03-25T10:33:00Z"/>
          <w:rFonts w:ascii="Century Schoolbook" w:hAnsi="Century Schoolbook"/>
        </w:rPr>
      </w:pPr>
    </w:p>
    <w:p w:rsidR="007D35CF" w:rsidDel="00374D59" w:rsidRDefault="007D35CF" w:rsidP="007D35CF">
      <w:pPr>
        <w:rPr>
          <w:del w:id="923" w:author="Yangcl" w:date="2020-03-25T10:33:00Z"/>
          <w:rFonts w:ascii="Century Schoolbook" w:hAnsi="Century Schoolbook"/>
        </w:rPr>
      </w:pPr>
    </w:p>
    <w:p w:rsidR="007D35CF" w:rsidDel="00374D59" w:rsidRDefault="007D35CF" w:rsidP="007D35CF">
      <w:pPr>
        <w:rPr>
          <w:del w:id="924" w:author="Yangcl" w:date="2020-03-25T10:33:00Z"/>
          <w:rFonts w:ascii="Century Schoolbook" w:hAnsi="Century Schoolbook"/>
        </w:rPr>
      </w:pPr>
    </w:p>
    <w:p w:rsidR="007D35CF" w:rsidDel="00374D59" w:rsidRDefault="007D35CF" w:rsidP="007D35CF">
      <w:pPr>
        <w:rPr>
          <w:del w:id="925" w:author="Yangcl" w:date="2020-03-25T10:33:00Z"/>
          <w:rFonts w:ascii="Century Schoolbook" w:hAnsi="Century Schoolbook"/>
        </w:rPr>
      </w:pPr>
    </w:p>
    <w:p w:rsidR="007D35CF" w:rsidDel="00374D59" w:rsidRDefault="007D35CF" w:rsidP="007D35CF">
      <w:pPr>
        <w:rPr>
          <w:del w:id="926" w:author="Yangcl" w:date="2020-03-25T10:33:00Z"/>
          <w:rFonts w:ascii="Century Schoolbook" w:hAnsi="Century Schoolbook"/>
        </w:rPr>
      </w:pPr>
    </w:p>
    <w:p w:rsidR="007D35CF" w:rsidDel="00374D59" w:rsidRDefault="007D35CF" w:rsidP="007D35CF">
      <w:pPr>
        <w:rPr>
          <w:del w:id="927" w:author="Yangcl" w:date="2020-03-25T10:33:00Z"/>
          <w:rFonts w:ascii="Century Schoolbook" w:hAnsi="Century Schoolbook"/>
        </w:rPr>
      </w:pPr>
    </w:p>
    <w:p w:rsidR="007D35CF" w:rsidRPr="007C0623" w:rsidDel="00374D59" w:rsidRDefault="007D35CF" w:rsidP="007D35CF">
      <w:pPr>
        <w:rPr>
          <w:del w:id="928" w:author="Yangcl" w:date="2020-03-25T10:33:00Z"/>
          <w:rFonts w:ascii="Century Schoolbook" w:hAnsi="Century Schoolbook"/>
        </w:rPr>
      </w:pPr>
    </w:p>
    <w:p w:rsidR="007D35CF" w:rsidRPr="00F8697E" w:rsidDel="00374D59" w:rsidRDefault="007D35CF" w:rsidP="007D35CF">
      <w:pPr>
        <w:rPr>
          <w:del w:id="929" w:author="Yangcl" w:date="2020-03-25T10:33:00Z"/>
          <w:rFonts w:ascii="Century Schoolbook" w:hAnsi="Century Schoolbook"/>
        </w:rPr>
      </w:pPr>
    </w:p>
    <w:p w:rsidR="007D35CF" w:rsidDel="00374D59" w:rsidRDefault="007D35CF" w:rsidP="007D35CF">
      <w:pPr>
        <w:rPr>
          <w:del w:id="930" w:author="Yangcl" w:date="2020-03-25T10:33:00Z"/>
          <w:rFonts w:ascii="Century Schoolbook" w:hAnsi="Century Schoolbook"/>
        </w:rPr>
      </w:pPr>
    </w:p>
    <w:p w:rsidR="007D35CF" w:rsidDel="00374D59" w:rsidRDefault="007D35CF" w:rsidP="007D35CF">
      <w:pPr>
        <w:rPr>
          <w:del w:id="931" w:author="Yangcl" w:date="2020-03-25T10:33:00Z"/>
          <w:rFonts w:ascii="Century Schoolbook" w:hAnsi="Century Schoolbook"/>
        </w:rPr>
      </w:pPr>
    </w:p>
    <w:p w:rsidR="007D35CF" w:rsidDel="00374D59" w:rsidRDefault="007D35CF" w:rsidP="007D35CF">
      <w:pPr>
        <w:rPr>
          <w:del w:id="932" w:author="Yangcl" w:date="2020-03-25T10:33:00Z"/>
          <w:rFonts w:ascii="Century Schoolbook" w:hAnsi="Century Schoolbook"/>
        </w:rPr>
      </w:pPr>
    </w:p>
    <w:p w:rsidR="007D35CF" w:rsidDel="00374D59" w:rsidRDefault="007D35CF" w:rsidP="007D35CF">
      <w:pPr>
        <w:rPr>
          <w:del w:id="933" w:author="Yangcl" w:date="2020-03-25T10:33:00Z"/>
          <w:rFonts w:ascii="Century Schoolbook" w:hAnsi="Century Schoolbook"/>
        </w:rPr>
      </w:pPr>
    </w:p>
    <w:p w:rsidR="007D35CF" w:rsidDel="00374D59" w:rsidRDefault="007D35CF" w:rsidP="007D35CF">
      <w:pPr>
        <w:rPr>
          <w:del w:id="934" w:author="Yangcl" w:date="2020-03-25T10:33:00Z"/>
          <w:rFonts w:ascii="Century Schoolbook" w:hAnsi="Century Schoolbook"/>
        </w:rPr>
      </w:pPr>
    </w:p>
    <w:p w:rsidR="007D35CF" w:rsidDel="00374D59" w:rsidRDefault="007D35CF" w:rsidP="007D35CF">
      <w:pPr>
        <w:rPr>
          <w:del w:id="935" w:author="Yangcl" w:date="2020-03-25T10:33:00Z"/>
          <w:rFonts w:ascii="Century Schoolbook" w:hAnsi="Century Schoolbook"/>
        </w:rPr>
      </w:pPr>
    </w:p>
    <w:p w:rsidR="007D35CF" w:rsidDel="00374D59" w:rsidRDefault="007D35CF" w:rsidP="007D35CF">
      <w:pPr>
        <w:rPr>
          <w:del w:id="936" w:author="Yangcl" w:date="2020-03-25T10:33:00Z"/>
          <w:rFonts w:ascii="Century Schoolbook" w:hAnsi="Century Schoolbook"/>
        </w:rPr>
      </w:pPr>
    </w:p>
    <w:p w:rsidR="007D35CF" w:rsidDel="00374D59" w:rsidRDefault="007D35CF" w:rsidP="007D35CF">
      <w:pPr>
        <w:rPr>
          <w:del w:id="937" w:author="Yangcl" w:date="2020-03-25T10:33:00Z"/>
          <w:rFonts w:ascii="Century Schoolbook" w:hAnsi="Century Schoolbook"/>
        </w:rPr>
      </w:pPr>
    </w:p>
    <w:p w:rsidR="007D35CF" w:rsidDel="00374D59" w:rsidRDefault="007D35CF" w:rsidP="007D35CF">
      <w:pPr>
        <w:rPr>
          <w:del w:id="938" w:author="Yangcl" w:date="2020-03-25T10:33:00Z"/>
          <w:rFonts w:ascii="Century Schoolbook" w:hAnsi="Century Schoolbook"/>
        </w:rPr>
      </w:pPr>
    </w:p>
    <w:p w:rsidR="007D35CF" w:rsidDel="00374D59" w:rsidRDefault="007D35CF" w:rsidP="007D35CF">
      <w:pPr>
        <w:rPr>
          <w:del w:id="939" w:author="Yangcl" w:date="2020-03-25T10:33:00Z"/>
          <w:rFonts w:ascii="Century Schoolbook" w:hAnsi="Century Schoolbook"/>
        </w:rPr>
      </w:pPr>
    </w:p>
    <w:p w:rsidR="007D35CF" w:rsidDel="00374D59" w:rsidRDefault="007D35CF" w:rsidP="007D35CF">
      <w:pPr>
        <w:rPr>
          <w:del w:id="940" w:author="Yangcl" w:date="2020-03-25T10:33:00Z"/>
          <w:rFonts w:ascii="Century Schoolbook" w:hAnsi="Century Schoolbook"/>
        </w:rPr>
      </w:pPr>
    </w:p>
    <w:p w:rsidR="007D35CF" w:rsidDel="00374D59" w:rsidRDefault="007D35CF" w:rsidP="007D35CF">
      <w:pPr>
        <w:rPr>
          <w:del w:id="941" w:author="Yangcl" w:date="2020-03-25T10:33:00Z"/>
          <w:rFonts w:ascii="Century Schoolbook" w:hAnsi="Century Schoolbook"/>
        </w:rPr>
      </w:pPr>
    </w:p>
    <w:p w:rsidR="007D35CF" w:rsidDel="00374D59" w:rsidRDefault="007D35CF" w:rsidP="007D35CF">
      <w:pPr>
        <w:rPr>
          <w:del w:id="942" w:author="Yangcl" w:date="2020-03-25T10:33:00Z"/>
          <w:rFonts w:ascii="Century Schoolbook" w:hAnsi="Century Schoolbook"/>
        </w:rPr>
      </w:pPr>
    </w:p>
    <w:p w:rsidR="007D35CF" w:rsidDel="00374D59" w:rsidRDefault="007D35CF" w:rsidP="007D35CF">
      <w:pPr>
        <w:rPr>
          <w:del w:id="943" w:author="Yangcl" w:date="2020-03-25T10:33:00Z"/>
          <w:rFonts w:ascii="Century Schoolbook" w:hAnsi="Century Schoolbook"/>
        </w:rPr>
      </w:pPr>
    </w:p>
    <w:p w:rsidR="007D35CF" w:rsidDel="00374D59" w:rsidRDefault="007D35CF" w:rsidP="007D35CF">
      <w:pPr>
        <w:rPr>
          <w:del w:id="944" w:author="Yangcl" w:date="2020-03-25T10:33:00Z"/>
          <w:rFonts w:ascii="Century Schoolbook" w:hAnsi="Century Schoolbook"/>
        </w:rPr>
      </w:pPr>
    </w:p>
    <w:p w:rsidR="007D35CF" w:rsidDel="00374D59" w:rsidRDefault="007D35CF" w:rsidP="007D35CF">
      <w:pPr>
        <w:rPr>
          <w:del w:id="945" w:author="Yangcl" w:date="2020-03-25T10:33:00Z"/>
          <w:rFonts w:ascii="Century Schoolbook" w:hAnsi="Century Schoolbook"/>
        </w:rPr>
      </w:pPr>
    </w:p>
    <w:p w:rsidR="007D35CF" w:rsidDel="00374D59" w:rsidRDefault="007D35CF" w:rsidP="007D35CF">
      <w:pPr>
        <w:rPr>
          <w:del w:id="946" w:author="Yangcl" w:date="2020-03-25T10:33:00Z"/>
          <w:rFonts w:ascii="Century Schoolbook" w:hAnsi="Century Schoolbook"/>
        </w:rPr>
      </w:pPr>
    </w:p>
    <w:p w:rsidR="007D35CF" w:rsidDel="00374D59" w:rsidRDefault="007D35CF" w:rsidP="007D35CF">
      <w:pPr>
        <w:rPr>
          <w:del w:id="947" w:author="Yangcl" w:date="2020-03-25T10:33:00Z"/>
          <w:rFonts w:ascii="Century Schoolbook" w:hAnsi="Century Schoolbook"/>
        </w:rPr>
      </w:pPr>
    </w:p>
    <w:p w:rsidR="007D35CF" w:rsidDel="00374D59" w:rsidRDefault="007D35CF" w:rsidP="007D35CF">
      <w:pPr>
        <w:rPr>
          <w:del w:id="948" w:author="Yangcl" w:date="2020-03-25T10:33:00Z"/>
          <w:rFonts w:ascii="Century Schoolbook" w:hAnsi="Century Schoolbook"/>
        </w:rPr>
      </w:pPr>
    </w:p>
    <w:p w:rsidR="007D35CF" w:rsidDel="00374D59" w:rsidRDefault="007D35CF" w:rsidP="007D35CF">
      <w:pPr>
        <w:rPr>
          <w:del w:id="949" w:author="Yangcl" w:date="2020-03-25T10:33:00Z"/>
          <w:rFonts w:ascii="Century Schoolbook" w:hAnsi="Century Schoolbook"/>
        </w:rPr>
      </w:pPr>
    </w:p>
    <w:p w:rsidR="007D35CF" w:rsidDel="00374D59" w:rsidRDefault="007D35CF" w:rsidP="007D35CF">
      <w:pPr>
        <w:rPr>
          <w:del w:id="950" w:author="Yangcl" w:date="2020-03-25T10:33:00Z"/>
          <w:rFonts w:ascii="Century Schoolbook" w:hAnsi="Century Schoolbook"/>
        </w:rPr>
      </w:pPr>
    </w:p>
    <w:p w:rsidR="007D35CF" w:rsidDel="00374D59" w:rsidRDefault="007D35CF" w:rsidP="007D35CF">
      <w:pPr>
        <w:rPr>
          <w:del w:id="951" w:author="Yangcl" w:date="2020-03-25T10:33:00Z"/>
          <w:rFonts w:ascii="Century Schoolbook" w:hAnsi="Century Schoolbook"/>
        </w:rPr>
      </w:pPr>
    </w:p>
    <w:p w:rsidR="007D35CF" w:rsidDel="00374D59" w:rsidRDefault="007D35CF" w:rsidP="007D35CF">
      <w:pPr>
        <w:rPr>
          <w:del w:id="952" w:author="Yangcl" w:date="2020-03-25T10:33:00Z"/>
          <w:rFonts w:ascii="Century Schoolbook" w:hAnsi="Century Schoolbook"/>
        </w:rPr>
      </w:pPr>
    </w:p>
    <w:p w:rsidR="007D35CF" w:rsidDel="00374D59" w:rsidRDefault="007D35CF" w:rsidP="007D35CF">
      <w:pPr>
        <w:rPr>
          <w:del w:id="953" w:author="Yangcl" w:date="2020-03-25T10:33:00Z"/>
          <w:rFonts w:ascii="Century Schoolbook" w:hAnsi="Century Schoolbook"/>
        </w:rPr>
      </w:pPr>
    </w:p>
    <w:p w:rsidR="007D35CF" w:rsidDel="00374D59" w:rsidRDefault="007D35CF" w:rsidP="007D35CF">
      <w:pPr>
        <w:rPr>
          <w:del w:id="954" w:author="Yangcl" w:date="2020-03-25T10:33:00Z"/>
          <w:rFonts w:ascii="Century Schoolbook" w:hAnsi="Century Schoolbook"/>
        </w:rPr>
      </w:pPr>
    </w:p>
    <w:p w:rsidR="007D35CF" w:rsidDel="00374D59" w:rsidRDefault="007D35CF" w:rsidP="007D35CF">
      <w:pPr>
        <w:rPr>
          <w:del w:id="955" w:author="Yangcl" w:date="2020-03-25T10:33:00Z"/>
          <w:rFonts w:ascii="Century Schoolbook" w:hAnsi="Century Schoolbook"/>
        </w:rPr>
      </w:pPr>
    </w:p>
    <w:p w:rsidR="007D35CF" w:rsidDel="00374D59" w:rsidRDefault="007D35CF" w:rsidP="007D35CF">
      <w:pPr>
        <w:rPr>
          <w:del w:id="956" w:author="Yangcl" w:date="2020-03-25T10:33:00Z"/>
          <w:rFonts w:ascii="Century Schoolbook" w:hAnsi="Century Schoolbook"/>
        </w:rPr>
      </w:pPr>
    </w:p>
    <w:p w:rsidR="007D35CF" w:rsidDel="00374D59" w:rsidRDefault="007D35CF" w:rsidP="007D35CF">
      <w:pPr>
        <w:rPr>
          <w:del w:id="957" w:author="Yangcl" w:date="2020-03-25T10:33:00Z"/>
          <w:rFonts w:ascii="Century Schoolbook" w:hAnsi="Century Schoolbook"/>
        </w:rPr>
      </w:pPr>
    </w:p>
    <w:p w:rsidR="007D35CF" w:rsidDel="00374D59" w:rsidRDefault="007D35CF" w:rsidP="007D35CF">
      <w:pPr>
        <w:rPr>
          <w:del w:id="958" w:author="Yangcl" w:date="2020-03-25T10:33:00Z"/>
          <w:rFonts w:ascii="Century Schoolbook" w:hAnsi="Century Schoolbook"/>
        </w:rPr>
      </w:pPr>
    </w:p>
    <w:p w:rsidR="007D35CF" w:rsidDel="00374D59" w:rsidRDefault="007D35CF" w:rsidP="007D35CF">
      <w:pPr>
        <w:rPr>
          <w:del w:id="959" w:author="Yangcl" w:date="2020-03-25T10:33:00Z"/>
          <w:rFonts w:ascii="Century Schoolbook" w:hAnsi="Century Schoolbook"/>
        </w:rPr>
      </w:pPr>
    </w:p>
    <w:p w:rsidR="007D35CF" w:rsidDel="00374D59" w:rsidRDefault="007D35CF" w:rsidP="007D35CF">
      <w:pPr>
        <w:rPr>
          <w:del w:id="960" w:author="Yangcl" w:date="2020-03-25T10:33:00Z"/>
          <w:rFonts w:ascii="Century Schoolbook" w:hAnsi="Century Schoolbook"/>
        </w:rPr>
      </w:pPr>
    </w:p>
    <w:p w:rsidR="007D35CF" w:rsidDel="00374D59" w:rsidRDefault="007D35CF" w:rsidP="007D35CF">
      <w:pPr>
        <w:rPr>
          <w:del w:id="961" w:author="Yangcl" w:date="2020-03-25T10:33:00Z"/>
          <w:rFonts w:ascii="Century Schoolbook" w:hAnsi="Century Schoolbook"/>
        </w:rPr>
      </w:pPr>
    </w:p>
    <w:p w:rsidR="007D35CF" w:rsidDel="00374D59" w:rsidRDefault="007D35CF" w:rsidP="007D35CF">
      <w:pPr>
        <w:rPr>
          <w:del w:id="962" w:author="Yangcl" w:date="2020-03-25T10:33:00Z"/>
          <w:rFonts w:ascii="Century Schoolbook" w:hAnsi="Century Schoolbook"/>
        </w:rPr>
      </w:pPr>
    </w:p>
    <w:p w:rsidR="007D35CF" w:rsidDel="00374D59" w:rsidRDefault="007D35CF" w:rsidP="007D35CF">
      <w:pPr>
        <w:rPr>
          <w:del w:id="963" w:author="Yangcl" w:date="2020-03-25T10:33:00Z"/>
          <w:rFonts w:ascii="Century Schoolbook" w:hAnsi="Century Schoolbook"/>
        </w:rPr>
      </w:pPr>
    </w:p>
    <w:p w:rsidR="007D35CF" w:rsidDel="00374D59" w:rsidRDefault="007D35CF" w:rsidP="007D35CF">
      <w:pPr>
        <w:rPr>
          <w:del w:id="964" w:author="Yangcl" w:date="2020-03-25T10:33:00Z"/>
          <w:rFonts w:ascii="Century Schoolbook" w:hAnsi="Century Schoolbook"/>
        </w:rPr>
      </w:pPr>
    </w:p>
    <w:p w:rsidR="007D35CF" w:rsidDel="00374D59" w:rsidRDefault="007D35CF" w:rsidP="007D35CF">
      <w:pPr>
        <w:rPr>
          <w:del w:id="965" w:author="Yangcl" w:date="2020-03-25T10:33:00Z"/>
          <w:rFonts w:ascii="Century Schoolbook" w:hAnsi="Century Schoolbook"/>
        </w:rPr>
      </w:pPr>
    </w:p>
    <w:p w:rsidR="007D35CF" w:rsidDel="00374D59" w:rsidRDefault="007D35CF" w:rsidP="007D35CF">
      <w:pPr>
        <w:rPr>
          <w:del w:id="966" w:author="Yangcl" w:date="2020-03-25T10:33:00Z"/>
          <w:rFonts w:ascii="Century Schoolbook" w:hAnsi="Century Schoolbook"/>
        </w:rPr>
      </w:pPr>
    </w:p>
    <w:p w:rsidR="007D35CF" w:rsidDel="00374D59" w:rsidRDefault="007D35CF" w:rsidP="007D35CF">
      <w:pPr>
        <w:rPr>
          <w:del w:id="967" w:author="Yangcl" w:date="2020-03-25T10:33:00Z"/>
          <w:rFonts w:ascii="Century Schoolbook" w:hAnsi="Century Schoolbook"/>
        </w:rPr>
      </w:pPr>
    </w:p>
    <w:p w:rsidR="007D35CF" w:rsidDel="00374D59" w:rsidRDefault="007D35CF" w:rsidP="007D35CF">
      <w:pPr>
        <w:rPr>
          <w:del w:id="968" w:author="Yangcl" w:date="2020-03-25T10:33:00Z"/>
          <w:rFonts w:ascii="Century Schoolbook" w:hAnsi="Century Schoolbook"/>
        </w:rPr>
      </w:pPr>
    </w:p>
    <w:p w:rsidR="007D35CF" w:rsidDel="00374D59" w:rsidRDefault="007D35CF" w:rsidP="007D35CF">
      <w:pPr>
        <w:rPr>
          <w:del w:id="969" w:author="Yangcl" w:date="2020-03-25T10:33:00Z"/>
          <w:rFonts w:ascii="Century Schoolbook" w:hAnsi="Century Schoolbook"/>
        </w:rPr>
      </w:pPr>
    </w:p>
    <w:p w:rsidR="007D35CF" w:rsidDel="00374D59" w:rsidRDefault="007D35CF" w:rsidP="007D35CF">
      <w:pPr>
        <w:rPr>
          <w:del w:id="970" w:author="Yangcl" w:date="2020-03-25T10:33:00Z"/>
          <w:rFonts w:ascii="Century Schoolbook" w:hAnsi="Century Schoolbook"/>
        </w:rPr>
      </w:pPr>
    </w:p>
    <w:p w:rsidR="007D35CF" w:rsidDel="00374D59" w:rsidRDefault="007D35CF" w:rsidP="007D35CF">
      <w:pPr>
        <w:rPr>
          <w:del w:id="971" w:author="Yangcl" w:date="2020-03-25T10:33:00Z"/>
          <w:rFonts w:ascii="Century Schoolbook" w:hAnsi="Century Schoolbook"/>
        </w:rPr>
      </w:pPr>
    </w:p>
    <w:p w:rsidR="007D35CF" w:rsidDel="00374D59" w:rsidRDefault="007D35CF" w:rsidP="007D35CF">
      <w:pPr>
        <w:rPr>
          <w:del w:id="972" w:author="Yangcl" w:date="2020-03-25T10:33:00Z"/>
          <w:rFonts w:ascii="Century Schoolbook" w:hAnsi="Century Schoolbook"/>
        </w:rPr>
      </w:pPr>
    </w:p>
    <w:p w:rsidR="007D35CF" w:rsidDel="00374D59" w:rsidRDefault="007D35CF" w:rsidP="007D35CF">
      <w:pPr>
        <w:rPr>
          <w:del w:id="973" w:author="Yangcl" w:date="2020-03-25T10:33:00Z"/>
          <w:rFonts w:ascii="Century Schoolbook" w:hAnsi="Century Schoolbook"/>
        </w:rPr>
      </w:pPr>
    </w:p>
    <w:p w:rsidR="007D35CF" w:rsidDel="00374D59" w:rsidRDefault="007D35CF" w:rsidP="007D35CF">
      <w:pPr>
        <w:rPr>
          <w:del w:id="974" w:author="Yangcl" w:date="2020-03-25T10:33:00Z"/>
          <w:rFonts w:ascii="Century Schoolbook" w:hAnsi="Century Schoolbook"/>
        </w:rPr>
      </w:pPr>
    </w:p>
    <w:p w:rsidR="007D35CF" w:rsidDel="00374D59" w:rsidRDefault="007D35CF" w:rsidP="007D35CF">
      <w:pPr>
        <w:rPr>
          <w:del w:id="975" w:author="Yangcl" w:date="2020-03-25T10:33:00Z"/>
          <w:rFonts w:ascii="Century Schoolbook" w:hAnsi="Century Schoolbook"/>
        </w:rPr>
      </w:pPr>
    </w:p>
    <w:p w:rsidR="007D35CF" w:rsidDel="00374D59" w:rsidRDefault="007D35CF" w:rsidP="007D35CF">
      <w:pPr>
        <w:rPr>
          <w:del w:id="976" w:author="Yangcl" w:date="2020-03-25T10:33:00Z"/>
          <w:rFonts w:ascii="Century Schoolbook" w:hAnsi="Century Schoolbook"/>
        </w:rPr>
      </w:pPr>
    </w:p>
    <w:p w:rsidR="007D35CF" w:rsidDel="00374D59" w:rsidRDefault="007D35CF" w:rsidP="007D35CF">
      <w:pPr>
        <w:rPr>
          <w:del w:id="977" w:author="Yangcl" w:date="2020-03-25T10:33:00Z"/>
          <w:rFonts w:ascii="Century Schoolbook" w:hAnsi="Century Schoolbook"/>
        </w:rPr>
      </w:pPr>
    </w:p>
    <w:p w:rsidR="007D35CF" w:rsidDel="00374D59" w:rsidRDefault="007D35CF" w:rsidP="007D35CF">
      <w:pPr>
        <w:rPr>
          <w:del w:id="978" w:author="Yangcl" w:date="2020-03-25T10:33:00Z"/>
          <w:rFonts w:ascii="Century Schoolbook" w:hAnsi="Century Schoolbook"/>
        </w:rPr>
      </w:pPr>
    </w:p>
    <w:p w:rsidR="007D35CF" w:rsidDel="00374D59" w:rsidRDefault="007D35CF" w:rsidP="007D35CF">
      <w:pPr>
        <w:rPr>
          <w:del w:id="979" w:author="Yangcl" w:date="2020-03-25T10:33:00Z"/>
          <w:rFonts w:ascii="Century Schoolbook" w:hAnsi="Century Schoolbook"/>
        </w:rPr>
      </w:pPr>
    </w:p>
    <w:p w:rsidR="007D35CF" w:rsidDel="00374D59" w:rsidRDefault="007D35CF" w:rsidP="007D35CF">
      <w:pPr>
        <w:rPr>
          <w:del w:id="980" w:author="Yangcl" w:date="2020-03-25T10:33:00Z"/>
          <w:rFonts w:ascii="Century Schoolbook" w:hAnsi="Century Schoolbook"/>
        </w:rPr>
      </w:pPr>
    </w:p>
    <w:p w:rsidR="007D35CF" w:rsidDel="00374D59" w:rsidRDefault="007D35CF" w:rsidP="007D35CF">
      <w:pPr>
        <w:rPr>
          <w:del w:id="981" w:author="Yangcl" w:date="2020-03-25T10:33:00Z"/>
          <w:rFonts w:ascii="Century Schoolbook" w:hAnsi="Century Schoolbook"/>
        </w:rPr>
      </w:pPr>
    </w:p>
    <w:p w:rsidR="007D35CF" w:rsidDel="00374D59" w:rsidRDefault="007D35CF" w:rsidP="007D35CF">
      <w:pPr>
        <w:rPr>
          <w:del w:id="982" w:author="Yangcl" w:date="2020-03-25T10:33:00Z"/>
          <w:rFonts w:ascii="Century Schoolbook" w:hAnsi="Century Schoolbook"/>
        </w:rPr>
      </w:pPr>
    </w:p>
    <w:p w:rsidR="007D35CF" w:rsidDel="00374D59" w:rsidRDefault="007D35CF" w:rsidP="007D35CF">
      <w:pPr>
        <w:rPr>
          <w:del w:id="983" w:author="Yangcl" w:date="2020-03-25T10:33:00Z"/>
          <w:rFonts w:ascii="Century Schoolbook" w:hAnsi="Century Schoolbook"/>
        </w:rPr>
      </w:pPr>
    </w:p>
    <w:p w:rsidR="007D35CF" w:rsidDel="00374D59" w:rsidRDefault="007D35CF" w:rsidP="007D35CF">
      <w:pPr>
        <w:rPr>
          <w:del w:id="984" w:author="Yangcl" w:date="2020-03-25T10:33:00Z"/>
          <w:rFonts w:ascii="Century Schoolbook" w:hAnsi="Century Schoolbook"/>
        </w:rPr>
      </w:pPr>
    </w:p>
    <w:p w:rsidR="007D35CF" w:rsidDel="00374D59" w:rsidRDefault="007D35CF" w:rsidP="007D35CF">
      <w:pPr>
        <w:rPr>
          <w:del w:id="985" w:author="Yangcl" w:date="2020-03-25T10:33:00Z"/>
          <w:rFonts w:ascii="Century Schoolbook" w:hAnsi="Century Schoolbook"/>
        </w:rPr>
      </w:pPr>
    </w:p>
    <w:p w:rsidR="007D35CF" w:rsidDel="00374D59" w:rsidRDefault="007D35CF" w:rsidP="007D35CF">
      <w:pPr>
        <w:rPr>
          <w:del w:id="986" w:author="Yangcl" w:date="2020-03-25T10:33:00Z"/>
          <w:rFonts w:ascii="Century Schoolbook" w:hAnsi="Century Schoolbook"/>
        </w:rPr>
      </w:pPr>
    </w:p>
    <w:p w:rsidR="007D35CF" w:rsidDel="00374D59" w:rsidRDefault="007D35CF" w:rsidP="007D35CF">
      <w:pPr>
        <w:rPr>
          <w:del w:id="987" w:author="Yangcl" w:date="2020-03-25T10:33:00Z"/>
          <w:rFonts w:ascii="Century Schoolbook" w:hAnsi="Century Schoolbook"/>
        </w:rPr>
      </w:pPr>
    </w:p>
    <w:p w:rsidR="007D35CF" w:rsidDel="00374D59" w:rsidRDefault="007D35CF" w:rsidP="007D35CF">
      <w:pPr>
        <w:rPr>
          <w:del w:id="988" w:author="Yangcl" w:date="2020-03-25T10:33:00Z"/>
          <w:rFonts w:ascii="Century Schoolbook" w:hAnsi="Century Schoolbook"/>
        </w:rPr>
      </w:pPr>
    </w:p>
    <w:p w:rsidR="007D35CF" w:rsidDel="00374D59" w:rsidRDefault="007D35CF" w:rsidP="007D35CF">
      <w:pPr>
        <w:rPr>
          <w:del w:id="989" w:author="Yangcl" w:date="2020-03-25T10:33:00Z"/>
          <w:rFonts w:ascii="Century Schoolbook" w:hAnsi="Century Schoolbook"/>
        </w:rPr>
      </w:pPr>
    </w:p>
    <w:p w:rsidR="007D35CF" w:rsidDel="00374D59" w:rsidRDefault="007D35CF" w:rsidP="007D35CF">
      <w:pPr>
        <w:rPr>
          <w:del w:id="990" w:author="Yangcl" w:date="2020-03-25T10:33:00Z"/>
          <w:rFonts w:ascii="Century Schoolbook" w:hAnsi="Century Schoolbook"/>
        </w:rPr>
      </w:pPr>
    </w:p>
    <w:p w:rsidR="007D35CF" w:rsidDel="00374D59" w:rsidRDefault="007D35CF" w:rsidP="007D35CF">
      <w:pPr>
        <w:rPr>
          <w:del w:id="991" w:author="Yangcl" w:date="2020-03-25T10:33:00Z"/>
          <w:rFonts w:ascii="Century Schoolbook" w:hAnsi="Century Schoolbook"/>
        </w:rPr>
      </w:pPr>
    </w:p>
    <w:p w:rsidR="007D35CF" w:rsidDel="00374D59" w:rsidRDefault="007D35CF" w:rsidP="007D35CF">
      <w:pPr>
        <w:rPr>
          <w:del w:id="992" w:author="Yangcl" w:date="2020-03-25T10:33:00Z"/>
          <w:rFonts w:ascii="Century Schoolbook" w:hAnsi="Century Schoolbook"/>
        </w:rPr>
      </w:pPr>
    </w:p>
    <w:p w:rsidR="007D35CF" w:rsidDel="00374D59" w:rsidRDefault="007D35CF" w:rsidP="007D35CF">
      <w:pPr>
        <w:rPr>
          <w:del w:id="993" w:author="Yangcl" w:date="2020-03-25T10:33:00Z"/>
          <w:rFonts w:ascii="Century Schoolbook" w:hAnsi="Century Schoolbook"/>
        </w:rPr>
      </w:pPr>
    </w:p>
    <w:p w:rsidR="007D35CF" w:rsidDel="00374D59" w:rsidRDefault="007D35CF" w:rsidP="007D35CF">
      <w:pPr>
        <w:rPr>
          <w:del w:id="994" w:author="Yangcl" w:date="2020-03-25T10:33:00Z"/>
          <w:rFonts w:ascii="Century Schoolbook" w:hAnsi="Century Schoolbook"/>
        </w:rPr>
      </w:pPr>
    </w:p>
    <w:p w:rsidR="007D35CF" w:rsidDel="00374D59" w:rsidRDefault="007D35CF" w:rsidP="007D35CF">
      <w:pPr>
        <w:rPr>
          <w:del w:id="995" w:author="Yangcl" w:date="2020-03-25T10:33:00Z"/>
          <w:rFonts w:ascii="Century Schoolbook" w:hAnsi="Century Schoolbook"/>
        </w:rPr>
      </w:pPr>
    </w:p>
    <w:p w:rsidR="007D35CF" w:rsidDel="00374D59" w:rsidRDefault="007D35CF" w:rsidP="007D35CF">
      <w:pPr>
        <w:rPr>
          <w:del w:id="996" w:author="Yangcl" w:date="2020-03-25T10:33:00Z"/>
          <w:rFonts w:ascii="Century Schoolbook" w:hAnsi="Century Schoolbook"/>
        </w:rPr>
      </w:pPr>
    </w:p>
    <w:p w:rsidR="007D35CF" w:rsidDel="00374D59" w:rsidRDefault="007D35CF" w:rsidP="007D35CF">
      <w:pPr>
        <w:rPr>
          <w:del w:id="997" w:author="Yangcl" w:date="2020-03-25T10:33:00Z"/>
          <w:rFonts w:ascii="Century Schoolbook" w:hAnsi="Century Schoolbook"/>
        </w:rPr>
      </w:pPr>
    </w:p>
    <w:p w:rsidR="007D35CF" w:rsidDel="00374D59" w:rsidRDefault="007D35CF" w:rsidP="007D35CF">
      <w:pPr>
        <w:rPr>
          <w:del w:id="998" w:author="Yangcl" w:date="2020-03-25T10:33:00Z"/>
          <w:rFonts w:ascii="Century Schoolbook" w:hAnsi="Century Schoolbook"/>
        </w:rPr>
      </w:pPr>
    </w:p>
    <w:p w:rsidR="007D35CF" w:rsidDel="00374D59" w:rsidRDefault="007D35CF" w:rsidP="007D35CF">
      <w:pPr>
        <w:rPr>
          <w:del w:id="999" w:author="Yangcl" w:date="2020-03-25T10:33:00Z"/>
          <w:rFonts w:ascii="Century Schoolbook" w:hAnsi="Century Schoolbook"/>
        </w:rPr>
      </w:pPr>
    </w:p>
    <w:p w:rsidR="007D35CF" w:rsidDel="00374D59" w:rsidRDefault="007D35CF" w:rsidP="007D35CF">
      <w:pPr>
        <w:rPr>
          <w:del w:id="1000" w:author="Yangcl" w:date="2020-03-25T10:33:00Z"/>
          <w:rFonts w:ascii="Century Schoolbook" w:hAnsi="Century Schoolbook"/>
        </w:rPr>
      </w:pPr>
    </w:p>
    <w:p w:rsidR="007D35CF" w:rsidDel="00374D59" w:rsidRDefault="007D35CF" w:rsidP="007D35CF">
      <w:pPr>
        <w:rPr>
          <w:del w:id="1001" w:author="Yangcl" w:date="2020-03-25T10:33:00Z"/>
          <w:rFonts w:ascii="Century Schoolbook" w:hAnsi="Century Schoolbook"/>
        </w:rPr>
      </w:pPr>
    </w:p>
    <w:p w:rsidR="007D35CF" w:rsidDel="00374D59" w:rsidRDefault="007D35CF" w:rsidP="007D35CF">
      <w:pPr>
        <w:rPr>
          <w:del w:id="1002" w:author="Yangcl" w:date="2020-03-25T10:33:00Z"/>
          <w:rFonts w:ascii="Century Schoolbook" w:hAnsi="Century Schoolbook"/>
        </w:rPr>
      </w:pPr>
    </w:p>
    <w:p w:rsidR="007D35CF" w:rsidDel="00374D59" w:rsidRDefault="007D35CF" w:rsidP="007D35CF">
      <w:pPr>
        <w:rPr>
          <w:del w:id="1003" w:author="Yangcl" w:date="2020-03-25T10:33:00Z"/>
          <w:rFonts w:ascii="Century Schoolbook" w:hAnsi="Century Schoolbook"/>
        </w:rPr>
      </w:pPr>
    </w:p>
    <w:p w:rsidR="007D35CF" w:rsidDel="00374D59" w:rsidRDefault="007D35CF" w:rsidP="007D35CF">
      <w:pPr>
        <w:rPr>
          <w:del w:id="1004" w:author="Yangcl" w:date="2020-03-25T10:33:00Z"/>
          <w:rFonts w:ascii="Century Schoolbook" w:hAnsi="Century Schoolbook"/>
        </w:rPr>
      </w:pPr>
    </w:p>
    <w:p w:rsidR="007D35CF" w:rsidDel="00374D59" w:rsidRDefault="007D35CF" w:rsidP="007D35CF">
      <w:pPr>
        <w:rPr>
          <w:del w:id="1005" w:author="Yangcl" w:date="2020-03-25T10:33:00Z"/>
          <w:rFonts w:ascii="Century Schoolbook" w:hAnsi="Century Schoolbook"/>
        </w:rPr>
      </w:pPr>
    </w:p>
    <w:p w:rsidR="007D35CF" w:rsidDel="00374D59" w:rsidRDefault="007D35CF" w:rsidP="007D35CF">
      <w:pPr>
        <w:rPr>
          <w:del w:id="1006" w:author="Yangcl" w:date="2020-03-25T10:33:00Z"/>
          <w:rFonts w:ascii="Century Schoolbook" w:hAnsi="Century Schoolbook"/>
        </w:rPr>
      </w:pPr>
    </w:p>
    <w:p w:rsidR="007D35CF" w:rsidDel="00374D59" w:rsidRDefault="007D35CF" w:rsidP="007D35CF">
      <w:pPr>
        <w:rPr>
          <w:del w:id="1007" w:author="Yangcl" w:date="2020-03-25T10:33:00Z"/>
          <w:rFonts w:ascii="Century Schoolbook" w:hAnsi="Century Schoolbook"/>
        </w:rPr>
      </w:pPr>
    </w:p>
    <w:p w:rsidR="007D35CF" w:rsidDel="00374D59" w:rsidRDefault="007D35CF" w:rsidP="007D35CF">
      <w:pPr>
        <w:rPr>
          <w:del w:id="1008" w:author="Yangcl" w:date="2020-03-25T10:33:00Z"/>
          <w:rFonts w:ascii="Century Schoolbook" w:hAnsi="Century Schoolbook"/>
        </w:rPr>
      </w:pPr>
    </w:p>
    <w:p w:rsidR="007D35CF" w:rsidDel="00374D59" w:rsidRDefault="007D35CF" w:rsidP="007D35CF">
      <w:pPr>
        <w:rPr>
          <w:del w:id="1009" w:author="Yangcl" w:date="2020-03-25T10:33:00Z"/>
          <w:rFonts w:ascii="Century Schoolbook" w:hAnsi="Century Schoolbook"/>
        </w:rPr>
      </w:pPr>
    </w:p>
    <w:p w:rsidR="007D35CF" w:rsidDel="00374D59" w:rsidRDefault="007D35CF" w:rsidP="007D35CF">
      <w:pPr>
        <w:rPr>
          <w:del w:id="1010" w:author="Yangcl" w:date="2020-03-25T10:33:00Z"/>
          <w:rFonts w:ascii="Century Schoolbook" w:hAnsi="Century Schoolbook"/>
        </w:rPr>
      </w:pPr>
    </w:p>
    <w:p w:rsidR="007D35CF" w:rsidDel="00374D59" w:rsidRDefault="007D35CF" w:rsidP="007D35CF">
      <w:pPr>
        <w:rPr>
          <w:del w:id="1011" w:author="Yangcl" w:date="2020-03-25T10:33:00Z"/>
          <w:rFonts w:ascii="Century Schoolbook" w:hAnsi="Century Schoolbook"/>
        </w:rPr>
      </w:pPr>
    </w:p>
    <w:p w:rsidR="007D35CF" w:rsidDel="00374D59" w:rsidRDefault="007D35CF" w:rsidP="007D35CF">
      <w:pPr>
        <w:rPr>
          <w:del w:id="1012" w:author="Yangcl" w:date="2020-03-25T10:33:00Z"/>
          <w:rFonts w:ascii="Century Schoolbook" w:hAnsi="Century Schoolbook"/>
        </w:rPr>
      </w:pPr>
    </w:p>
    <w:p w:rsidR="007D35CF" w:rsidDel="00374D59" w:rsidRDefault="007D35CF" w:rsidP="007D35CF">
      <w:pPr>
        <w:rPr>
          <w:del w:id="1013" w:author="Yangcl" w:date="2020-03-25T10:33:00Z"/>
          <w:rFonts w:ascii="Century Schoolbook" w:hAnsi="Century Schoolbook"/>
        </w:rPr>
      </w:pPr>
    </w:p>
    <w:p w:rsidR="007D35CF" w:rsidDel="00374D59" w:rsidRDefault="007D35CF" w:rsidP="007D35CF">
      <w:pPr>
        <w:rPr>
          <w:del w:id="1014" w:author="Yangcl" w:date="2020-03-25T10:33:00Z"/>
          <w:rFonts w:ascii="Century Schoolbook" w:hAnsi="Century Schoolbook"/>
        </w:rPr>
      </w:pPr>
    </w:p>
    <w:p w:rsidR="007D35CF" w:rsidDel="00374D59" w:rsidRDefault="007D35CF" w:rsidP="007D35CF">
      <w:pPr>
        <w:rPr>
          <w:del w:id="1015" w:author="Yangcl" w:date="2020-03-25T10:33:00Z"/>
          <w:rFonts w:ascii="Century Schoolbook" w:hAnsi="Century Schoolbook"/>
        </w:rPr>
      </w:pPr>
    </w:p>
    <w:p w:rsidR="007D35CF" w:rsidDel="00374D59" w:rsidRDefault="007D35CF" w:rsidP="007D35CF">
      <w:pPr>
        <w:rPr>
          <w:del w:id="1016" w:author="Yangcl" w:date="2020-03-25T10:33:00Z"/>
          <w:rFonts w:ascii="Century Schoolbook" w:hAnsi="Century Schoolbook"/>
        </w:rPr>
      </w:pPr>
    </w:p>
    <w:p w:rsidR="007D35CF" w:rsidDel="00374D59" w:rsidRDefault="007D35CF" w:rsidP="007D35CF">
      <w:pPr>
        <w:rPr>
          <w:del w:id="1017" w:author="Yangcl" w:date="2020-03-25T10:33:00Z"/>
          <w:rFonts w:ascii="Century Schoolbook" w:hAnsi="Century Schoolbook"/>
        </w:rPr>
      </w:pPr>
    </w:p>
    <w:p w:rsidR="007D35CF" w:rsidDel="00374D59" w:rsidRDefault="007D35CF" w:rsidP="007D35CF">
      <w:pPr>
        <w:rPr>
          <w:del w:id="1018" w:author="Yangcl" w:date="2020-03-25T10:33:00Z"/>
          <w:rFonts w:ascii="Century Schoolbook" w:hAnsi="Century Schoolbook"/>
        </w:rPr>
      </w:pPr>
    </w:p>
    <w:p w:rsidR="007D35CF" w:rsidDel="00374D59" w:rsidRDefault="007D35CF" w:rsidP="007D35CF">
      <w:pPr>
        <w:rPr>
          <w:del w:id="1019" w:author="Yangcl" w:date="2020-03-25T10:33:00Z"/>
          <w:rFonts w:ascii="Century Schoolbook" w:hAnsi="Century Schoolbook"/>
        </w:rPr>
      </w:pPr>
    </w:p>
    <w:p w:rsidR="007D35CF" w:rsidDel="00374D59" w:rsidRDefault="007D35CF" w:rsidP="007D35CF">
      <w:pPr>
        <w:rPr>
          <w:del w:id="1020" w:author="Yangcl" w:date="2020-03-25T10:33:00Z"/>
          <w:rFonts w:ascii="Century Schoolbook" w:hAnsi="Century Schoolbook"/>
        </w:rPr>
      </w:pPr>
    </w:p>
    <w:p w:rsidR="007D35CF" w:rsidDel="00374D59" w:rsidRDefault="007D35CF" w:rsidP="007D35CF">
      <w:pPr>
        <w:rPr>
          <w:del w:id="1021" w:author="Yangcl" w:date="2020-03-25T10:33:00Z"/>
          <w:rFonts w:ascii="Century Schoolbook" w:hAnsi="Century Schoolbook"/>
        </w:rPr>
      </w:pPr>
    </w:p>
    <w:p w:rsidR="007D35CF" w:rsidDel="00374D59" w:rsidRDefault="007D35CF" w:rsidP="007D35CF">
      <w:pPr>
        <w:rPr>
          <w:del w:id="1022" w:author="Yangcl" w:date="2020-03-25T10:33:00Z"/>
          <w:rFonts w:ascii="Century Schoolbook" w:hAnsi="Century Schoolbook"/>
        </w:rPr>
      </w:pPr>
    </w:p>
    <w:p w:rsidR="007D35CF" w:rsidDel="00374D59" w:rsidRDefault="007D35CF" w:rsidP="007D35CF">
      <w:pPr>
        <w:rPr>
          <w:del w:id="1023" w:author="Yangcl" w:date="2020-03-25T10:33:00Z"/>
          <w:rFonts w:ascii="Century Schoolbook" w:hAnsi="Century Schoolbook"/>
        </w:rPr>
      </w:pPr>
    </w:p>
    <w:p w:rsidR="007D35CF" w:rsidDel="00374D59" w:rsidRDefault="007D35CF" w:rsidP="007D35CF">
      <w:pPr>
        <w:rPr>
          <w:del w:id="1024" w:author="Yangcl" w:date="2020-03-25T10:33:00Z"/>
          <w:rFonts w:ascii="Century Schoolbook" w:hAnsi="Century Schoolbook"/>
        </w:rPr>
      </w:pPr>
    </w:p>
    <w:p w:rsidR="007D35CF" w:rsidDel="00374D59" w:rsidRDefault="007D35CF" w:rsidP="007D35CF">
      <w:pPr>
        <w:rPr>
          <w:del w:id="1025" w:author="Yangcl" w:date="2020-03-25T10:33:00Z"/>
          <w:rFonts w:ascii="Century Schoolbook" w:hAnsi="Century Schoolbook"/>
        </w:rPr>
      </w:pPr>
    </w:p>
    <w:p w:rsidR="007D35CF" w:rsidDel="00374D59" w:rsidRDefault="007D35CF" w:rsidP="007D35CF">
      <w:pPr>
        <w:rPr>
          <w:del w:id="1026" w:author="Yangcl" w:date="2020-03-25T10:33:00Z"/>
          <w:rFonts w:ascii="Century Schoolbook" w:hAnsi="Century Schoolbook"/>
        </w:rPr>
      </w:pPr>
    </w:p>
    <w:p w:rsidR="007D35CF" w:rsidDel="00374D59" w:rsidRDefault="007D35CF" w:rsidP="007D35CF">
      <w:pPr>
        <w:rPr>
          <w:del w:id="1027" w:author="Yangcl" w:date="2020-03-25T10:33:00Z"/>
          <w:rFonts w:ascii="Century Schoolbook" w:hAnsi="Century Schoolbook"/>
        </w:rPr>
      </w:pPr>
    </w:p>
    <w:p w:rsidR="007D35CF" w:rsidDel="00374D59" w:rsidRDefault="007D35CF" w:rsidP="007D35CF">
      <w:pPr>
        <w:rPr>
          <w:del w:id="1028" w:author="Yangcl" w:date="2020-03-25T10:33:00Z"/>
          <w:rFonts w:ascii="Century Schoolbook" w:hAnsi="Century Schoolbook"/>
        </w:rPr>
      </w:pPr>
    </w:p>
    <w:p w:rsidR="007D35CF" w:rsidDel="00374D59" w:rsidRDefault="007D35CF" w:rsidP="007D35CF">
      <w:pPr>
        <w:rPr>
          <w:del w:id="1029" w:author="Yangcl" w:date="2020-03-25T10:33:00Z"/>
          <w:rFonts w:ascii="Century Schoolbook" w:hAnsi="Century Schoolbook"/>
        </w:rPr>
      </w:pPr>
    </w:p>
    <w:p w:rsidR="007D35CF" w:rsidDel="00374D59" w:rsidRDefault="007D35CF" w:rsidP="007D35CF">
      <w:pPr>
        <w:rPr>
          <w:del w:id="1030" w:author="Yangcl" w:date="2020-03-25T10:33:00Z"/>
          <w:rFonts w:ascii="Century Schoolbook" w:hAnsi="Century Schoolbook"/>
        </w:rPr>
      </w:pPr>
    </w:p>
    <w:p w:rsidR="007D35CF" w:rsidDel="00374D59" w:rsidRDefault="007D35CF" w:rsidP="007D35CF">
      <w:pPr>
        <w:rPr>
          <w:del w:id="1031" w:author="Yangcl" w:date="2020-03-25T10:33:00Z"/>
          <w:rFonts w:ascii="Century Schoolbook" w:hAnsi="Century Schoolbook"/>
        </w:rPr>
      </w:pPr>
    </w:p>
    <w:p w:rsidR="007D35CF" w:rsidDel="00374D59" w:rsidRDefault="007D35CF" w:rsidP="007D35CF">
      <w:pPr>
        <w:rPr>
          <w:del w:id="1032" w:author="Yangcl" w:date="2020-03-25T10:33:00Z"/>
          <w:rFonts w:ascii="Century Schoolbook" w:hAnsi="Century Schoolbook"/>
        </w:rPr>
      </w:pPr>
    </w:p>
    <w:p w:rsidR="007D35CF" w:rsidDel="00374D59" w:rsidRDefault="007D35CF" w:rsidP="007D35CF">
      <w:pPr>
        <w:rPr>
          <w:del w:id="1033" w:author="Yangcl" w:date="2020-03-25T10:33:00Z"/>
          <w:rFonts w:ascii="Century Schoolbook" w:hAnsi="Century Schoolbook"/>
        </w:rPr>
      </w:pPr>
    </w:p>
    <w:p w:rsidR="007D35CF" w:rsidDel="00374D59" w:rsidRDefault="007D35CF" w:rsidP="007D35CF">
      <w:pPr>
        <w:rPr>
          <w:del w:id="1034" w:author="Yangcl" w:date="2020-03-25T10:33:00Z"/>
          <w:rFonts w:ascii="Century Schoolbook" w:hAnsi="Century Schoolbook"/>
        </w:rPr>
      </w:pPr>
    </w:p>
    <w:p w:rsidR="007D35CF" w:rsidDel="00374D59" w:rsidRDefault="007D35CF" w:rsidP="007D35CF">
      <w:pPr>
        <w:rPr>
          <w:del w:id="1035" w:author="Yangcl" w:date="2020-03-25T10:33:00Z"/>
          <w:rFonts w:ascii="Century Schoolbook" w:hAnsi="Century Schoolbook"/>
        </w:rPr>
      </w:pPr>
    </w:p>
    <w:p w:rsidR="007D35CF" w:rsidDel="00374D59" w:rsidRDefault="007D35CF" w:rsidP="007D35CF">
      <w:pPr>
        <w:rPr>
          <w:del w:id="1036" w:author="Yangcl" w:date="2020-03-25T10:33:00Z"/>
          <w:rFonts w:ascii="Century Schoolbook" w:hAnsi="Century Schoolbook"/>
        </w:rPr>
      </w:pPr>
    </w:p>
    <w:p w:rsidR="007D35CF" w:rsidDel="00374D59" w:rsidRDefault="007D35CF" w:rsidP="007D35CF">
      <w:pPr>
        <w:rPr>
          <w:del w:id="1037" w:author="Yangcl" w:date="2020-03-25T10:33:00Z"/>
          <w:rFonts w:ascii="Century Schoolbook" w:hAnsi="Century Schoolbook"/>
        </w:rPr>
      </w:pPr>
    </w:p>
    <w:p w:rsidR="007D35CF" w:rsidDel="00374D59" w:rsidRDefault="007D35CF" w:rsidP="007D35CF">
      <w:pPr>
        <w:rPr>
          <w:del w:id="1038" w:author="Yangcl" w:date="2020-03-25T10:33:00Z"/>
          <w:rFonts w:ascii="Century Schoolbook" w:hAnsi="Century Schoolbook"/>
        </w:rPr>
      </w:pPr>
    </w:p>
    <w:p w:rsidR="007D35CF" w:rsidDel="00374D59" w:rsidRDefault="007D35CF" w:rsidP="007D35CF">
      <w:pPr>
        <w:rPr>
          <w:del w:id="1039" w:author="Yangcl" w:date="2020-03-25T10:33:00Z"/>
          <w:rFonts w:ascii="Century Schoolbook" w:hAnsi="Century Schoolbook"/>
        </w:rPr>
      </w:pPr>
    </w:p>
    <w:p w:rsidR="007D35CF" w:rsidDel="00374D59" w:rsidRDefault="007D35CF" w:rsidP="007D35CF">
      <w:pPr>
        <w:rPr>
          <w:del w:id="1040" w:author="Yangcl" w:date="2020-03-25T10:33:00Z"/>
          <w:rFonts w:ascii="Century Schoolbook" w:hAnsi="Century Schoolbook"/>
        </w:rPr>
      </w:pPr>
    </w:p>
    <w:p w:rsidR="007D35CF" w:rsidDel="00374D59" w:rsidRDefault="007D35CF" w:rsidP="007D35CF">
      <w:pPr>
        <w:rPr>
          <w:del w:id="1041" w:author="Yangcl" w:date="2020-03-25T10:33:00Z"/>
          <w:rFonts w:ascii="Century Schoolbook" w:hAnsi="Century Schoolbook"/>
        </w:rPr>
      </w:pPr>
    </w:p>
    <w:p w:rsidR="007D35CF" w:rsidDel="00374D59" w:rsidRDefault="007D35CF" w:rsidP="007D35CF">
      <w:pPr>
        <w:rPr>
          <w:del w:id="1042" w:author="Yangcl" w:date="2020-03-25T10:33:00Z"/>
          <w:rFonts w:ascii="Century Schoolbook" w:hAnsi="Century Schoolbook"/>
        </w:rPr>
      </w:pPr>
    </w:p>
    <w:p w:rsidR="007D35CF" w:rsidDel="00374D59" w:rsidRDefault="007D35CF" w:rsidP="007D35CF">
      <w:pPr>
        <w:rPr>
          <w:del w:id="1043" w:author="Yangcl" w:date="2020-03-25T10:33:00Z"/>
          <w:rFonts w:ascii="Century Schoolbook" w:hAnsi="Century Schoolbook"/>
        </w:rPr>
      </w:pPr>
    </w:p>
    <w:p w:rsidR="007D35CF" w:rsidDel="00374D59" w:rsidRDefault="007D35CF" w:rsidP="007D35CF">
      <w:pPr>
        <w:rPr>
          <w:del w:id="1044" w:author="Yangcl" w:date="2020-03-25T10:33:00Z"/>
          <w:rFonts w:ascii="Century Schoolbook" w:hAnsi="Century Schoolbook"/>
        </w:rPr>
      </w:pPr>
    </w:p>
    <w:p w:rsidR="007D35CF" w:rsidDel="00374D59" w:rsidRDefault="007D35CF" w:rsidP="007D35CF">
      <w:pPr>
        <w:rPr>
          <w:del w:id="1045" w:author="Yangcl" w:date="2020-03-25T10:33:00Z"/>
          <w:rFonts w:ascii="Century Schoolbook" w:hAnsi="Century Schoolbook"/>
        </w:rPr>
      </w:pPr>
    </w:p>
    <w:p w:rsidR="007D35CF" w:rsidDel="00374D59" w:rsidRDefault="007D35CF" w:rsidP="007D35CF">
      <w:pPr>
        <w:rPr>
          <w:del w:id="1046" w:author="Yangcl" w:date="2020-03-25T10:33:00Z"/>
          <w:rFonts w:ascii="Century Schoolbook" w:hAnsi="Century Schoolbook"/>
        </w:rPr>
      </w:pPr>
    </w:p>
    <w:p w:rsidR="007D35CF" w:rsidDel="00374D59" w:rsidRDefault="007D35CF" w:rsidP="007D35CF">
      <w:pPr>
        <w:rPr>
          <w:del w:id="1047" w:author="Yangcl" w:date="2020-03-25T10:33:00Z"/>
          <w:rFonts w:ascii="Century Schoolbook" w:hAnsi="Century Schoolbook"/>
        </w:rPr>
      </w:pPr>
    </w:p>
    <w:p w:rsidR="007D35CF" w:rsidRPr="007C0623" w:rsidDel="00374D59" w:rsidRDefault="007D35CF" w:rsidP="007D35CF">
      <w:pPr>
        <w:rPr>
          <w:del w:id="1048" w:author="Yangcl" w:date="2020-03-25T10:33:00Z"/>
          <w:rFonts w:ascii="Century Schoolbook" w:hAnsi="Century Schoolbook"/>
        </w:rPr>
      </w:pPr>
    </w:p>
    <w:p w:rsidR="007D35CF" w:rsidRPr="00F8697E" w:rsidDel="00374D59" w:rsidRDefault="007D35CF" w:rsidP="007D35CF">
      <w:pPr>
        <w:rPr>
          <w:del w:id="1049" w:author="Yangcl" w:date="2020-03-25T10:33:00Z"/>
          <w:rFonts w:ascii="Century Schoolbook" w:hAnsi="Century Schoolbook"/>
        </w:rPr>
      </w:pPr>
    </w:p>
    <w:p w:rsidR="007D35CF" w:rsidDel="00374D59" w:rsidRDefault="007D35CF" w:rsidP="007D35CF">
      <w:pPr>
        <w:rPr>
          <w:del w:id="1050" w:author="Yangcl" w:date="2020-03-25T10:33:00Z"/>
          <w:rFonts w:ascii="Century Schoolbook" w:hAnsi="Century Schoolbook"/>
        </w:rPr>
      </w:pPr>
    </w:p>
    <w:p w:rsidR="007D35CF" w:rsidDel="00374D59" w:rsidRDefault="007D35CF" w:rsidP="007D35CF">
      <w:pPr>
        <w:rPr>
          <w:del w:id="1051" w:author="Yangcl" w:date="2020-03-25T10:33:00Z"/>
          <w:rFonts w:ascii="Century Schoolbook" w:hAnsi="Century Schoolbook"/>
        </w:rPr>
      </w:pPr>
    </w:p>
    <w:p w:rsidR="007D35CF" w:rsidDel="00374D59" w:rsidRDefault="007D35CF" w:rsidP="007D35CF">
      <w:pPr>
        <w:rPr>
          <w:del w:id="1052" w:author="Yangcl" w:date="2020-03-25T10:33:00Z"/>
          <w:rFonts w:ascii="Century Schoolbook" w:hAnsi="Century Schoolbook"/>
        </w:rPr>
      </w:pPr>
    </w:p>
    <w:p w:rsidR="007D35CF" w:rsidDel="00374D59" w:rsidRDefault="007D35CF" w:rsidP="007D35CF">
      <w:pPr>
        <w:rPr>
          <w:del w:id="1053" w:author="Yangcl" w:date="2020-03-25T10:33:00Z"/>
          <w:rFonts w:ascii="Century Schoolbook" w:hAnsi="Century Schoolbook"/>
        </w:rPr>
      </w:pPr>
    </w:p>
    <w:p w:rsidR="007D35CF" w:rsidDel="00374D59" w:rsidRDefault="007D35CF" w:rsidP="007D35CF">
      <w:pPr>
        <w:rPr>
          <w:del w:id="1054" w:author="Yangcl" w:date="2020-03-25T10:33:00Z"/>
          <w:rFonts w:ascii="Century Schoolbook" w:hAnsi="Century Schoolbook"/>
        </w:rPr>
      </w:pPr>
    </w:p>
    <w:p w:rsidR="007D35CF" w:rsidDel="00374D59" w:rsidRDefault="007D35CF" w:rsidP="007D35CF">
      <w:pPr>
        <w:rPr>
          <w:del w:id="1055" w:author="Yangcl" w:date="2020-03-25T10:33:00Z"/>
          <w:rFonts w:ascii="Century Schoolbook" w:hAnsi="Century Schoolbook"/>
        </w:rPr>
      </w:pPr>
    </w:p>
    <w:p w:rsidR="007D35CF" w:rsidDel="00374D59" w:rsidRDefault="007D35CF" w:rsidP="007D35CF">
      <w:pPr>
        <w:rPr>
          <w:del w:id="1056" w:author="Yangcl" w:date="2020-03-25T10:33:00Z"/>
          <w:rFonts w:ascii="Century Schoolbook" w:hAnsi="Century Schoolbook"/>
        </w:rPr>
      </w:pPr>
    </w:p>
    <w:p w:rsidR="007D35CF" w:rsidDel="00374D59" w:rsidRDefault="007D35CF" w:rsidP="007D35CF">
      <w:pPr>
        <w:rPr>
          <w:del w:id="1057" w:author="Yangcl" w:date="2020-03-25T10:33:00Z"/>
          <w:rFonts w:ascii="Century Schoolbook" w:hAnsi="Century Schoolbook"/>
        </w:rPr>
      </w:pPr>
    </w:p>
    <w:p w:rsidR="007D35CF" w:rsidDel="00374D59" w:rsidRDefault="007D35CF" w:rsidP="007D35CF">
      <w:pPr>
        <w:rPr>
          <w:del w:id="1058" w:author="Yangcl" w:date="2020-03-25T10:33:00Z"/>
          <w:rFonts w:ascii="Century Schoolbook" w:hAnsi="Century Schoolbook"/>
        </w:rPr>
      </w:pPr>
    </w:p>
    <w:p w:rsidR="007D35CF" w:rsidDel="00374D59" w:rsidRDefault="007D35CF" w:rsidP="007D35CF">
      <w:pPr>
        <w:rPr>
          <w:del w:id="1059" w:author="Yangcl" w:date="2020-03-25T10:33:00Z"/>
          <w:rFonts w:ascii="Century Schoolbook" w:hAnsi="Century Schoolbook"/>
        </w:rPr>
      </w:pPr>
    </w:p>
    <w:p w:rsidR="007D35CF" w:rsidDel="00374D59" w:rsidRDefault="007D35CF" w:rsidP="007D35CF">
      <w:pPr>
        <w:rPr>
          <w:del w:id="1060" w:author="Yangcl" w:date="2020-03-25T10:33:00Z"/>
          <w:rFonts w:ascii="Century Schoolbook" w:hAnsi="Century Schoolbook"/>
        </w:rPr>
      </w:pPr>
    </w:p>
    <w:p w:rsidR="007D35CF" w:rsidDel="00374D59" w:rsidRDefault="007D35CF" w:rsidP="007D35CF">
      <w:pPr>
        <w:rPr>
          <w:del w:id="1061" w:author="Yangcl" w:date="2020-03-25T10:33:00Z"/>
          <w:rFonts w:ascii="Century Schoolbook" w:hAnsi="Century Schoolbook"/>
        </w:rPr>
      </w:pPr>
    </w:p>
    <w:p w:rsidR="007D35CF" w:rsidDel="00374D59" w:rsidRDefault="007D35CF" w:rsidP="007D35CF">
      <w:pPr>
        <w:rPr>
          <w:del w:id="1062" w:author="Yangcl" w:date="2020-03-25T10:33:00Z"/>
          <w:rFonts w:ascii="Century Schoolbook" w:hAnsi="Century Schoolbook"/>
        </w:rPr>
      </w:pPr>
    </w:p>
    <w:p w:rsidR="007D35CF" w:rsidDel="00374D59" w:rsidRDefault="007D35CF" w:rsidP="007D35CF">
      <w:pPr>
        <w:rPr>
          <w:del w:id="1063" w:author="Yangcl" w:date="2020-03-25T10:33:00Z"/>
          <w:rFonts w:ascii="Century Schoolbook" w:hAnsi="Century Schoolbook"/>
        </w:rPr>
      </w:pPr>
    </w:p>
    <w:p w:rsidR="007D35CF" w:rsidDel="00374D59" w:rsidRDefault="007D35CF" w:rsidP="007D35CF">
      <w:pPr>
        <w:rPr>
          <w:del w:id="1064" w:author="Yangcl" w:date="2020-03-25T10:33:00Z"/>
          <w:rFonts w:ascii="Century Schoolbook" w:hAnsi="Century Schoolbook"/>
        </w:rPr>
      </w:pPr>
    </w:p>
    <w:p w:rsidR="007D35CF" w:rsidDel="00374D59" w:rsidRDefault="007D35CF" w:rsidP="007D35CF">
      <w:pPr>
        <w:rPr>
          <w:del w:id="1065" w:author="Yangcl" w:date="2020-03-25T10:33:00Z"/>
          <w:rFonts w:ascii="Century Schoolbook" w:hAnsi="Century Schoolbook"/>
        </w:rPr>
      </w:pPr>
    </w:p>
    <w:p w:rsidR="007D35CF" w:rsidDel="00374D59" w:rsidRDefault="007D35CF" w:rsidP="007D35CF">
      <w:pPr>
        <w:rPr>
          <w:del w:id="1066" w:author="Yangcl" w:date="2020-03-25T10:33:00Z"/>
          <w:rFonts w:ascii="Century Schoolbook" w:hAnsi="Century Schoolbook"/>
        </w:rPr>
      </w:pPr>
    </w:p>
    <w:p w:rsidR="007D35CF" w:rsidDel="00374D59" w:rsidRDefault="007D35CF" w:rsidP="007D35CF">
      <w:pPr>
        <w:rPr>
          <w:del w:id="1067" w:author="Yangcl" w:date="2020-03-25T10:33:00Z"/>
          <w:rFonts w:ascii="Century Schoolbook" w:hAnsi="Century Schoolbook"/>
        </w:rPr>
      </w:pPr>
    </w:p>
    <w:p w:rsidR="007D35CF" w:rsidDel="00374D59" w:rsidRDefault="007D35CF" w:rsidP="007D35CF">
      <w:pPr>
        <w:rPr>
          <w:del w:id="1068" w:author="Yangcl" w:date="2020-03-25T10:33:00Z"/>
          <w:rFonts w:ascii="Century Schoolbook" w:hAnsi="Century Schoolbook"/>
        </w:rPr>
      </w:pPr>
    </w:p>
    <w:p w:rsidR="007D35CF" w:rsidDel="00374D59" w:rsidRDefault="007D35CF" w:rsidP="007D35CF">
      <w:pPr>
        <w:rPr>
          <w:del w:id="1069" w:author="Yangcl" w:date="2020-03-25T10:33:00Z"/>
          <w:rFonts w:ascii="Century Schoolbook" w:hAnsi="Century Schoolbook"/>
        </w:rPr>
      </w:pPr>
    </w:p>
    <w:p w:rsidR="007D35CF" w:rsidDel="00374D59" w:rsidRDefault="007D35CF" w:rsidP="007D35CF">
      <w:pPr>
        <w:rPr>
          <w:del w:id="1070" w:author="Yangcl" w:date="2020-03-25T10:33:00Z"/>
          <w:rFonts w:ascii="Century Schoolbook" w:hAnsi="Century Schoolbook"/>
        </w:rPr>
      </w:pPr>
    </w:p>
    <w:p w:rsidR="007D35CF" w:rsidDel="00374D59" w:rsidRDefault="007D35CF" w:rsidP="007D35CF">
      <w:pPr>
        <w:rPr>
          <w:del w:id="1071" w:author="Yangcl" w:date="2020-03-25T10:33:00Z"/>
          <w:rFonts w:ascii="Century Schoolbook" w:hAnsi="Century Schoolbook"/>
        </w:rPr>
      </w:pPr>
    </w:p>
    <w:p w:rsidR="007D35CF" w:rsidDel="00374D59" w:rsidRDefault="007D35CF" w:rsidP="007D35CF">
      <w:pPr>
        <w:rPr>
          <w:del w:id="1072" w:author="Yangcl" w:date="2020-03-25T10:33:00Z"/>
          <w:rFonts w:ascii="Century Schoolbook" w:hAnsi="Century Schoolbook"/>
        </w:rPr>
      </w:pPr>
    </w:p>
    <w:p w:rsidR="007D35CF" w:rsidDel="00374D59" w:rsidRDefault="007D35CF" w:rsidP="007D35CF">
      <w:pPr>
        <w:rPr>
          <w:del w:id="1073" w:author="Yangcl" w:date="2020-03-25T10:33:00Z"/>
          <w:rFonts w:ascii="Century Schoolbook" w:hAnsi="Century Schoolbook"/>
        </w:rPr>
      </w:pPr>
    </w:p>
    <w:p w:rsidR="007D35CF" w:rsidDel="00374D59" w:rsidRDefault="007D35CF" w:rsidP="007D35CF">
      <w:pPr>
        <w:rPr>
          <w:del w:id="1074" w:author="Yangcl" w:date="2020-03-25T10:33:00Z"/>
          <w:rFonts w:ascii="Century Schoolbook" w:hAnsi="Century Schoolbook"/>
        </w:rPr>
      </w:pPr>
    </w:p>
    <w:p w:rsidR="007D35CF" w:rsidDel="00374D59" w:rsidRDefault="007D35CF" w:rsidP="007D35CF">
      <w:pPr>
        <w:rPr>
          <w:del w:id="1075" w:author="Yangcl" w:date="2020-03-25T10:33:00Z"/>
          <w:rFonts w:ascii="Century Schoolbook" w:hAnsi="Century Schoolbook"/>
        </w:rPr>
      </w:pPr>
    </w:p>
    <w:p w:rsidR="007D35CF" w:rsidDel="00374D59" w:rsidRDefault="007D35CF" w:rsidP="007D35CF">
      <w:pPr>
        <w:rPr>
          <w:del w:id="1076" w:author="Yangcl" w:date="2020-03-25T10:33:00Z"/>
          <w:rFonts w:ascii="Century Schoolbook" w:hAnsi="Century Schoolbook"/>
        </w:rPr>
      </w:pPr>
    </w:p>
    <w:p w:rsidR="007D35CF" w:rsidDel="00374D59" w:rsidRDefault="007D35CF" w:rsidP="007D35CF">
      <w:pPr>
        <w:rPr>
          <w:del w:id="1077" w:author="Yangcl" w:date="2020-03-25T10:33:00Z"/>
          <w:rFonts w:ascii="Century Schoolbook" w:hAnsi="Century Schoolbook"/>
        </w:rPr>
      </w:pPr>
    </w:p>
    <w:p w:rsidR="007D35CF" w:rsidDel="00374D59" w:rsidRDefault="007D35CF" w:rsidP="007D35CF">
      <w:pPr>
        <w:rPr>
          <w:del w:id="1078" w:author="Yangcl" w:date="2020-03-25T10:33:00Z"/>
          <w:rFonts w:ascii="Century Schoolbook" w:hAnsi="Century Schoolbook"/>
        </w:rPr>
      </w:pPr>
    </w:p>
    <w:p w:rsidR="007D35CF" w:rsidDel="00374D59" w:rsidRDefault="007D35CF" w:rsidP="007D35CF">
      <w:pPr>
        <w:rPr>
          <w:del w:id="1079" w:author="Yangcl" w:date="2020-03-25T10:33:00Z"/>
          <w:rFonts w:ascii="Century Schoolbook" w:hAnsi="Century Schoolbook"/>
        </w:rPr>
      </w:pPr>
    </w:p>
    <w:p w:rsidR="007D35CF" w:rsidDel="00374D59" w:rsidRDefault="007D35CF" w:rsidP="007D35CF">
      <w:pPr>
        <w:rPr>
          <w:del w:id="1080" w:author="Yangcl" w:date="2020-03-25T10:33:00Z"/>
          <w:rFonts w:ascii="Century Schoolbook" w:hAnsi="Century Schoolbook"/>
        </w:rPr>
      </w:pPr>
    </w:p>
    <w:p w:rsidR="007D35CF" w:rsidDel="00374D59" w:rsidRDefault="007D35CF" w:rsidP="007D35CF">
      <w:pPr>
        <w:rPr>
          <w:del w:id="1081" w:author="Yangcl" w:date="2020-03-25T10:33:00Z"/>
          <w:rFonts w:ascii="Century Schoolbook" w:hAnsi="Century Schoolbook"/>
        </w:rPr>
      </w:pPr>
    </w:p>
    <w:p w:rsidR="007D35CF" w:rsidDel="00374D59" w:rsidRDefault="007D35CF" w:rsidP="007D35CF">
      <w:pPr>
        <w:rPr>
          <w:del w:id="1082" w:author="Yangcl" w:date="2020-03-25T10:33:00Z"/>
          <w:rFonts w:ascii="Century Schoolbook" w:hAnsi="Century Schoolbook"/>
        </w:rPr>
      </w:pPr>
    </w:p>
    <w:p w:rsidR="007D35CF" w:rsidDel="00374D59" w:rsidRDefault="007D35CF" w:rsidP="007D35CF">
      <w:pPr>
        <w:rPr>
          <w:del w:id="1083" w:author="Yangcl" w:date="2020-03-25T10:33:00Z"/>
          <w:rFonts w:ascii="Century Schoolbook" w:hAnsi="Century Schoolbook"/>
        </w:rPr>
      </w:pPr>
    </w:p>
    <w:p w:rsidR="007D35CF" w:rsidDel="00374D59" w:rsidRDefault="007D35CF" w:rsidP="007D35CF">
      <w:pPr>
        <w:rPr>
          <w:del w:id="1084" w:author="Yangcl" w:date="2020-03-25T10:33:00Z"/>
          <w:rFonts w:ascii="Century Schoolbook" w:hAnsi="Century Schoolbook"/>
        </w:rPr>
      </w:pPr>
    </w:p>
    <w:p w:rsidR="007D35CF" w:rsidDel="00374D59" w:rsidRDefault="007D35CF" w:rsidP="007D35CF">
      <w:pPr>
        <w:rPr>
          <w:del w:id="1085" w:author="Yangcl" w:date="2020-03-25T10:33:00Z"/>
          <w:rFonts w:ascii="Century Schoolbook" w:hAnsi="Century Schoolbook"/>
        </w:rPr>
      </w:pPr>
    </w:p>
    <w:p w:rsidR="007D35CF" w:rsidDel="00374D59" w:rsidRDefault="007D35CF" w:rsidP="007D35CF">
      <w:pPr>
        <w:rPr>
          <w:del w:id="1086" w:author="Yangcl" w:date="2020-03-25T10:33:00Z"/>
          <w:rFonts w:ascii="Century Schoolbook" w:hAnsi="Century Schoolbook"/>
        </w:rPr>
      </w:pPr>
    </w:p>
    <w:p w:rsidR="007D35CF" w:rsidDel="00374D59" w:rsidRDefault="007D35CF" w:rsidP="007D35CF">
      <w:pPr>
        <w:rPr>
          <w:del w:id="1087" w:author="Yangcl" w:date="2020-03-25T10:33:00Z"/>
          <w:rFonts w:ascii="Century Schoolbook" w:hAnsi="Century Schoolbook"/>
        </w:rPr>
      </w:pPr>
    </w:p>
    <w:p w:rsidR="007D35CF" w:rsidDel="00374D59" w:rsidRDefault="007D35CF" w:rsidP="007D35CF">
      <w:pPr>
        <w:rPr>
          <w:del w:id="1088" w:author="Yangcl" w:date="2020-03-25T10:33:00Z"/>
          <w:rFonts w:ascii="Century Schoolbook" w:hAnsi="Century Schoolbook"/>
        </w:rPr>
      </w:pPr>
    </w:p>
    <w:p w:rsidR="007D35CF" w:rsidDel="00374D59" w:rsidRDefault="007D35CF" w:rsidP="007D35CF">
      <w:pPr>
        <w:rPr>
          <w:del w:id="1089" w:author="Yangcl" w:date="2020-03-25T10:33:00Z"/>
          <w:rFonts w:ascii="Century Schoolbook" w:hAnsi="Century Schoolbook"/>
        </w:rPr>
      </w:pPr>
    </w:p>
    <w:p w:rsidR="007D35CF" w:rsidDel="00374D59" w:rsidRDefault="007D35CF" w:rsidP="007D35CF">
      <w:pPr>
        <w:rPr>
          <w:del w:id="1090" w:author="Yangcl" w:date="2020-03-25T10:33:00Z"/>
          <w:rFonts w:ascii="Century Schoolbook" w:hAnsi="Century Schoolbook"/>
        </w:rPr>
      </w:pPr>
    </w:p>
    <w:p w:rsidR="007D35CF" w:rsidDel="00374D59" w:rsidRDefault="007D35CF" w:rsidP="007D35CF">
      <w:pPr>
        <w:rPr>
          <w:del w:id="1091" w:author="Yangcl" w:date="2020-03-25T10:33:00Z"/>
          <w:rFonts w:ascii="Century Schoolbook" w:hAnsi="Century Schoolbook"/>
        </w:rPr>
      </w:pPr>
    </w:p>
    <w:p w:rsidR="007D35CF" w:rsidDel="00374D59" w:rsidRDefault="007D35CF" w:rsidP="007D35CF">
      <w:pPr>
        <w:rPr>
          <w:del w:id="1092" w:author="Yangcl" w:date="2020-03-25T10:33:00Z"/>
          <w:rFonts w:ascii="Century Schoolbook" w:hAnsi="Century Schoolbook"/>
        </w:rPr>
      </w:pPr>
    </w:p>
    <w:p w:rsidR="007D35CF" w:rsidDel="00374D59" w:rsidRDefault="007D35CF" w:rsidP="007D35CF">
      <w:pPr>
        <w:rPr>
          <w:del w:id="1093" w:author="Yangcl" w:date="2020-03-25T10:33:00Z"/>
          <w:rFonts w:ascii="Century Schoolbook" w:hAnsi="Century Schoolbook"/>
        </w:rPr>
      </w:pPr>
    </w:p>
    <w:p w:rsidR="007D35CF" w:rsidDel="00374D59" w:rsidRDefault="007D35CF" w:rsidP="007D35CF">
      <w:pPr>
        <w:rPr>
          <w:del w:id="1094" w:author="Yangcl" w:date="2020-03-25T10:33:00Z"/>
          <w:rFonts w:ascii="Century Schoolbook" w:hAnsi="Century Schoolbook"/>
        </w:rPr>
      </w:pPr>
    </w:p>
    <w:p w:rsidR="007D35CF" w:rsidDel="00374D59" w:rsidRDefault="007D35CF" w:rsidP="007D35CF">
      <w:pPr>
        <w:rPr>
          <w:del w:id="1095" w:author="Yangcl" w:date="2020-03-25T10:33:00Z"/>
          <w:rFonts w:ascii="Century Schoolbook" w:hAnsi="Century Schoolbook"/>
        </w:rPr>
      </w:pPr>
    </w:p>
    <w:p w:rsidR="007D35CF" w:rsidDel="00374D59" w:rsidRDefault="007D35CF" w:rsidP="007D35CF">
      <w:pPr>
        <w:rPr>
          <w:del w:id="1096" w:author="Yangcl" w:date="2020-03-25T10:33:00Z"/>
          <w:rFonts w:ascii="Century Schoolbook" w:hAnsi="Century Schoolbook"/>
        </w:rPr>
      </w:pPr>
    </w:p>
    <w:p w:rsidR="007D35CF" w:rsidDel="00374D59" w:rsidRDefault="007D35CF" w:rsidP="007D35CF">
      <w:pPr>
        <w:rPr>
          <w:del w:id="1097" w:author="Yangcl" w:date="2020-03-25T10:33:00Z"/>
          <w:rFonts w:ascii="Century Schoolbook" w:hAnsi="Century Schoolbook"/>
        </w:rPr>
      </w:pPr>
    </w:p>
    <w:p w:rsidR="007D35CF" w:rsidDel="00374D59" w:rsidRDefault="007D35CF" w:rsidP="007D35CF">
      <w:pPr>
        <w:rPr>
          <w:del w:id="1098" w:author="Yangcl" w:date="2020-03-25T10:33:00Z"/>
          <w:rFonts w:ascii="Century Schoolbook" w:hAnsi="Century Schoolbook"/>
        </w:rPr>
      </w:pPr>
    </w:p>
    <w:p w:rsidR="007D35CF" w:rsidDel="00374D59" w:rsidRDefault="007D35CF" w:rsidP="007D35CF">
      <w:pPr>
        <w:rPr>
          <w:del w:id="1099" w:author="Yangcl" w:date="2020-03-25T10:33:00Z"/>
          <w:rFonts w:ascii="Century Schoolbook" w:hAnsi="Century Schoolbook"/>
        </w:rPr>
      </w:pPr>
    </w:p>
    <w:p w:rsidR="007D35CF" w:rsidDel="00374D59" w:rsidRDefault="007D35CF" w:rsidP="007D35CF">
      <w:pPr>
        <w:rPr>
          <w:del w:id="1100" w:author="Yangcl" w:date="2020-03-25T10:33:00Z"/>
          <w:rFonts w:ascii="Century Schoolbook" w:hAnsi="Century Schoolbook"/>
        </w:rPr>
      </w:pPr>
    </w:p>
    <w:p w:rsidR="007D35CF" w:rsidDel="00374D59" w:rsidRDefault="007D35CF" w:rsidP="007D35CF">
      <w:pPr>
        <w:rPr>
          <w:del w:id="1101" w:author="Yangcl" w:date="2020-03-25T10:33:00Z"/>
          <w:rFonts w:ascii="Century Schoolbook" w:hAnsi="Century Schoolbook"/>
        </w:rPr>
      </w:pPr>
    </w:p>
    <w:p w:rsidR="007D35CF" w:rsidDel="00374D59" w:rsidRDefault="007D35CF" w:rsidP="007D35CF">
      <w:pPr>
        <w:rPr>
          <w:del w:id="1102" w:author="Yangcl" w:date="2020-03-25T10:33:00Z"/>
          <w:rFonts w:ascii="Century Schoolbook" w:hAnsi="Century Schoolbook"/>
        </w:rPr>
      </w:pPr>
    </w:p>
    <w:p w:rsidR="007D35CF" w:rsidDel="00374D59" w:rsidRDefault="007D35CF" w:rsidP="007D35CF">
      <w:pPr>
        <w:rPr>
          <w:del w:id="1103" w:author="Yangcl" w:date="2020-03-25T10:33:00Z"/>
          <w:rFonts w:ascii="Century Schoolbook" w:hAnsi="Century Schoolbook"/>
        </w:rPr>
      </w:pPr>
    </w:p>
    <w:p w:rsidR="007D35CF" w:rsidDel="00374D59" w:rsidRDefault="007D35CF" w:rsidP="007D35CF">
      <w:pPr>
        <w:rPr>
          <w:del w:id="1104" w:author="Yangcl" w:date="2020-03-25T10:33:00Z"/>
          <w:rFonts w:ascii="Century Schoolbook" w:hAnsi="Century Schoolbook"/>
        </w:rPr>
      </w:pPr>
    </w:p>
    <w:p w:rsidR="007D35CF" w:rsidDel="00374D59" w:rsidRDefault="007D35CF" w:rsidP="007D35CF">
      <w:pPr>
        <w:rPr>
          <w:del w:id="1105" w:author="Yangcl" w:date="2020-03-25T10:33:00Z"/>
          <w:rFonts w:ascii="Century Schoolbook" w:hAnsi="Century Schoolbook"/>
        </w:rPr>
      </w:pPr>
    </w:p>
    <w:p w:rsidR="007D35CF" w:rsidDel="00374D59" w:rsidRDefault="007D35CF" w:rsidP="007D35CF">
      <w:pPr>
        <w:rPr>
          <w:del w:id="1106" w:author="Yangcl" w:date="2020-03-25T10:33:00Z"/>
          <w:rFonts w:ascii="Century Schoolbook" w:hAnsi="Century Schoolbook"/>
        </w:rPr>
      </w:pPr>
    </w:p>
    <w:p w:rsidR="007D35CF" w:rsidDel="00374D59" w:rsidRDefault="007D35CF" w:rsidP="007D35CF">
      <w:pPr>
        <w:rPr>
          <w:del w:id="1107" w:author="Yangcl" w:date="2020-03-25T10:33:00Z"/>
          <w:rFonts w:ascii="Century Schoolbook" w:hAnsi="Century Schoolbook"/>
        </w:rPr>
      </w:pPr>
    </w:p>
    <w:p w:rsidR="007D35CF" w:rsidDel="00374D59" w:rsidRDefault="007D35CF" w:rsidP="007D35CF">
      <w:pPr>
        <w:rPr>
          <w:del w:id="1108" w:author="Yangcl" w:date="2020-03-25T10:33:00Z"/>
          <w:rFonts w:ascii="Century Schoolbook" w:hAnsi="Century Schoolbook"/>
        </w:rPr>
      </w:pPr>
    </w:p>
    <w:p w:rsidR="007D35CF" w:rsidDel="00374D59" w:rsidRDefault="007D35CF" w:rsidP="007D35CF">
      <w:pPr>
        <w:rPr>
          <w:del w:id="1109" w:author="Yangcl" w:date="2020-03-25T10:33:00Z"/>
          <w:rFonts w:ascii="Century Schoolbook" w:hAnsi="Century Schoolbook"/>
        </w:rPr>
      </w:pPr>
    </w:p>
    <w:p w:rsidR="007D35CF" w:rsidDel="00374D59" w:rsidRDefault="007D35CF" w:rsidP="007D35CF">
      <w:pPr>
        <w:rPr>
          <w:del w:id="1110" w:author="Yangcl" w:date="2020-03-25T10:33:00Z"/>
          <w:rFonts w:ascii="Century Schoolbook" w:hAnsi="Century Schoolbook"/>
        </w:rPr>
      </w:pPr>
    </w:p>
    <w:p w:rsidR="007D35CF" w:rsidDel="00374D59" w:rsidRDefault="007D35CF" w:rsidP="007D35CF">
      <w:pPr>
        <w:rPr>
          <w:del w:id="1111" w:author="Yangcl" w:date="2020-03-25T10:33:00Z"/>
          <w:rFonts w:ascii="Century Schoolbook" w:hAnsi="Century Schoolbook"/>
        </w:rPr>
      </w:pPr>
    </w:p>
    <w:p w:rsidR="007D35CF" w:rsidDel="00374D59" w:rsidRDefault="007D35CF" w:rsidP="007D35CF">
      <w:pPr>
        <w:rPr>
          <w:del w:id="1112" w:author="Yangcl" w:date="2020-03-25T10:33:00Z"/>
          <w:rFonts w:ascii="Century Schoolbook" w:hAnsi="Century Schoolbook"/>
        </w:rPr>
      </w:pPr>
    </w:p>
    <w:p w:rsidR="007D35CF" w:rsidDel="00374D59" w:rsidRDefault="007D35CF" w:rsidP="007D35CF">
      <w:pPr>
        <w:rPr>
          <w:del w:id="1113" w:author="Yangcl" w:date="2020-03-25T10:33:00Z"/>
          <w:rFonts w:ascii="Century Schoolbook" w:hAnsi="Century Schoolbook"/>
        </w:rPr>
      </w:pPr>
    </w:p>
    <w:p w:rsidR="007D35CF" w:rsidDel="00374D59" w:rsidRDefault="007D35CF" w:rsidP="007D35CF">
      <w:pPr>
        <w:rPr>
          <w:del w:id="1114" w:author="Yangcl" w:date="2020-03-25T10:33:00Z"/>
          <w:rFonts w:ascii="Century Schoolbook" w:hAnsi="Century Schoolbook"/>
        </w:rPr>
      </w:pPr>
    </w:p>
    <w:p w:rsidR="007D35CF" w:rsidDel="00374D59" w:rsidRDefault="007D35CF" w:rsidP="007D35CF">
      <w:pPr>
        <w:rPr>
          <w:del w:id="1115" w:author="Yangcl" w:date="2020-03-25T10:33:00Z"/>
          <w:rFonts w:ascii="Century Schoolbook" w:hAnsi="Century Schoolbook"/>
        </w:rPr>
      </w:pPr>
    </w:p>
    <w:p w:rsidR="007D35CF" w:rsidDel="00374D59" w:rsidRDefault="007D35CF" w:rsidP="007D35CF">
      <w:pPr>
        <w:rPr>
          <w:del w:id="1116" w:author="Yangcl" w:date="2020-03-25T10:33:00Z"/>
          <w:rFonts w:ascii="Century Schoolbook" w:hAnsi="Century Schoolbook"/>
        </w:rPr>
      </w:pPr>
    </w:p>
    <w:p w:rsidR="007D35CF" w:rsidDel="00374D59" w:rsidRDefault="007D35CF" w:rsidP="007D35CF">
      <w:pPr>
        <w:rPr>
          <w:del w:id="1117" w:author="Yangcl" w:date="2020-03-25T10:33:00Z"/>
          <w:rFonts w:ascii="Century Schoolbook" w:hAnsi="Century Schoolbook"/>
        </w:rPr>
      </w:pPr>
    </w:p>
    <w:p w:rsidR="007D35CF" w:rsidDel="00374D59" w:rsidRDefault="007D35CF" w:rsidP="007D35CF">
      <w:pPr>
        <w:rPr>
          <w:del w:id="1118" w:author="Yangcl" w:date="2020-03-25T10:33:00Z"/>
          <w:rFonts w:ascii="Century Schoolbook" w:hAnsi="Century Schoolbook"/>
        </w:rPr>
      </w:pPr>
    </w:p>
    <w:p w:rsidR="007D35CF" w:rsidDel="00374D59" w:rsidRDefault="007D35CF" w:rsidP="007D35CF">
      <w:pPr>
        <w:rPr>
          <w:del w:id="1119" w:author="Yangcl" w:date="2020-03-25T10:33:00Z"/>
          <w:rFonts w:ascii="Century Schoolbook" w:hAnsi="Century Schoolbook"/>
        </w:rPr>
      </w:pPr>
    </w:p>
    <w:p w:rsidR="007D35CF" w:rsidDel="00374D59" w:rsidRDefault="007D35CF" w:rsidP="007D35CF">
      <w:pPr>
        <w:rPr>
          <w:del w:id="1120" w:author="Yangcl" w:date="2020-03-25T10:33:00Z"/>
          <w:rFonts w:ascii="Century Schoolbook" w:hAnsi="Century Schoolbook"/>
        </w:rPr>
      </w:pPr>
    </w:p>
    <w:p w:rsidR="007D35CF" w:rsidDel="00374D59" w:rsidRDefault="007D35CF" w:rsidP="007D35CF">
      <w:pPr>
        <w:rPr>
          <w:del w:id="1121" w:author="Yangcl" w:date="2020-03-25T10:33:00Z"/>
          <w:rFonts w:ascii="Century Schoolbook" w:hAnsi="Century Schoolbook"/>
        </w:rPr>
      </w:pPr>
    </w:p>
    <w:p w:rsidR="007D35CF" w:rsidDel="00374D59" w:rsidRDefault="007D35CF" w:rsidP="007D35CF">
      <w:pPr>
        <w:rPr>
          <w:del w:id="1122" w:author="Yangcl" w:date="2020-03-25T10:33:00Z"/>
          <w:rFonts w:ascii="Century Schoolbook" w:hAnsi="Century Schoolbook"/>
        </w:rPr>
      </w:pPr>
    </w:p>
    <w:p w:rsidR="007D35CF" w:rsidDel="00374D59" w:rsidRDefault="007D35CF" w:rsidP="007D35CF">
      <w:pPr>
        <w:rPr>
          <w:del w:id="1123" w:author="Yangcl" w:date="2020-03-25T10:33:00Z"/>
          <w:rFonts w:ascii="Century Schoolbook" w:hAnsi="Century Schoolbook"/>
        </w:rPr>
      </w:pPr>
    </w:p>
    <w:p w:rsidR="007D35CF" w:rsidDel="00374D59" w:rsidRDefault="007D35CF" w:rsidP="007D35CF">
      <w:pPr>
        <w:rPr>
          <w:del w:id="1124" w:author="Yangcl" w:date="2020-03-25T10:33:00Z"/>
          <w:rFonts w:ascii="Century Schoolbook" w:hAnsi="Century Schoolbook"/>
        </w:rPr>
      </w:pPr>
    </w:p>
    <w:p w:rsidR="007D35CF" w:rsidDel="00374D59" w:rsidRDefault="007D35CF" w:rsidP="007D35CF">
      <w:pPr>
        <w:rPr>
          <w:del w:id="1125" w:author="Yangcl" w:date="2020-03-25T10:33:00Z"/>
          <w:rFonts w:ascii="Century Schoolbook" w:hAnsi="Century Schoolbook"/>
        </w:rPr>
      </w:pPr>
    </w:p>
    <w:p w:rsidR="007D35CF" w:rsidDel="00374D59" w:rsidRDefault="007D35CF" w:rsidP="007D35CF">
      <w:pPr>
        <w:rPr>
          <w:del w:id="1126" w:author="Yangcl" w:date="2020-03-25T10:33:00Z"/>
          <w:rFonts w:ascii="Century Schoolbook" w:hAnsi="Century Schoolbook"/>
        </w:rPr>
      </w:pPr>
    </w:p>
    <w:p w:rsidR="007D35CF" w:rsidDel="00374D59" w:rsidRDefault="007D35CF" w:rsidP="007D35CF">
      <w:pPr>
        <w:rPr>
          <w:del w:id="1127" w:author="Yangcl" w:date="2020-03-25T10:33:00Z"/>
          <w:rFonts w:ascii="Century Schoolbook" w:hAnsi="Century Schoolbook"/>
        </w:rPr>
      </w:pPr>
    </w:p>
    <w:p w:rsidR="007D35CF" w:rsidDel="00374D59" w:rsidRDefault="007D35CF" w:rsidP="007D35CF">
      <w:pPr>
        <w:rPr>
          <w:del w:id="1128" w:author="Yangcl" w:date="2020-03-25T10:33:00Z"/>
          <w:rFonts w:ascii="Century Schoolbook" w:hAnsi="Century Schoolbook"/>
        </w:rPr>
      </w:pPr>
    </w:p>
    <w:p w:rsidR="007D35CF" w:rsidDel="00374D59" w:rsidRDefault="007D35CF" w:rsidP="007D35CF">
      <w:pPr>
        <w:rPr>
          <w:del w:id="1129" w:author="Yangcl" w:date="2020-03-25T10:33:00Z"/>
          <w:rFonts w:ascii="Century Schoolbook" w:hAnsi="Century Schoolbook"/>
        </w:rPr>
      </w:pPr>
    </w:p>
    <w:p w:rsidR="007D35CF" w:rsidDel="00374D59" w:rsidRDefault="007D35CF" w:rsidP="007D35CF">
      <w:pPr>
        <w:rPr>
          <w:del w:id="1130" w:author="Yangcl" w:date="2020-03-25T10:33:00Z"/>
          <w:rFonts w:ascii="Century Schoolbook" w:hAnsi="Century Schoolbook"/>
        </w:rPr>
      </w:pPr>
    </w:p>
    <w:p w:rsidR="007D35CF" w:rsidDel="00374D59" w:rsidRDefault="007D35CF" w:rsidP="007D35CF">
      <w:pPr>
        <w:rPr>
          <w:del w:id="1131" w:author="Yangcl" w:date="2020-03-25T10:33:00Z"/>
          <w:rFonts w:ascii="Century Schoolbook" w:hAnsi="Century Schoolbook"/>
        </w:rPr>
      </w:pPr>
    </w:p>
    <w:p w:rsidR="007D35CF" w:rsidDel="00374D59" w:rsidRDefault="007D35CF" w:rsidP="007D35CF">
      <w:pPr>
        <w:rPr>
          <w:del w:id="1132" w:author="Yangcl" w:date="2020-03-25T10:33:00Z"/>
          <w:rFonts w:ascii="Century Schoolbook" w:hAnsi="Century Schoolbook"/>
        </w:rPr>
      </w:pPr>
    </w:p>
    <w:p w:rsidR="007D35CF" w:rsidDel="00374D59" w:rsidRDefault="007D35CF" w:rsidP="007D35CF">
      <w:pPr>
        <w:rPr>
          <w:del w:id="1133" w:author="Yangcl" w:date="2020-03-25T10:33:00Z"/>
          <w:rFonts w:ascii="Century Schoolbook" w:hAnsi="Century Schoolbook"/>
        </w:rPr>
      </w:pPr>
    </w:p>
    <w:p w:rsidR="007D35CF" w:rsidDel="00374D59" w:rsidRDefault="007D35CF" w:rsidP="007D35CF">
      <w:pPr>
        <w:rPr>
          <w:del w:id="1134" w:author="Yangcl" w:date="2020-03-25T10:33:00Z"/>
          <w:rFonts w:ascii="Century Schoolbook" w:hAnsi="Century Schoolbook"/>
        </w:rPr>
      </w:pPr>
    </w:p>
    <w:p w:rsidR="007D35CF" w:rsidDel="00374D59" w:rsidRDefault="007D35CF" w:rsidP="007D35CF">
      <w:pPr>
        <w:rPr>
          <w:del w:id="1135" w:author="Yangcl" w:date="2020-03-25T10:33:00Z"/>
          <w:rFonts w:ascii="Century Schoolbook" w:hAnsi="Century Schoolbook"/>
        </w:rPr>
      </w:pPr>
    </w:p>
    <w:p w:rsidR="007D35CF" w:rsidDel="00374D59" w:rsidRDefault="007D35CF" w:rsidP="007D35CF">
      <w:pPr>
        <w:rPr>
          <w:del w:id="1136" w:author="Yangcl" w:date="2020-03-25T10:33:00Z"/>
          <w:rFonts w:ascii="Century Schoolbook" w:hAnsi="Century Schoolbook"/>
        </w:rPr>
      </w:pPr>
    </w:p>
    <w:p w:rsidR="007D35CF" w:rsidDel="00374D59" w:rsidRDefault="007D35CF" w:rsidP="007D35CF">
      <w:pPr>
        <w:rPr>
          <w:del w:id="1137" w:author="Yangcl" w:date="2020-03-25T10:33:00Z"/>
          <w:rFonts w:ascii="Century Schoolbook" w:hAnsi="Century Schoolbook"/>
        </w:rPr>
      </w:pPr>
    </w:p>
    <w:p w:rsidR="007D35CF" w:rsidDel="00374D59" w:rsidRDefault="007D35CF" w:rsidP="007D35CF">
      <w:pPr>
        <w:rPr>
          <w:del w:id="1138" w:author="Yangcl" w:date="2020-03-25T10:33:00Z"/>
          <w:rFonts w:ascii="Century Schoolbook" w:hAnsi="Century Schoolbook"/>
        </w:rPr>
      </w:pPr>
    </w:p>
    <w:p w:rsidR="007D35CF" w:rsidDel="00374D59" w:rsidRDefault="007D35CF" w:rsidP="007D35CF">
      <w:pPr>
        <w:rPr>
          <w:del w:id="1139" w:author="Yangcl" w:date="2020-03-25T10:33:00Z"/>
          <w:rFonts w:ascii="Century Schoolbook" w:hAnsi="Century Schoolbook"/>
        </w:rPr>
      </w:pPr>
    </w:p>
    <w:p w:rsidR="007D35CF" w:rsidDel="00374D59" w:rsidRDefault="007D35CF" w:rsidP="007D35CF">
      <w:pPr>
        <w:rPr>
          <w:del w:id="1140" w:author="Yangcl" w:date="2020-03-25T10:33:00Z"/>
          <w:rFonts w:ascii="Century Schoolbook" w:hAnsi="Century Schoolbook"/>
        </w:rPr>
      </w:pPr>
    </w:p>
    <w:p w:rsidR="007D35CF" w:rsidDel="00374D59" w:rsidRDefault="007D35CF" w:rsidP="007D35CF">
      <w:pPr>
        <w:rPr>
          <w:del w:id="1141" w:author="Yangcl" w:date="2020-03-25T10:33:00Z"/>
          <w:rFonts w:ascii="Century Schoolbook" w:hAnsi="Century Schoolbook"/>
        </w:rPr>
      </w:pPr>
    </w:p>
    <w:p w:rsidR="007D35CF" w:rsidDel="00374D59" w:rsidRDefault="007D35CF" w:rsidP="007D35CF">
      <w:pPr>
        <w:rPr>
          <w:del w:id="1142" w:author="Yangcl" w:date="2020-03-25T10:33:00Z"/>
          <w:rFonts w:ascii="Century Schoolbook" w:hAnsi="Century Schoolbook"/>
        </w:rPr>
      </w:pPr>
    </w:p>
    <w:p w:rsidR="007D35CF" w:rsidDel="00374D59" w:rsidRDefault="007D35CF" w:rsidP="007D35CF">
      <w:pPr>
        <w:rPr>
          <w:del w:id="1143" w:author="Yangcl" w:date="2020-03-25T10:33:00Z"/>
          <w:rFonts w:ascii="Century Schoolbook" w:hAnsi="Century Schoolbook"/>
        </w:rPr>
      </w:pPr>
    </w:p>
    <w:p w:rsidR="007D35CF" w:rsidDel="00374D59" w:rsidRDefault="007D35CF" w:rsidP="007D35CF">
      <w:pPr>
        <w:rPr>
          <w:del w:id="1144" w:author="Yangcl" w:date="2020-03-25T10:33:00Z"/>
          <w:rFonts w:ascii="Century Schoolbook" w:hAnsi="Century Schoolbook"/>
        </w:rPr>
      </w:pPr>
    </w:p>
    <w:p w:rsidR="007D35CF" w:rsidDel="00374D59" w:rsidRDefault="007D35CF" w:rsidP="007D35CF">
      <w:pPr>
        <w:rPr>
          <w:del w:id="1145" w:author="Yangcl" w:date="2020-03-25T10:33:00Z"/>
          <w:rFonts w:ascii="Century Schoolbook" w:hAnsi="Century Schoolbook"/>
        </w:rPr>
      </w:pPr>
    </w:p>
    <w:p w:rsidR="007D35CF" w:rsidDel="00374D59" w:rsidRDefault="007D35CF" w:rsidP="007D35CF">
      <w:pPr>
        <w:rPr>
          <w:del w:id="1146" w:author="Yangcl" w:date="2020-03-25T10:33:00Z"/>
          <w:rFonts w:ascii="Century Schoolbook" w:hAnsi="Century Schoolbook"/>
        </w:rPr>
      </w:pPr>
    </w:p>
    <w:p w:rsidR="007D35CF" w:rsidDel="00374D59" w:rsidRDefault="007D35CF" w:rsidP="007D35CF">
      <w:pPr>
        <w:rPr>
          <w:del w:id="1147" w:author="Yangcl" w:date="2020-03-25T10:33:00Z"/>
          <w:rFonts w:ascii="Century Schoolbook" w:hAnsi="Century Schoolbook"/>
        </w:rPr>
      </w:pPr>
    </w:p>
    <w:p w:rsidR="007D35CF" w:rsidDel="00374D59" w:rsidRDefault="007D35CF" w:rsidP="007D35CF">
      <w:pPr>
        <w:rPr>
          <w:del w:id="1148" w:author="Yangcl" w:date="2020-03-25T10:33:00Z"/>
          <w:rFonts w:ascii="Century Schoolbook" w:hAnsi="Century Schoolbook"/>
        </w:rPr>
      </w:pPr>
    </w:p>
    <w:p w:rsidR="007D35CF" w:rsidDel="00374D59" w:rsidRDefault="007D35CF" w:rsidP="007D35CF">
      <w:pPr>
        <w:rPr>
          <w:del w:id="1149" w:author="Yangcl" w:date="2020-03-25T10:33:00Z"/>
          <w:rFonts w:ascii="Century Schoolbook" w:hAnsi="Century Schoolbook"/>
        </w:rPr>
      </w:pPr>
    </w:p>
    <w:p w:rsidR="007D35CF" w:rsidDel="00374D59" w:rsidRDefault="007D35CF" w:rsidP="007D35CF">
      <w:pPr>
        <w:rPr>
          <w:del w:id="1150" w:author="Yangcl" w:date="2020-03-25T10:33:00Z"/>
          <w:rFonts w:ascii="Century Schoolbook" w:hAnsi="Century Schoolbook"/>
        </w:rPr>
      </w:pPr>
    </w:p>
    <w:p w:rsidR="007D35CF" w:rsidDel="00374D59" w:rsidRDefault="007D35CF" w:rsidP="007D35CF">
      <w:pPr>
        <w:rPr>
          <w:del w:id="1151" w:author="Yangcl" w:date="2020-03-25T10:33:00Z"/>
          <w:rFonts w:ascii="Century Schoolbook" w:hAnsi="Century Schoolbook"/>
        </w:rPr>
      </w:pPr>
    </w:p>
    <w:p w:rsidR="007D35CF" w:rsidDel="00374D59" w:rsidRDefault="007D35CF" w:rsidP="007D35CF">
      <w:pPr>
        <w:rPr>
          <w:del w:id="1152" w:author="Yangcl" w:date="2020-03-25T10:33:00Z"/>
          <w:rFonts w:ascii="Century Schoolbook" w:hAnsi="Century Schoolbook"/>
        </w:rPr>
      </w:pPr>
    </w:p>
    <w:p w:rsidR="007D35CF" w:rsidDel="00374D59" w:rsidRDefault="007D35CF" w:rsidP="007D35CF">
      <w:pPr>
        <w:rPr>
          <w:del w:id="1153" w:author="Yangcl" w:date="2020-03-25T10:33:00Z"/>
          <w:rFonts w:ascii="Century Schoolbook" w:hAnsi="Century Schoolbook"/>
        </w:rPr>
      </w:pPr>
    </w:p>
    <w:p w:rsidR="007D35CF" w:rsidDel="00374D59" w:rsidRDefault="007D35CF" w:rsidP="007D35CF">
      <w:pPr>
        <w:rPr>
          <w:del w:id="1154" w:author="Yangcl" w:date="2020-03-25T10:33:00Z"/>
          <w:rFonts w:ascii="Century Schoolbook" w:hAnsi="Century Schoolbook"/>
        </w:rPr>
      </w:pPr>
    </w:p>
    <w:p w:rsidR="007D35CF" w:rsidDel="00374D59" w:rsidRDefault="007D35CF" w:rsidP="007D35CF">
      <w:pPr>
        <w:rPr>
          <w:del w:id="1155" w:author="Yangcl" w:date="2020-03-25T10:33:00Z"/>
          <w:rFonts w:ascii="Century Schoolbook" w:hAnsi="Century Schoolbook"/>
        </w:rPr>
      </w:pPr>
    </w:p>
    <w:p w:rsidR="007D35CF" w:rsidDel="00374D59" w:rsidRDefault="007D35CF" w:rsidP="007D35CF">
      <w:pPr>
        <w:rPr>
          <w:del w:id="1156" w:author="Yangcl" w:date="2020-03-25T10:33:00Z"/>
          <w:rFonts w:ascii="Century Schoolbook" w:hAnsi="Century Schoolbook"/>
        </w:rPr>
      </w:pPr>
    </w:p>
    <w:p w:rsidR="007D35CF" w:rsidDel="00374D59" w:rsidRDefault="007D35CF" w:rsidP="007D35CF">
      <w:pPr>
        <w:rPr>
          <w:del w:id="1157" w:author="Yangcl" w:date="2020-03-25T10:33:00Z"/>
          <w:rFonts w:ascii="Century Schoolbook" w:hAnsi="Century Schoolbook"/>
        </w:rPr>
      </w:pPr>
    </w:p>
    <w:p w:rsidR="007D35CF" w:rsidDel="00374D59" w:rsidRDefault="007D35CF" w:rsidP="007D35CF">
      <w:pPr>
        <w:rPr>
          <w:del w:id="1158" w:author="Yangcl" w:date="2020-03-25T10:33:00Z"/>
          <w:rFonts w:ascii="Century Schoolbook" w:hAnsi="Century Schoolbook"/>
        </w:rPr>
      </w:pPr>
    </w:p>
    <w:p w:rsidR="007D35CF" w:rsidDel="00374D59" w:rsidRDefault="007D35CF" w:rsidP="007D35CF">
      <w:pPr>
        <w:rPr>
          <w:del w:id="1159" w:author="Yangcl" w:date="2020-03-25T10:33:00Z"/>
          <w:rFonts w:ascii="Century Schoolbook" w:hAnsi="Century Schoolbook"/>
        </w:rPr>
      </w:pPr>
    </w:p>
    <w:p w:rsidR="007D35CF" w:rsidDel="00374D59" w:rsidRDefault="007D35CF" w:rsidP="007D35CF">
      <w:pPr>
        <w:rPr>
          <w:del w:id="1160" w:author="Yangcl" w:date="2020-03-25T10:33:00Z"/>
          <w:rFonts w:ascii="Century Schoolbook" w:hAnsi="Century Schoolbook"/>
        </w:rPr>
      </w:pPr>
    </w:p>
    <w:p w:rsidR="007D35CF" w:rsidDel="00374D59" w:rsidRDefault="007D35CF" w:rsidP="007D35CF">
      <w:pPr>
        <w:rPr>
          <w:del w:id="1161" w:author="Yangcl" w:date="2020-03-25T10:33:00Z"/>
          <w:rFonts w:ascii="Century Schoolbook" w:hAnsi="Century Schoolbook"/>
        </w:rPr>
      </w:pPr>
    </w:p>
    <w:p w:rsidR="007D35CF" w:rsidDel="00374D59" w:rsidRDefault="007D35CF" w:rsidP="007D35CF">
      <w:pPr>
        <w:rPr>
          <w:del w:id="1162" w:author="Yangcl" w:date="2020-03-25T10:33:00Z"/>
          <w:rFonts w:ascii="Century Schoolbook" w:hAnsi="Century Schoolbook"/>
        </w:rPr>
      </w:pPr>
    </w:p>
    <w:p w:rsidR="007D35CF" w:rsidDel="00374D59" w:rsidRDefault="007D35CF" w:rsidP="007D35CF">
      <w:pPr>
        <w:rPr>
          <w:del w:id="1163" w:author="Yangcl" w:date="2020-03-25T10:33:00Z"/>
          <w:rFonts w:ascii="Century Schoolbook" w:hAnsi="Century Schoolbook"/>
        </w:rPr>
      </w:pPr>
    </w:p>
    <w:p w:rsidR="007D35CF" w:rsidDel="00374D59" w:rsidRDefault="007D35CF" w:rsidP="007D35CF">
      <w:pPr>
        <w:rPr>
          <w:del w:id="1164" w:author="Yangcl" w:date="2020-03-25T10:33:00Z"/>
          <w:rFonts w:ascii="Century Schoolbook" w:hAnsi="Century Schoolbook"/>
        </w:rPr>
      </w:pPr>
    </w:p>
    <w:p w:rsidR="007D35CF" w:rsidDel="00374D59" w:rsidRDefault="007D35CF" w:rsidP="007D35CF">
      <w:pPr>
        <w:rPr>
          <w:del w:id="1165" w:author="Yangcl" w:date="2020-03-25T10:33:00Z"/>
          <w:rFonts w:ascii="Century Schoolbook" w:hAnsi="Century Schoolbook"/>
        </w:rPr>
      </w:pPr>
    </w:p>
    <w:p w:rsidR="007D35CF" w:rsidDel="00374D59" w:rsidRDefault="007D35CF" w:rsidP="007D35CF">
      <w:pPr>
        <w:rPr>
          <w:del w:id="1166" w:author="Yangcl" w:date="2020-03-25T10:33:00Z"/>
          <w:rFonts w:ascii="Century Schoolbook" w:hAnsi="Century Schoolbook"/>
        </w:rPr>
      </w:pPr>
    </w:p>
    <w:p w:rsidR="007D35CF" w:rsidDel="00374D59" w:rsidRDefault="007D35CF" w:rsidP="007D35CF">
      <w:pPr>
        <w:rPr>
          <w:del w:id="1167" w:author="Yangcl" w:date="2020-03-25T10:33:00Z"/>
          <w:rFonts w:ascii="Century Schoolbook" w:hAnsi="Century Schoolbook"/>
        </w:rPr>
      </w:pPr>
    </w:p>
    <w:p w:rsidR="007D35CF" w:rsidRPr="007C0623" w:rsidDel="00374D59" w:rsidRDefault="007D35CF" w:rsidP="007D35CF">
      <w:pPr>
        <w:rPr>
          <w:del w:id="1168" w:author="Yangcl" w:date="2020-03-25T10:33:00Z"/>
          <w:rFonts w:ascii="Century Schoolbook" w:hAnsi="Century Schoolbook"/>
        </w:rPr>
      </w:pPr>
    </w:p>
    <w:p w:rsidR="007D35CF" w:rsidRPr="00F8697E" w:rsidDel="00374D59" w:rsidRDefault="007D35CF" w:rsidP="007D35CF">
      <w:pPr>
        <w:rPr>
          <w:del w:id="1169" w:author="Yangcl" w:date="2020-03-25T10:33:00Z"/>
          <w:rFonts w:ascii="Century Schoolbook" w:hAnsi="Century Schoolbook"/>
        </w:rPr>
      </w:pPr>
    </w:p>
    <w:p w:rsidR="007D35CF" w:rsidDel="00374D59" w:rsidRDefault="007D35CF" w:rsidP="007D35CF">
      <w:pPr>
        <w:rPr>
          <w:del w:id="1170" w:author="Yangcl" w:date="2020-03-25T10:33:00Z"/>
          <w:rFonts w:ascii="Century Schoolbook" w:hAnsi="Century Schoolbook"/>
        </w:rPr>
      </w:pPr>
    </w:p>
    <w:p w:rsidR="007D35CF" w:rsidDel="00374D59" w:rsidRDefault="007D35CF" w:rsidP="007D35CF">
      <w:pPr>
        <w:rPr>
          <w:del w:id="1171" w:author="Yangcl" w:date="2020-03-25T10:33:00Z"/>
          <w:rFonts w:ascii="Century Schoolbook" w:hAnsi="Century Schoolbook"/>
        </w:rPr>
      </w:pPr>
    </w:p>
    <w:p w:rsidR="007D35CF" w:rsidDel="00374D59" w:rsidRDefault="007D35CF" w:rsidP="007D35CF">
      <w:pPr>
        <w:rPr>
          <w:del w:id="1172" w:author="Yangcl" w:date="2020-03-25T10:33:00Z"/>
          <w:rFonts w:ascii="Century Schoolbook" w:hAnsi="Century Schoolbook"/>
        </w:rPr>
      </w:pPr>
    </w:p>
    <w:p w:rsidR="007D35CF" w:rsidDel="00374D59" w:rsidRDefault="007D35CF" w:rsidP="007D35CF">
      <w:pPr>
        <w:rPr>
          <w:del w:id="1173" w:author="Yangcl" w:date="2020-03-25T10:33:00Z"/>
          <w:rFonts w:ascii="Century Schoolbook" w:hAnsi="Century Schoolbook"/>
        </w:rPr>
      </w:pPr>
    </w:p>
    <w:p w:rsidR="007D35CF" w:rsidDel="00374D59" w:rsidRDefault="007D35CF" w:rsidP="007D35CF">
      <w:pPr>
        <w:rPr>
          <w:del w:id="1174" w:author="Yangcl" w:date="2020-03-25T10:33:00Z"/>
          <w:rFonts w:ascii="Century Schoolbook" w:hAnsi="Century Schoolbook"/>
        </w:rPr>
      </w:pPr>
    </w:p>
    <w:p w:rsidR="007D35CF" w:rsidDel="00374D59" w:rsidRDefault="007D35CF" w:rsidP="007D35CF">
      <w:pPr>
        <w:rPr>
          <w:del w:id="1175" w:author="Yangcl" w:date="2020-03-25T10:33:00Z"/>
          <w:rFonts w:ascii="Century Schoolbook" w:hAnsi="Century Schoolbook"/>
        </w:rPr>
      </w:pPr>
    </w:p>
    <w:p w:rsidR="007D35CF" w:rsidDel="00374D59" w:rsidRDefault="007D35CF" w:rsidP="007D35CF">
      <w:pPr>
        <w:rPr>
          <w:del w:id="1176" w:author="Yangcl" w:date="2020-03-25T10:33:00Z"/>
          <w:rFonts w:ascii="Century Schoolbook" w:hAnsi="Century Schoolbook"/>
        </w:rPr>
      </w:pPr>
    </w:p>
    <w:p w:rsidR="007D35CF" w:rsidDel="00374D59" w:rsidRDefault="007D35CF" w:rsidP="007D35CF">
      <w:pPr>
        <w:rPr>
          <w:del w:id="1177" w:author="Yangcl" w:date="2020-03-25T10:33:00Z"/>
          <w:rFonts w:ascii="Century Schoolbook" w:hAnsi="Century Schoolbook"/>
        </w:rPr>
      </w:pPr>
    </w:p>
    <w:p w:rsidR="007D35CF" w:rsidDel="00374D59" w:rsidRDefault="007D35CF" w:rsidP="007D35CF">
      <w:pPr>
        <w:rPr>
          <w:del w:id="1178" w:author="Yangcl" w:date="2020-03-25T10:33:00Z"/>
          <w:rFonts w:ascii="Century Schoolbook" w:hAnsi="Century Schoolbook"/>
        </w:rPr>
      </w:pPr>
    </w:p>
    <w:p w:rsidR="007D35CF" w:rsidDel="00374D59" w:rsidRDefault="007D35CF" w:rsidP="007D35CF">
      <w:pPr>
        <w:rPr>
          <w:del w:id="1179" w:author="Yangcl" w:date="2020-03-25T10:33:00Z"/>
          <w:rFonts w:ascii="Century Schoolbook" w:hAnsi="Century Schoolbook"/>
        </w:rPr>
      </w:pPr>
    </w:p>
    <w:p w:rsidR="007D35CF" w:rsidDel="00374D59" w:rsidRDefault="007D35CF" w:rsidP="007D35CF">
      <w:pPr>
        <w:rPr>
          <w:del w:id="1180" w:author="Yangcl" w:date="2020-03-25T10:33:00Z"/>
          <w:rFonts w:ascii="Century Schoolbook" w:hAnsi="Century Schoolbook"/>
        </w:rPr>
      </w:pPr>
    </w:p>
    <w:p w:rsidR="007D35CF" w:rsidDel="00374D59" w:rsidRDefault="007D35CF" w:rsidP="007D35CF">
      <w:pPr>
        <w:rPr>
          <w:del w:id="1181" w:author="Yangcl" w:date="2020-03-25T10:33:00Z"/>
          <w:rFonts w:ascii="Century Schoolbook" w:hAnsi="Century Schoolbook"/>
        </w:rPr>
      </w:pPr>
    </w:p>
    <w:p w:rsidR="007D35CF" w:rsidDel="00374D59" w:rsidRDefault="007D35CF" w:rsidP="007D35CF">
      <w:pPr>
        <w:rPr>
          <w:del w:id="1182" w:author="Yangcl" w:date="2020-03-25T10:33:00Z"/>
          <w:rFonts w:ascii="Century Schoolbook" w:hAnsi="Century Schoolbook"/>
        </w:rPr>
      </w:pPr>
    </w:p>
    <w:p w:rsidR="007D35CF" w:rsidDel="00374D59" w:rsidRDefault="007D35CF" w:rsidP="007D35CF">
      <w:pPr>
        <w:rPr>
          <w:del w:id="1183" w:author="Yangcl" w:date="2020-03-25T10:33:00Z"/>
          <w:rFonts w:ascii="Century Schoolbook" w:hAnsi="Century Schoolbook"/>
        </w:rPr>
      </w:pPr>
    </w:p>
    <w:p w:rsidR="007D35CF" w:rsidDel="00374D59" w:rsidRDefault="007D35CF" w:rsidP="007D35CF">
      <w:pPr>
        <w:rPr>
          <w:del w:id="1184" w:author="Yangcl" w:date="2020-03-25T10:33:00Z"/>
          <w:rFonts w:ascii="Century Schoolbook" w:hAnsi="Century Schoolbook"/>
        </w:rPr>
      </w:pPr>
    </w:p>
    <w:p w:rsidR="007D35CF" w:rsidDel="00374D59" w:rsidRDefault="007D35CF" w:rsidP="007D35CF">
      <w:pPr>
        <w:rPr>
          <w:del w:id="1185" w:author="Yangcl" w:date="2020-03-25T10:33:00Z"/>
          <w:rFonts w:ascii="Century Schoolbook" w:hAnsi="Century Schoolbook"/>
        </w:rPr>
      </w:pPr>
    </w:p>
    <w:p w:rsidR="007D35CF" w:rsidDel="00374D59" w:rsidRDefault="007D35CF" w:rsidP="007D35CF">
      <w:pPr>
        <w:rPr>
          <w:del w:id="1186" w:author="Yangcl" w:date="2020-03-25T10:33:00Z"/>
          <w:rFonts w:ascii="Century Schoolbook" w:hAnsi="Century Schoolbook"/>
        </w:rPr>
      </w:pPr>
    </w:p>
    <w:p w:rsidR="007D35CF" w:rsidDel="00374D59" w:rsidRDefault="007D35CF" w:rsidP="007D35CF">
      <w:pPr>
        <w:rPr>
          <w:del w:id="1187" w:author="Yangcl" w:date="2020-03-25T10:33:00Z"/>
          <w:rFonts w:ascii="Century Schoolbook" w:hAnsi="Century Schoolbook"/>
        </w:rPr>
      </w:pPr>
    </w:p>
    <w:p w:rsidR="007D35CF" w:rsidDel="00374D59" w:rsidRDefault="007D35CF" w:rsidP="007D35CF">
      <w:pPr>
        <w:rPr>
          <w:del w:id="1188" w:author="Yangcl" w:date="2020-03-25T10:33:00Z"/>
          <w:rFonts w:ascii="Century Schoolbook" w:hAnsi="Century Schoolbook"/>
        </w:rPr>
      </w:pPr>
    </w:p>
    <w:p w:rsidR="007D35CF" w:rsidDel="00374D59" w:rsidRDefault="007D35CF" w:rsidP="007D35CF">
      <w:pPr>
        <w:rPr>
          <w:del w:id="1189" w:author="Yangcl" w:date="2020-03-25T10:33:00Z"/>
          <w:rFonts w:ascii="Century Schoolbook" w:hAnsi="Century Schoolbook"/>
        </w:rPr>
      </w:pPr>
    </w:p>
    <w:p w:rsidR="007D35CF" w:rsidDel="00374D59" w:rsidRDefault="007D35CF" w:rsidP="007D35CF">
      <w:pPr>
        <w:rPr>
          <w:del w:id="1190" w:author="Yangcl" w:date="2020-03-25T10:33:00Z"/>
          <w:rFonts w:ascii="Century Schoolbook" w:hAnsi="Century Schoolbook"/>
        </w:rPr>
      </w:pPr>
    </w:p>
    <w:p w:rsidR="007D35CF" w:rsidDel="00374D59" w:rsidRDefault="007D35CF" w:rsidP="007D35CF">
      <w:pPr>
        <w:rPr>
          <w:del w:id="1191" w:author="Yangcl" w:date="2020-03-25T10:33:00Z"/>
          <w:rFonts w:ascii="Century Schoolbook" w:hAnsi="Century Schoolbook"/>
        </w:rPr>
      </w:pPr>
    </w:p>
    <w:p w:rsidR="007D35CF" w:rsidDel="00374D59" w:rsidRDefault="007D35CF" w:rsidP="007D35CF">
      <w:pPr>
        <w:rPr>
          <w:del w:id="1192" w:author="Yangcl" w:date="2020-03-25T10:33:00Z"/>
          <w:rFonts w:ascii="Century Schoolbook" w:hAnsi="Century Schoolbook"/>
        </w:rPr>
      </w:pPr>
    </w:p>
    <w:p w:rsidR="007D35CF" w:rsidDel="00374D59" w:rsidRDefault="007D35CF" w:rsidP="007D35CF">
      <w:pPr>
        <w:rPr>
          <w:del w:id="1193" w:author="Yangcl" w:date="2020-03-25T10:33:00Z"/>
          <w:rFonts w:ascii="Century Schoolbook" w:hAnsi="Century Schoolbook"/>
        </w:rPr>
      </w:pPr>
    </w:p>
    <w:p w:rsidR="007D35CF" w:rsidDel="00374D59" w:rsidRDefault="007D35CF" w:rsidP="007D35CF">
      <w:pPr>
        <w:rPr>
          <w:del w:id="1194" w:author="Yangcl" w:date="2020-03-25T10:33:00Z"/>
          <w:rFonts w:ascii="Century Schoolbook" w:hAnsi="Century Schoolbook"/>
        </w:rPr>
      </w:pPr>
    </w:p>
    <w:p w:rsidR="007D35CF" w:rsidDel="00374D59" w:rsidRDefault="007D35CF" w:rsidP="007D35CF">
      <w:pPr>
        <w:rPr>
          <w:del w:id="1195" w:author="Yangcl" w:date="2020-03-25T10:33:00Z"/>
          <w:rFonts w:ascii="Century Schoolbook" w:hAnsi="Century Schoolbook"/>
        </w:rPr>
      </w:pPr>
    </w:p>
    <w:p w:rsidR="007D35CF" w:rsidDel="00374D59" w:rsidRDefault="007D35CF" w:rsidP="007D35CF">
      <w:pPr>
        <w:rPr>
          <w:del w:id="1196" w:author="Yangcl" w:date="2020-03-25T10:33:00Z"/>
          <w:rFonts w:ascii="Century Schoolbook" w:hAnsi="Century Schoolbook"/>
        </w:rPr>
      </w:pPr>
    </w:p>
    <w:p w:rsidR="007D35CF" w:rsidDel="00374D59" w:rsidRDefault="007D35CF" w:rsidP="007D35CF">
      <w:pPr>
        <w:rPr>
          <w:del w:id="1197" w:author="Yangcl" w:date="2020-03-25T10:33:00Z"/>
          <w:rFonts w:ascii="Century Schoolbook" w:hAnsi="Century Schoolbook"/>
        </w:rPr>
      </w:pPr>
    </w:p>
    <w:p w:rsidR="007D35CF" w:rsidDel="00374D59" w:rsidRDefault="007D35CF" w:rsidP="007D35CF">
      <w:pPr>
        <w:rPr>
          <w:del w:id="1198" w:author="Yangcl" w:date="2020-03-25T10:33:00Z"/>
          <w:rFonts w:ascii="Century Schoolbook" w:hAnsi="Century Schoolbook"/>
        </w:rPr>
      </w:pPr>
    </w:p>
    <w:p w:rsidR="007D35CF" w:rsidDel="00374D59" w:rsidRDefault="007D35CF" w:rsidP="007D35CF">
      <w:pPr>
        <w:rPr>
          <w:del w:id="1199" w:author="Yangcl" w:date="2020-03-25T10:33:00Z"/>
          <w:rFonts w:ascii="Century Schoolbook" w:hAnsi="Century Schoolbook"/>
        </w:rPr>
      </w:pPr>
    </w:p>
    <w:p w:rsidR="007D35CF" w:rsidDel="00374D59" w:rsidRDefault="007D35CF" w:rsidP="007D35CF">
      <w:pPr>
        <w:rPr>
          <w:del w:id="1200" w:author="Yangcl" w:date="2020-03-25T10:33:00Z"/>
          <w:rFonts w:ascii="Century Schoolbook" w:hAnsi="Century Schoolbook"/>
        </w:rPr>
      </w:pPr>
    </w:p>
    <w:p w:rsidR="007D35CF" w:rsidDel="00374D59" w:rsidRDefault="007D35CF" w:rsidP="007D35CF">
      <w:pPr>
        <w:rPr>
          <w:del w:id="1201" w:author="Yangcl" w:date="2020-03-25T10:33:00Z"/>
          <w:rFonts w:ascii="Century Schoolbook" w:hAnsi="Century Schoolbook"/>
        </w:rPr>
      </w:pPr>
    </w:p>
    <w:p w:rsidR="007D35CF" w:rsidDel="00374D59" w:rsidRDefault="007D35CF" w:rsidP="007D35CF">
      <w:pPr>
        <w:rPr>
          <w:del w:id="1202" w:author="Yangcl" w:date="2020-03-25T10:33:00Z"/>
          <w:rFonts w:ascii="Century Schoolbook" w:hAnsi="Century Schoolbook"/>
        </w:rPr>
      </w:pPr>
    </w:p>
    <w:p w:rsidR="007D35CF" w:rsidDel="00374D59" w:rsidRDefault="007D35CF" w:rsidP="007D35CF">
      <w:pPr>
        <w:rPr>
          <w:del w:id="1203" w:author="Yangcl" w:date="2020-03-25T10:33:00Z"/>
          <w:rFonts w:ascii="Century Schoolbook" w:hAnsi="Century Schoolbook"/>
        </w:rPr>
      </w:pPr>
    </w:p>
    <w:p w:rsidR="007D35CF" w:rsidDel="00374D59" w:rsidRDefault="007D35CF" w:rsidP="007D35CF">
      <w:pPr>
        <w:rPr>
          <w:del w:id="1204" w:author="Yangcl" w:date="2020-03-25T10:33:00Z"/>
          <w:rFonts w:ascii="Century Schoolbook" w:hAnsi="Century Schoolbook"/>
        </w:rPr>
      </w:pPr>
    </w:p>
    <w:p w:rsidR="007D35CF" w:rsidDel="00374D59" w:rsidRDefault="007D35CF" w:rsidP="007D35CF">
      <w:pPr>
        <w:rPr>
          <w:del w:id="1205" w:author="Yangcl" w:date="2020-03-25T10:33:00Z"/>
          <w:rFonts w:ascii="Century Schoolbook" w:hAnsi="Century Schoolbook"/>
        </w:rPr>
      </w:pPr>
    </w:p>
    <w:p w:rsidR="007D35CF" w:rsidDel="00374D59" w:rsidRDefault="007D35CF" w:rsidP="007D35CF">
      <w:pPr>
        <w:rPr>
          <w:del w:id="1206" w:author="Yangcl" w:date="2020-03-25T10:33:00Z"/>
          <w:rFonts w:ascii="Century Schoolbook" w:hAnsi="Century Schoolbook"/>
        </w:rPr>
      </w:pPr>
    </w:p>
    <w:p w:rsidR="007D35CF" w:rsidDel="00374D59" w:rsidRDefault="007D35CF" w:rsidP="007D35CF">
      <w:pPr>
        <w:rPr>
          <w:del w:id="1207" w:author="Yangcl" w:date="2020-03-25T10:33:00Z"/>
          <w:rFonts w:ascii="Century Schoolbook" w:hAnsi="Century Schoolbook"/>
        </w:rPr>
      </w:pPr>
    </w:p>
    <w:p w:rsidR="007D35CF" w:rsidDel="00374D59" w:rsidRDefault="007D35CF" w:rsidP="007D35CF">
      <w:pPr>
        <w:rPr>
          <w:del w:id="1208" w:author="Yangcl" w:date="2020-03-25T10:33:00Z"/>
          <w:rFonts w:ascii="Century Schoolbook" w:hAnsi="Century Schoolbook"/>
        </w:rPr>
      </w:pPr>
    </w:p>
    <w:p w:rsidR="007D35CF" w:rsidDel="00374D59" w:rsidRDefault="007D35CF" w:rsidP="007D35CF">
      <w:pPr>
        <w:rPr>
          <w:del w:id="1209" w:author="Yangcl" w:date="2020-03-25T10:33:00Z"/>
          <w:rFonts w:ascii="Century Schoolbook" w:hAnsi="Century Schoolbook"/>
        </w:rPr>
      </w:pPr>
    </w:p>
    <w:p w:rsidR="007D35CF" w:rsidDel="00374D59" w:rsidRDefault="007D35CF" w:rsidP="007D35CF">
      <w:pPr>
        <w:rPr>
          <w:del w:id="1210" w:author="Yangcl" w:date="2020-03-25T10:33:00Z"/>
          <w:rFonts w:ascii="Century Schoolbook" w:hAnsi="Century Schoolbook"/>
        </w:rPr>
      </w:pPr>
    </w:p>
    <w:p w:rsidR="007D35CF" w:rsidDel="00374D59" w:rsidRDefault="007D35CF" w:rsidP="007D35CF">
      <w:pPr>
        <w:rPr>
          <w:del w:id="1211" w:author="Yangcl" w:date="2020-03-25T10:33:00Z"/>
          <w:rFonts w:ascii="Century Schoolbook" w:hAnsi="Century Schoolbook"/>
        </w:rPr>
      </w:pPr>
    </w:p>
    <w:p w:rsidR="007D35CF" w:rsidDel="00374D59" w:rsidRDefault="007D35CF" w:rsidP="007D35CF">
      <w:pPr>
        <w:rPr>
          <w:del w:id="1212" w:author="Yangcl" w:date="2020-03-25T10:33:00Z"/>
          <w:rFonts w:ascii="Century Schoolbook" w:hAnsi="Century Schoolbook"/>
        </w:rPr>
      </w:pPr>
    </w:p>
    <w:p w:rsidR="007D35CF" w:rsidDel="00374D59" w:rsidRDefault="007D35CF" w:rsidP="007D35CF">
      <w:pPr>
        <w:rPr>
          <w:del w:id="1213" w:author="Yangcl" w:date="2020-03-25T10:33:00Z"/>
          <w:rFonts w:ascii="Century Schoolbook" w:hAnsi="Century Schoolbook"/>
        </w:rPr>
      </w:pPr>
    </w:p>
    <w:p w:rsidR="007D35CF" w:rsidDel="00374D59" w:rsidRDefault="007D35CF" w:rsidP="007D35CF">
      <w:pPr>
        <w:rPr>
          <w:del w:id="1214" w:author="Yangcl" w:date="2020-03-25T10:33:00Z"/>
          <w:rFonts w:ascii="Century Schoolbook" w:hAnsi="Century Schoolbook"/>
        </w:rPr>
      </w:pPr>
    </w:p>
    <w:p w:rsidR="007D35CF" w:rsidDel="00374D59" w:rsidRDefault="007D35CF" w:rsidP="007D35CF">
      <w:pPr>
        <w:rPr>
          <w:del w:id="1215" w:author="Yangcl" w:date="2020-03-25T10:33:00Z"/>
          <w:rFonts w:ascii="Century Schoolbook" w:hAnsi="Century Schoolbook"/>
        </w:rPr>
      </w:pPr>
    </w:p>
    <w:p w:rsidR="007D35CF" w:rsidDel="00374D59" w:rsidRDefault="007D35CF" w:rsidP="007D35CF">
      <w:pPr>
        <w:rPr>
          <w:del w:id="1216" w:author="Yangcl" w:date="2020-03-25T10:33:00Z"/>
          <w:rFonts w:ascii="Century Schoolbook" w:hAnsi="Century Schoolbook"/>
        </w:rPr>
      </w:pPr>
    </w:p>
    <w:p w:rsidR="007D35CF" w:rsidDel="00374D59" w:rsidRDefault="007D35CF" w:rsidP="007D35CF">
      <w:pPr>
        <w:rPr>
          <w:del w:id="1217" w:author="Yangcl" w:date="2020-03-25T10:33:00Z"/>
          <w:rFonts w:ascii="Century Schoolbook" w:hAnsi="Century Schoolbook"/>
        </w:rPr>
      </w:pPr>
    </w:p>
    <w:p w:rsidR="007D35CF" w:rsidDel="00374D59" w:rsidRDefault="007D35CF" w:rsidP="007D35CF">
      <w:pPr>
        <w:rPr>
          <w:del w:id="1218" w:author="Yangcl" w:date="2020-03-25T10:33:00Z"/>
          <w:rFonts w:ascii="Century Schoolbook" w:hAnsi="Century Schoolbook"/>
        </w:rPr>
      </w:pPr>
    </w:p>
    <w:p w:rsidR="007D35CF" w:rsidDel="00374D59" w:rsidRDefault="007D35CF" w:rsidP="007D35CF">
      <w:pPr>
        <w:rPr>
          <w:del w:id="1219" w:author="Yangcl" w:date="2020-03-25T10:33:00Z"/>
          <w:rFonts w:ascii="Century Schoolbook" w:hAnsi="Century Schoolbook"/>
        </w:rPr>
      </w:pPr>
    </w:p>
    <w:p w:rsidR="007D35CF" w:rsidDel="00374D59" w:rsidRDefault="007D35CF" w:rsidP="007D35CF">
      <w:pPr>
        <w:rPr>
          <w:del w:id="1220" w:author="Yangcl" w:date="2020-03-25T10:33:00Z"/>
          <w:rFonts w:ascii="Century Schoolbook" w:hAnsi="Century Schoolbook"/>
        </w:rPr>
      </w:pPr>
    </w:p>
    <w:p w:rsidR="007D35CF" w:rsidDel="00374D59" w:rsidRDefault="007D35CF" w:rsidP="007D35CF">
      <w:pPr>
        <w:rPr>
          <w:del w:id="1221" w:author="Yangcl" w:date="2020-03-25T10:33:00Z"/>
          <w:rFonts w:ascii="Century Schoolbook" w:hAnsi="Century Schoolbook"/>
        </w:rPr>
      </w:pPr>
    </w:p>
    <w:p w:rsidR="007D35CF" w:rsidDel="00374D59" w:rsidRDefault="007D35CF" w:rsidP="007D35CF">
      <w:pPr>
        <w:rPr>
          <w:del w:id="1222" w:author="Yangcl" w:date="2020-03-25T10:33:00Z"/>
          <w:rFonts w:ascii="Century Schoolbook" w:hAnsi="Century Schoolbook"/>
        </w:rPr>
      </w:pPr>
    </w:p>
    <w:p w:rsidR="007D35CF" w:rsidDel="00374D59" w:rsidRDefault="007D35CF" w:rsidP="007D35CF">
      <w:pPr>
        <w:rPr>
          <w:del w:id="1223" w:author="Yangcl" w:date="2020-03-25T10:33:00Z"/>
          <w:rFonts w:ascii="Century Schoolbook" w:hAnsi="Century Schoolbook"/>
        </w:rPr>
      </w:pPr>
    </w:p>
    <w:p w:rsidR="007D35CF" w:rsidDel="00374D59" w:rsidRDefault="007D35CF" w:rsidP="007D35CF">
      <w:pPr>
        <w:rPr>
          <w:del w:id="1224" w:author="Yangcl" w:date="2020-03-25T10:33:00Z"/>
          <w:rFonts w:ascii="Century Schoolbook" w:hAnsi="Century Schoolbook"/>
        </w:rPr>
      </w:pPr>
    </w:p>
    <w:p w:rsidR="007D35CF" w:rsidDel="00374D59" w:rsidRDefault="007D35CF" w:rsidP="007D35CF">
      <w:pPr>
        <w:rPr>
          <w:del w:id="1225" w:author="Yangcl" w:date="2020-03-25T10:33:00Z"/>
          <w:rFonts w:ascii="Century Schoolbook" w:hAnsi="Century Schoolbook"/>
        </w:rPr>
      </w:pPr>
    </w:p>
    <w:p w:rsidR="007D35CF" w:rsidDel="00374D59" w:rsidRDefault="007D35CF" w:rsidP="007D35CF">
      <w:pPr>
        <w:rPr>
          <w:del w:id="1226" w:author="Yangcl" w:date="2020-03-25T10:33:00Z"/>
          <w:rFonts w:ascii="Century Schoolbook" w:hAnsi="Century Schoolbook"/>
        </w:rPr>
      </w:pPr>
    </w:p>
    <w:p w:rsidR="007D35CF" w:rsidDel="00374D59" w:rsidRDefault="007D35CF" w:rsidP="007D35CF">
      <w:pPr>
        <w:rPr>
          <w:del w:id="1227" w:author="Yangcl" w:date="2020-03-25T10:33:00Z"/>
          <w:rFonts w:ascii="Century Schoolbook" w:hAnsi="Century Schoolbook"/>
        </w:rPr>
      </w:pPr>
    </w:p>
    <w:p w:rsidR="007D35CF" w:rsidDel="00374D59" w:rsidRDefault="007D35CF" w:rsidP="007D35CF">
      <w:pPr>
        <w:rPr>
          <w:del w:id="1228" w:author="Yangcl" w:date="2020-03-25T10:33:00Z"/>
          <w:rFonts w:ascii="Century Schoolbook" w:hAnsi="Century Schoolbook"/>
        </w:rPr>
      </w:pPr>
    </w:p>
    <w:p w:rsidR="007D35CF" w:rsidDel="00374D59" w:rsidRDefault="007D35CF" w:rsidP="007D35CF">
      <w:pPr>
        <w:rPr>
          <w:del w:id="1229" w:author="Yangcl" w:date="2020-03-25T10:33:00Z"/>
          <w:rFonts w:ascii="Century Schoolbook" w:hAnsi="Century Schoolbook"/>
        </w:rPr>
      </w:pPr>
    </w:p>
    <w:p w:rsidR="007D35CF" w:rsidDel="00374D59" w:rsidRDefault="007D35CF" w:rsidP="007D35CF">
      <w:pPr>
        <w:rPr>
          <w:del w:id="1230" w:author="Yangcl" w:date="2020-03-25T10:33:00Z"/>
          <w:rFonts w:ascii="Century Schoolbook" w:hAnsi="Century Schoolbook"/>
        </w:rPr>
      </w:pPr>
    </w:p>
    <w:p w:rsidR="007D35CF" w:rsidDel="00374D59" w:rsidRDefault="007D35CF" w:rsidP="007D35CF">
      <w:pPr>
        <w:rPr>
          <w:del w:id="1231" w:author="Yangcl" w:date="2020-03-25T10:33:00Z"/>
          <w:rFonts w:ascii="Century Schoolbook" w:hAnsi="Century Schoolbook"/>
        </w:rPr>
      </w:pPr>
    </w:p>
    <w:p w:rsidR="007D35CF" w:rsidDel="00374D59" w:rsidRDefault="007D35CF" w:rsidP="007D35CF">
      <w:pPr>
        <w:rPr>
          <w:del w:id="1232" w:author="Yangcl" w:date="2020-03-25T10:33:00Z"/>
          <w:rFonts w:ascii="Century Schoolbook" w:hAnsi="Century Schoolbook"/>
        </w:rPr>
      </w:pPr>
    </w:p>
    <w:p w:rsidR="007D35CF" w:rsidDel="00374D59" w:rsidRDefault="007D35CF" w:rsidP="007D35CF">
      <w:pPr>
        <w:rPr>
          <w:del w:id="1233" w:author="Yangcl" w:date="2020-03-25T10:33:00Z"/>
          <w:rFonts w:ascii="Century Schoolbook" w:hAnsi="Century Schoolbook"/>
        </w:rPr>
      </w:pPr>
    </w:p>
    <w:p w:rsidR="007D35CF" w:rsidDel="00374D59" w:rsidRDefault="007D35CF" w:rsidP="007D35CF">
      <w:pPr>
        <w:rPr>
          <w:del w:id="1234" w:author="Yangcl" w:date="2020-03-25T10:33:00Z"/>
          <w:rFonts w:ascii="Century Schoolbook" w:hAnsi="Century Schoolbook"/>
        </w:rPr>
      </w:pPr>
    </w:p>
    <w:p w:rsidR="007D35CF" w:rsidDel="00374D59" w:rsidRDefault="007D35CF" w:rsidP="007D35CF">
      <w:pPr>
        <w:rPr>
          <w:del w:id="1235" w:author="Yangcl" w:date="2020-03-25T10:33:00Z"/>
          <w:rFonts w:ascii="Century Schoolbook" w:hAnsi="Century Schoolbook"/>
        </w:rPr>
      </w:pPr>
    </w:p>
    <w:p w:rsidR="007D35CF" w:rsidDel="00374D59" w:rsidRDefault="007D35CF" w:rsidP="007D35CF">
      <w:pPr>
        <w:rPr>
          <w:del w:id="1236" w:author="Yangcl" w:date="2020-03-25T10:33:00Z"/>
          <w:rFonts w:ascii="Century Schoolbook" w:hAnsi="Century Schoolbook"/>
        </w:rPr>
      </w:pPr>
    </w:p>
    <w:p w:rsidR="007D35CF" w:rsidDel="00374D59" w:rsidRDefault="007D35CF" w:rsidP="007D35CF">
      <w:pPr>
        <w:rPr>
          <w:del w:id="1237" w:author="Yangcl" w:date="2020-03-25T10:33:00Z"/>
          <w:rFonts w:ascii="Century Schoolbook" w:hAnsi="Century Schoolbook"/>
        </w:rPr>
      </w:pPr>
    </w:p>
    <w:p w:rsidR="007D35CF" w:rsidDel="00374D59" w:rsidRDefault="007D35CF" w:rsidP="007D35CF">
      <w:pPr>
        <w:rPr>
          <w:del w:id="1238" w:author="Yangcl" w:date="2020-03-25T10:33:00Z"/>
          <w:rFonts w:ascii="Century Schoolbook" w:hAnsi="Century Schoolbook"/>
        </w:rPr>
      </w:pPr>
    </w:p>
    <w:p w:rsidR="007D35CF" w:rsidDel="00374D59" w:rsidRDefault="007D35CF" w:rsidP="007D35CF">
      <w:pPr>
        <w:rPr>
          <w:del w:id="1239" w:author="Yangcl" w:date="2020-03-25T10:33:00Z"/>
          <w:rFonts w:ascii="Century Schoolbook" w:hAnsi="Century Schoolbook"/>
        </w:rPr>
      </w:pPr>
    </w:p>
    <w:p w:rsidR="007D35CF" w:rsidDel="00374D59" w:rsidRDefault="007D35CF" w:rsidP="007D35CF">
      <w:pPr>
        <w:rPr>
          <w:del w:id="1240" w:author="Yangcl" w:date="2020-03-25T10:33:00Z"/>
          <w:rFonts w:ascii="Century Schoolbook" w:hAnsi="Century Schoolbook"/>
        </w:rPr>
      </w:pPr>
    </w:p>
    <w:p w:rsidR="007D35CF" w:rsidDel="00374D59" w:rsidRDefault="007D35CF" w:rsidP="007D35CF">
      <w:pPr>
        <w:rPr>
          <w:del w:id="1241" w:author="Yangcl" w:date="2020-03-25T10:33:00Z"/>
          <w:rFonts w:ascii="Century Schoolbook" w:hAnsi="Century Schoolbook"/>
        </w:rPr>
      </w:pPr>
    </w:p>
    <w:p w:rsidR="007D35CF" w:rsidDel="00374D59" w:rsidRDefault="007D35CF" w:rsidP="007D35CF">
      <w:pPr>
        <w:rPr>
          <w:del w:id="1242" w:author="Yangcl" w:date="2020-03-25T10:33:00Z"/>
          <w:rFonts w:ascii="Century Schoolbook" w:hAnsi="Century Schoolbook"/>
        </w:rPr>
      </w:pPr>
    </w:p>
    <w:p w:rsidR="007D35CF" w:rsidDel="00374D59" w:rsidRDefault="007D35CF" w:rsidP="007D35CF">
      <w:pPr>
        <w:rPr>
          <w:del w:id="1243" w:author="Yangcl" w:date="2020-03-25T10:33:00Z"/>
          <w:rFonts w:ascii="Century Schoolbook" w:hAnsi="Century Schoolbook"/>
        </w:rPr>
      </w:pPr>
    </w:p>
    <w:p w:rsidR="007D35CF" w:rsidDel="00374D59" w:rsidRDefault="007D35CF" w:rsidP="007D35CF">
      <w:pPr>
        <w:rPr>
          <w:del w:id="1244" w:author="Yangcl" w:date="2020-03-25T10:33:00Z"/>
          <w:rFonts w:ascii="Century Schoolbook" w:hAnsi="Century Schoolbook"/>
        </w:rPr>
      </w:pPr>
    </w:p>
    <w:p w:rsidR="007D35CF" w:rsidDel="00374D59" w:rsidRDefault="007D35CF" w:rsidP="007D35CF">
      <w:pPr>
        <w:rPr>
          <w:del w:id="1245" w:author="Yangcl" w:date="2020-03-25T10:33:00Z"/>
          <w:rFonts w:ascii="Century Schoolbook" w:hAnsi="Century Schoolbook"/>
        </w:rPr>
      </w:pPr>
    </w:p>
    <w:p w:rsidR="007D35CF" w:rsidDel="00374D59" w:rsidRDefault="007D35CF" w:rsidP="007D35CF">
      <w:pPr>
        <w:rPr>
          <w:del w:id="1246" w:author="Yangcl" w:date="2020-03-25T10:33:00Z"/>
          <w:rFonts w:ascii="Century Schoolbook" w:hAnsi="Century Schoolbook"/>
        </w:rPr>
      </w:pPr>
    </w:p>
    <w:p w:rsidR="007D35CF" w:rsidDel="00374D59" w:rsidRDefault="007D35CF" w:rsidP="007D35CF">
      <w:pPr>
        <w:rPr>
          <w:del w:id="1247" w:author="Yangcl" w:date="2020-03-25T10:33:00Z"/>
          <w:rFonts w:ascii="Century Schoolbook" w:hAnsi="Century Schoolbook"/>
        </w:rPr>
      </w:pPr>
    </w:p>
    <w:p w:rsidR="007D35CF" w:rsidDel="00374D59" w:rsidRDefault="007D35CF" w:rsidP="007D35CF">
      <w:pPr>
        <w:rPr>
          <w:del w:id="1248" w:author="Yangcl" w:date="2020-03-25T10:33:00Z"/>
          <w:rFonts w:ascii="Century Schoolbook" w:hAnsi="Century Schoolbook"/>
        </w:rPr>
      </w:pPr>
    </w:p>
    <w:p w:rsidR="007D35CF" w:rsidDel="00374D59" w:rsidRDefault="007D35CF" w:rsidP="007D35CF">
      <w:pPr>
        <w:rPr>
          <w:del w:id="1249" w:author="Yangcl" w:date="2020-03-25T10:33:00Z"/>
          <w:rFonts w:ascii="Century Schoolbook" w:hAnsi="Century Schoolbook"/>
        </w:rPr>
      </w:pPr>
    </w:p>
    <w:p w:rsidR="007D35CF" w:rsidDel="00374D59" w:rsidRDefault="007D35CF" w:rsidP="007D35CF">
      <w:pPr>
        <w:rPr>
          <w:del w:id="1250" w:author="Yangcl" w:date="2020-03-25T10:33:00Z"/>
          <w:rFonts w:ascii="Century Schoolbook" w:hAnsi="Century Schoolbook"/>
        </w:rPr>
      </w:pPr>
    </w:p>
    <w:p w:rsidR="007D35CF" w:rsidDel="00374D59" w:rsidRDefault="007D35CF" w:rsidP="007D35CF">
      <w:pPr>
        <w:rPr>
          <w:del w:id="1251" w:author="Yangcl" w:date="2020-03-25T10:33:00Z"/>
          <w:rFonts w:ascii="Century Schoolbook" w:hAnsi="Century Schoolbook"/>
        </w:rPr>
      </w:pPr>
    </w:p>
    <w:p w:rsidR="007D35CF" w:rsidDel="00374D59" w:rsidRDefault="007D35CF" w:rsidP="007D35CF">
      <w:pPr>
        <w:rPr>
          <w:del w:id="1252" w:author="Yangcl" w:date="2020-03-25T10:33:00Z"/>
          <w:rFonts w:ascii="Century Schoolbook" w:hAnsi="Century Schoolbook"/>
        </w:rPr>
      </w:pPr>
    </w:p>
    <w:p w:rsidR="007D35CF" w:rsidDel="00374D59" w:rsidRDefault="007D35CF" w:rsidP="007D35CF">
      <w:pPr>
        <w:rPr>
          <w:del w:id="1253" w:author="Yangcl" w:date="2020-03-25T10:33:00Z"/>
          <w:rFonts w:ascii="Century Schoolbook" w:hAnsi="Century Schoolbook"/>
        </w:rPr>
      </w:pPr>
    </w:p>
    <w:p w:rsidR="007D35CF" w:rsidDel="00374D59" w:rsidRDefault="007D35CF" w:rsidP="007D35CF">
      <w:pPr>
        <w:rPr>
          <w:del w:id="1254" w:author="Yangcl" w:date="2020-03-25T10:33:00Z"/>
          <w:rFonts w:ascii="Century Schoolbook" w:hAnsi="Century Schoolbook"/>
        </w:rPr>
      </w:pPr>
    </w:p>
    <w:p w:rsidR="007D35CF" w:rsidDel="00374D59" w:rsidRDefault="007D35CF" w:rsidP="007D35CF">
      <w:pPr>
        <w:rPr>
          <w:del w:id="1255" w:author="Yangcl" w:date="2020-03-25T10:33:00Z"/>
          <w:rFonts w:ascii="Century Schoolbook" w:hAnsi="Century Schoolbook"/>
        </w:rPr>
      </w:pPr>
    </w:p>
    <w:p w:rsidR="007D35CF" w:rsidDel="00374D59" w:rsidRDefault="007D35CF" w:rsidP="007D35CF">
      <w:pPr>
        <w:rPr>
          <w:del w:id="1256" w:author="Yangcl" w:date="2020-03-25T10:33:00Z"/>
          <w:rFonts w:ascii="Century Schoolbook" w:hAnsi="Century Schoolbook"/>
        </w:rPr>
      </w:pPr>
    </w:p>
    <w:p w:rsidR="007D35CF" w:rsidDel="00374D59" w:rsidRDefault="007D35CF" w:rsidP="007D35CF">
      <w:pPr>
        <w:rPr>
          <w:del w:id="1257" w:author="Yangcl" w:date="2020-03-25T10:33:00Z"/>
          <w:rFonts w:ascii="Century Schoolbook" w:hAnsi="Century Schoolbook"/>
        </w:rPr>
      </w:pPr>
    </w:p>
    <w:p w:rsidR="007D35CF" w:rsidDel="00374D59" w:rsidRDefault="007D35CF" w:rsidP="007D35CF">
      <w:pPr>
        <w:rPr>
          <w:del w:id="1258" w:author="Yangcl" w:date="2020-03-25T10:33:00Z"/>
          <w:rFonts w:ascii="Century Schoolbook" w:hAnsi="Century Schoolbook"/>
        </w:rPr>
      </w:pPr>
    </w:p>
    <w:p w:rsidR="007D35CF" w:rsidDel="00374D59" w:rsidRDefault="007D35CF" w:rsidP="007D35CF">
      <w:pPr>
        <w:rPr>
          <w:del w:id="1259" w:author="Yangcl" w:date="2020-03-25T10:33:00Z"/>
          <w:rFonts w:ascii="Century Schoolbook" w:hAnsi="Century Schoolbook"/>
        </w:rPr>
      </w:pPr>
    </w:p>
    <w:p w:rsidR="007D35CF" w:rsidDel="00374D59" w:rsidRDefault="007D35CF" w:rsidP="007D35CF">
      <w:pPr>
        <w:rPr>
          <w:del w:id="1260" w:author="Yangcl" w:date="2020-03-25T10:33:00Z"/>
          <w:rFonts w:ascii="Century Schoolbook" w:hAnsi="Century Schoolbook"/>
        </w:rPr>
      </w:pPr>
    </w:p>
    <w:p w:rsidR="007D35CF" w:rsidDel="00374D59" w:rsidRDefault="007D35CF" w:rsidP="007D35CF">
      <w:pPr>
        <w:rPr>
          <w:del w:id="1261" w:author="Yangcl" w:date="2020-03-25T10:33:00Z"/>
          <w:rFonts w:ascii="Century Schoolbook" w:hAnsi="Century Schoolbook"/>
        </w:rPr>
      </w:pPr>
    </w:p>
    <w:p w:rsidR="007D35CF" w:rsidDel="00374D59" w:rsidRDefault="007D35CF" w:rsidP="007D35CF">
      <w:pPr>
        <w:rPr>
          <w:del w:id="1262" w:author="Yangcl" w:date="2020-03-25T10:33:00Z"/>
          <w:rFonts w:ascii="Century Schoolbook" w:hAnsi="Century Schoolbook"/>
        </w:rPr>
      </w:pPr>
    </w:p>
    <w:p w:rsidR="007D35CF" w:rsidDel="00374D59" w:rsidRDefault="007D35CF" w:rsidP="007D35CF">
      <w:pPr>
        <w:rPr>
          <w:del w:id="1263" w:author="Yangcl" w:date="2020-03-25T10:33:00Z"/>
          <w:rFonts w:ascii="Century Schoolbook" w:hAnsi="Century Schoolbook"/>
        </w:rPr>
      </w:pPr>
    </w:p>
    <w:p w:rsidR="007D35CF" w:rsidDel="00374D59" w:rsidRDefault="007D35CF" w:rsidP="007D35CF">
      <w:pPr>
        <w:rPr>
          <w:del w:id="1264" w:author="Yangcl" w:date="2020-03-25T10:33:00Z"/>
          <w:rFonts w:ascii="Century Schoolbook" w:hAnsi="Century Schoolbook"/>
        </w:rPr>
      </w:pPr>
    </w:p>
    <w:p w:rsidR="007D35CF" w:rsidDel="00374D59" w:rsidRDefault="007D35CF" w:rsidP="007D35CF">
      <w:pPr>
        <w:rPr>
          <w:del w:id="1265" w:author="Yangcl" w:date="2020-03-25T10:33:00Z"/>
          <w:rFonts w:ascii="Century Schoolbook" w:hAnsi="Century Schoolbook"/>
        </w:rPr>
      </w:pPr>
    </w:p>
    <w:p w:rsidR="007D35CF" w:rsidDel="00374D59" w:rsidRDefault="007D35CF" w:rsidP="007D35CF">
      <w:pPr>
        <w:rPr>
          <w:del w:id="1266" w:author="Yangcl" w:date="2020-03-25T10:33:00Z"/>
          <w:rFonts w:ascii="Century Schoolbook" w:hAnsi="Century Schoolbook"/>
        </w:rPr>
      </w:pPr>
    </w:p>
    <w:p w:rsidR="007D35CF" w:rsidDel="00374D59" w:rsidRDefault="007D35CF" w:rsidP="007D35CF">
      <w:pPr>
        <w:rPr>
          <w:del w:id="1267" w:author="Yangcl" w:date="2020-03-25T10:33:00Z"/>
          <w:rFonts w:ascii="Century Schoolbook" w:hAnsi="Century Schoolbook"/>
        </w:rPr>
      </w:pPr>
    </w:p>
    <w:p w:rsidR="007D35CF" w:rsidDel="00374D59" w:rsidRDefault="007D35CF" w:rsidP="007D35CF">
      <w:pPr>
        <w:rPr>
          <w:del w:id="1268" w:author="Yangcl" w:date="2020-03-25T10:33:00Z"/>
          <w:rFonts w:ascii="Century Schoolbook" w:hAnsi="Century Schoolbook"/>
        </w:rPr>
      </w:pPr>
    </w:p>
    <w:p w:rsidR="007D35CF" w:rsidDel="00374D59" w:rsidRDefault="007D35CF" w:rsidP="007D35CF">
      <w:pPr>
        <w:rPr>
          <w:del w:id="1269" w:author="Yangcl" w:date="2020-03-25T10:33:00Z"/>
          <w:rFonts w:ascii="Century Schoolbook" w:hAnsi="Century Schoolbook"/>
        </w:rPr>
      </w:pPr>
    </w:p>
    <w:p w:rsidR="007D35CF" w:rsidDel="00374D59" w:rsidRDefault="007D35CF" w:rsidP="007D35CF">
      <w:pPr>
        <w:rPr>
          <w:del w:id="1270" w:author="Yangcl" w:date="2020-03-25T10:33:00Z"/>
          <w:rFonts w:ascii="Century Schoolbook" w:hAnsi="Century Schoolbook"/>
        </w:rPr>
      </w:pPr>
    </w:p>
    <w:p w:rsidR="007D35CF" w:rsidDel="00374D59" w:rsidRDefault="007D35CF" w:rsidP="007D35CF">
      <w:pPr>
        <w:rPr>
          <w:del w:id="1271" w:author="Yangcl" w:date="2020-03-25T10:33:00Z"/>
          <w:rFonts w:ascii="Century Schoolbook" w:hAnsi="Century Schoolbook"/>
        </w:rPr>
      </w:pPr>
    </w:p>
    <w:p w:rsidR="007D35CF" w:rsidDel="00374D59" w:rsidRDefault="007D35CF" w:rsidP="007D35CF">
      <w:pPr>
        <w:rPr>
          <w:del w:id="1272" w:author="Yangcl" w:date="2020-03-25T10:33:00Z"/>
          <w:rFonts w:ascii="Century Schoolbook" w:hAnsi="Century Schoolbook"/>
        </w:rPr>
      </w:pPr>
    </w:p>
    <w:p w:rsidR="007D35CF" w:rsidDel="00374D59" w:rsidRDefault="007D35CF" w:rsidP="007D35CF">
      <w:pPr>
        <w:rPr>
          <w:del w:id="1273" w:author="Yangcl" w:date="2020-03-25T10:33:00Z"/>
          <w:rFonts w:ascii="Century Schoolbook" w:hAnsi="Century Schoolbook"/>
        </w:rPr>
      </w:pPr>
    </w:p>
    <w:p w:rsidR="007D35CF" w:rsidDel="00374D59" w:rsidRDefault="007D35CF" w:rsidP="007D35CF">
      <w:pPr>
        <w:rPr>
          <w:del w:id="1274" w:author="Yangcl" w:date="2020-03-25T10:33:00Z"/>
          <w:rFonts w:ascii="Century Schoolbook" w:hAnsi="Century Schoolbook"/>
        </w:rPr>
      </w:pPr>
    </w:p>
    <w:p w:rsidR="007D35CF" w:rsidDel="00374D59" w:rsidRDefault="007D35CF" w:rsidP="007D35CF">
      <w:pPr>
        <w:rPr>
          <w:del w:id="1275" w:author="Yangcl" w:date="2020-03-25T10:33:00Z"/>
          <w:rFonts w:ascii="Century Schoolbook" w:hAnsi="Century Schoolbook"/>
        </w:rPr>
      </w:pPr>
    </w:p>
    <w:p w:rsidR="007D35CF" w:rsidDel="00374D59" w:rsidRDefault="007D35CF" w:rsidP="007D35CF">
      <w:pPr>
        <w:rPr>
          <w:del w:id="1276" w:author="Yangcl" w:date="2020-03-25T10:33:00Z"/>
          <w:rFonts w:ascii="Century Schoolbook" w:hAnsi="Century Schoolbook"/>
        </w:rPr>
      </w:pPr>
    </w:p>
    <w:p w:rsidR="007D35CF" w:rsidDel="00374D59" w:rsidRDefault="007D35CF" w:rsidP="007D35CF">
      <w:pPr>
        <w:rPr>
          <w:del w:id="1277" w:author="Yangcl" w:date="2020-03-25T10:33:00Z"/>
          <w:rFonts w:ascii="Century Schoolbook" w:hAnsi="Century Schoolbook"/>
        </w:rPr>
      </w:pPr>
    </w:p>
    <w:p w:rsidR="007D35CF" w:rsidDel="00374D59" w:rsidRDefault="007D35CF" w:rsidP="007D35CF">
      <w:pPr>
        <w:rPr>
          <w:del w:id="1278" w:author="Yangcl" w:date="2020-03-25T10:33:00Z"/>
          <w:rFonts w:ascii="Century Schoolbook" w:hAnsi="Century Schoolbook"/>
        </w:rPr>
      </w:pPr>
    </w:p>
    <w:p w:rsidR="007D35CF" w:rsidDel="00374D59" w:rsidRDefault="007D35CF" w:rsidP="007D35CF">
      <w:pPr>
        <w:rPr>
          <w:del w:id="1279" w:author="Yangcl" w:date="2020-03-25T10:33:00Z"/>
          <w:rFonts w:ascii="Century Schoolbook" w:hAnsi="Century Schoolbook"/>
        </w:rPr>
      </w:pPr>
    </w:p>
    <w:p w:rsidR="007D35CF" w:rsidDel="00374D59" w:rsidRDefault="007D35CF" w:rsidP="007D35CF">
      <w:pPr>
        <w:rPr>
          <w:del w:id="1280" w:author="Yangcl" w:date="2020-03-25T10:33:00Z"/>
          <w:rFonts w:ascii="Century Schoolbook" w:hAnsi="Century Schoolbook"/>
        </w:rPr>
      </w:pPr>
    </w:p>
    <w:p w:rsidR="007D35CF" w:rsidDel="00374D59" w:rsidRDefault="007D35CF" w:rsidP="007D35CF">
      <w:pPr>
        <w:rPr>
          <w:del w:id="1281" w:author="Yangcl" w:date="2020-03-25T10:33:00Z"/>
          <w:rFonts w:ascii="Century Schoolbook" w:hAnsi="Century Schoolbook"/>
        </w:rPr>
      </w:pPr>
    </w:p>
    <w:p w:rsidR="007D35CF" w:rsidDel="00374D59" w:rsidRDefault="007D35CF" w:rsidP="007D35CF">
      <w:pPr>
        <w:rPr>
          <w:del w:id="1282" w:author="Yangcl" w:date="2020-03-25T10:33:00Z"/>
          <w:rFonts w:ascii="Century Schoolbook" w:hAnsi="Century Schoolbook"/>
        </w:rPr>
      </w:pPr>
    </w:p>
    <w:p w:rsidR="007D35CF" w:rsidDel="00374D59" w:rsidRDefault="007D35CF" w:rsidP="007D35CF">
      <w:pPr>
        <w:rPr>
          <w:del w:id="1283" w:author="Yangcl" w:date="2020-03-25T10:33:00Z"/>
          <w:rFonts w:ascii="Century Schoolbook" w:hAnsi="Century Schoolbook"/>
        </w:rPr>
      </w:pPr>
    </w:p>
    <w:p w:rsidR="007D35CF" w:rsidDel="00374D59" w:rsidRDefault="007D35CF" w:rsidP="007D35CF">
      <w:pPr>
        <w:rPr>
          <w:del w:id="1284" w:author="Yangcl" w:date="2020-03-25T10:33:00Z"/>
          <w:rFonts w:ascii="Century Schoolbook" w:hAnsi="Century Schoolbook"/>
        </w:rPr>
      </w:pPr>
    </w:p>
    <w:p w:rsidR="007D35CF" w:rsidDel="00374D59" w:rsidRDefault="007D35CF" w:rsidP="007D35CF">
      <w:pPr>
        <w:rPr>
          <w:del w:id="1285" w:author="Yangcl" w:date="2020-03-25T10:33:00Z"/>
          <w:rFonts w:ascii="Century Schoolbook" w:hAnsi="Century Schoolbook"/>
        </w:rPr>
      </w:pPr>
    </w:p>
    <w:p w:rsidR="007D35CF" w:rsidDel="00374D59" w:rsidRDefault="007D35CF" w:rsidP="007D35CF">
      <w:pPr>
        <w:rPr>
          <w:del w:id="1286" w:author="Yangcl" w:date="2020-03-25T10:33:00Z"/>
          <w:rFonts w:ascii="Century Schoolbook" w:hAnsi="Century Schoolbook"/>
        </w:rPr>
      </w:pPr>
    </w:p>
    <w:p w:rsidR="007D35CF" w:rsidDel="00374D59" w:rsidRDefault="007D35CF" w:rsidP="007D35CF">
      <w:pPr>
        <w:rPr>
          <w:del w:id="1287" w:author="Yangcl" w:date="2020-03-25T10:33:00Z"/>
          <w:rFonts w:ascii="Century Schoolbook" w:hAnsi="Century Schoolbook"/>
        </w:rPr>
      </w:pPr>
    </w:p>
    <w:p w:rsidR="007D35CF" w:rsidRPr="007C0623" w:rsidDel="00374D59" w:rsidRDefault="007D35CF" w:rsidP="007D35CF">
      <w:pPr>
        <w:rPr>
          <w:del w:id="1288" w:author="Yangcl" w:date="2020-03-25T10:33:00Z"/>
          <w:rFonts w:ascii="Century Schoolbook" w:hAnsi="Century Schoolbook"/>
        </w:rPr>
      </w:pPr>
    </w:p>
    <w:p w:rsidR="007D35CF" w:rsidRPr="00F8697E" w:rsidDel="00374D59" w:rsidRDefault="007D35CF" w:rsidP="007D35CF">
      <w:pPr>
        <w:rPr>
          <w:del w:id="1289" w:author="Yangcl" w:date="2020-03-25T10:33:00Z"/>
          <w:rFonts w:ascii="Century Schoolbook" w:hAnsi="Century Schoolbook"/>
        </w:rPr>
      </w:pPr>
    </w:p>
    <w:p w:rsidR="007D35CF" w:rsidDel="00374D59" w:rsidRDefault="007D35CF" w:rsidP="007D35CF">
      <w:pPr>
        <w:rPr>
          <w:del w:id="1290" w:author="Yangcl" w:date="2020-03-25T10:33:00Z"/>
          <w:rFonts w:ascii="Century Schoolbook" w:hAnsi="Century Schoolbook"/>
        </w:rPr>
      </w:pPr>
    </w:p>
    <w:p w:rsidR="007D35CF" w:rsidDel="00374D59" w:rsidRDefault="007D35CF" w:rsidP="007D35CF">
      <w:pPr>
        <w:rPr>
          <w:del w:id="1291" w:author="Yangcl" w:date="2020-03-25T10:33:00Z"/>
          <w:rFonts w:ascii="Century Schoolbook" w:hAnsi="Century Schoolbook"/>
        </w:rPr>
      </w:pPr>
    </w:p>
    <w:p w:rsidR="007D35CF" w:rsidDel="00374D59" w:rsidRDefault="007D35CF" w:rsidP="007D35CF">
      <w:pPr>
        <w:rPr>
          <w:del w:id="1292" w:author="Yangcl" w:date="2020-03-25T10:33:00Z"/>
          <w:rFonts w:ascii="Century Schoolbook" w:hAnsi="Century Schoolbook"/>
        </w:rPr>
      </w:pPr>
    </w:p>
    <w:p w:rsidR="007D35CF" w:rsidDel="00374D59" w:rsidRDefault="007D35CF" w:rsidP="007D35CF">
      <w:pPr>
        <w:rPr>
          <w:del w:id="1293" w:author="Yangcl" w:date="2020-03-25T10:33:00Z"/>
          <w:rFonts w:ascii="Century Schoolbook" w:hAnsi="Century Schoolbook"/>
        </w:rPr>
      </w:pPr>
    </w:p>
    <w:p w:rsidR="007D35CF" w:rsidDel="00374D59" w:rsidRDefault="007D35CF" w:rsidP="007D35CF">
      <w:pPr>
        <w:rPr>
          <w:del w:id="1294" w:author="Yangcl" w:date="2020-03-25T10:33:00Z"/>
          <w:rFonts w:ascii="Century Schoolbook" w:hAnsi="Century Schoolbook"/>
        </w:rPr>
      </w:pPr>
    </w:p>
    <w:p w:rsidR="007D35CF" w:rsidDel="00374D59" w:rsidRDefault="007D35CF" w:rsidP="007D35CF">
      <w:pPr>
        <w:rPr>
          <w:del w:id="1295" w:author="Yangcl" w:date="2020-03-25T10:33:00Z"/>
          <w:rFonts w:ascii="Century Schoolbook" w:hAnsi="Century Schoolbook"/>
        </w:rPr>
      </w:pPr>
    </w:p>
    <w:p w:rsidR="007D35CF" w:rsidDel="00374D59" w:rsidRDefault="007D35CF" w:rsidP="007D35CF">
      <w:pPr>
        <w:rPr>
          <w:del w:id="1296" w:author="Yangcl" w:date="2020-03-25T10:33:00Z"/>
          <w:rFonts w:ascii="Century Schoolbook" w:hAnsi="Century Schoolbook"/>
        </w:rPr>
      </w:pPr>
    </w:p>
    <w:p w:rsidR="007D35CF" w:rsidDel="00374D59" w:rsidRDefault="007D35CF" w:rsidP="007D35CF">
      <w:pPr>
        <w:rPr>
          <w:del w:id="1297" w:author="Yangcl" w:date="2020-03-25T10:33:00Z"/>
          <w:rFonts w:ascii="Century Schoolbook" w:hAnsi="Century Schoolbook"/>
        </w:rPr>
      </w:pPr>
    </w:p>
    <w:p w:rsidR="007D35CF" w:rsidDel="00374D59" w:rsidRDefault="007D35CF" w:rsidP="007D35CF">
      <w:pPr>
        <w:rPr>
          <w:del w:id="1298" w:author="Yangcl" w:date="2020-03-25T10:33:00Z"/>
          <w:rFonts w:ascii="Century Schoolbook" w:hAnsi="Century Schoolbook"/>
        </w:rPr>
      </w:pPr>
    </w:p>
    <w:p w:rsidR="007D35CF" w:rsidDel="00374D59" w:rsidRDefault="007D35CF" w:rsidP="007D35CF">
      <w:pPr>
        <w:rPr>
          <w:del w:id="1299" w:author="Yangcl" w:date="2020-03-25T10:33:00Z"/>
          <w:rFonts w:ascii="Century Schoolbook" w:hAnsi="Century Schoolbook"/>
        </w:rPr>
      </w:pPr>
    </w:p>
    <w:p w:rsidR="007D35CF" w:rsidDel="00374D59" w:rsidRDefault="007D35CF" w:rsidP="007D35CF">
      <w:pPr>
        <w:rPr>
          <w:del w:id="1300" w:author="Yangcl" w:date="2020-03-25T10:33:00Z"/>
          <w:rFonts w:ascii="Century Schoolbook" w:hAnsi="Century Schoolbook"/>
        </w:rPr>
      </w:pPr>
    </w:p>
    <w:p w:rsidR="007D35CF" w:rsidDel="00374D59" w:rsidRDefault="007D35CF" w:rsidP="007D35CF">
      <w:pPr>
        <w:rPr>
          <w:del w:id="1301" w:author="Yangcl" w:date="2020-03-25T10:33:00Z"/>
          <w:rFonts w:ascii="Century Schoolbook" w:hAnsi="Century Schoolbook"/>
        </w:rPr>
      </w:pPr>
    </w:p>
    <w:p w:rsidR="007D35CF" w:rsidDel="00374D59" w:rsidRDefault="007D35CF" w:rsidP="007D35CF">
      <w:pPr>
        <w:rPr>
          <w:del w:id="1302" w:author="Yangcl" w:date="2020-03-25T10:33:00Z"/>
          <w:rFonts w:ascii="Century Schoolbook" w:hAnsi="Century Schoolbook"/>
        </w:rPr>
      </w:pPr>
    </w:p>
    <w:p w:rsidR="007D35CF" w:rsidDel="00374D59" w:rsidRDefault="007D35CF" w:rsidP="007D35CF">
      <w:pPr>
        <w:rPr>
          <w:del w:id="1303" w:author="Yangcl" w:date="2020-03-25T10:33:00Z"/>
          <w:rFonts w:ascii="Century Schoolbook" w:hAnsi="Century Schoolbook"/>
        </w:rPr>
      </w:pPr>
    </w:p>
    <w:p w:rsidR="007D35CF" w:rsidDel="00374D59" w:rsidRDefault="007D35CF" w:rsidP="007D35CF">
      <w:pPr>
        <w:rPr>
          <w:del w:id="1304" w:author="Yangcl" w:date="2020-03-25T10:33:00Z"/>
          <w:rFonts w:ascii="Century Schoolbook" w:hAnsi="Century Schoolbook"/>
        </w:rPr>
      </w:pPr>
    </w:p>
    <w:p w:rsidR="007D35CF" w:rsidDel="00374D59" w:rsidRDefault="007D35CF" w:rsidP="007D35CF">
      <w:pPr>
        <w:rPr>
          <w:del w:id="1305" w:author="Yangcl" w:date="2020-03-25T10:33:00Z"/>
          <w:rFonts w:ascii="Century Schoolbook" w:hAnsi="Century Schoolbook"/>
        </w:rPr>
      </w:pPr>
    </w:p>
    <w:p w:rsidR="007D35CF" w:rsidDel="00374D59" w:rsidRDefault="007D35CF" w:rsidP="007D35CF">
      <w:pPr>
        <w:rPr>
          <w:del w:id="1306" w:author="Yangcl" w:date="2020-03-25T10:33:00Z"/>
          <w:rFonts w:ascii="Century Schoolbook" w:hAnsi="Century Schoolbook"/>
        </w:rPr>
      </w:pPr>
    </w:p>
    <w:p w:rsidR="007D35CF" w:rsidDel="00374D59" w:rsidRDefault="007D35CF" w:rsidP="007D35CF">
      <w:pPr>
        <w:rPr>
          <w:del w:id="1307" w:author="Yangcl" w:date="2020-03-25T10:33:00Z"/>
          <w:rFonts w:ascii="Century Schoolbook" w:hAnsi="Century Schoolbook"/>
        </w:rPr>
      </w:pPr>
    </w:p>
    <w:p w:rsidR="007D35CF" w:rsidDel="00374D59" w:rsidRDefault="007D35CF" w:rsidP="007D35CF">
      <w:pPr>
        <w:rPr>
          <w:del w:id="1308" w:author="Yangcl" w:date="2020-03-25T10:33:00Z"/>
          <w:rFonts w:ascii="Century Schoolbook" w:hAnsi="Century Schoolbook"/>
        </w:rPr>
      </w:pPr>
    </w:p>
    <w:p w:rsidR="007D35CF" w:rsidDel="00374D59" w:rsidRDefault="007D35CF" w:rsidP="007D35CF">
      <w:pPr>
        <w:rPr>
          <w:del w:id="1309" w:author="Yangcl" w:date="2020-03-25T10:33:00Z"/>
          <w:rFonts w:ascii="Century Schoolbook" w:hAnsi="Century Schoolbook"/>
        </w:rPr>
      </w:pPr>
    </w:p>
    <w:p w:rsidR="007D35CF" w:rsidDel="00374D59" w:rsidRDefault="007D35CF" w:rsidP="007D35CF">
      <w:pPr>
        <w:rPr>
          <w:del w:id="1310" w:author="Yangcl" w:date="2020-03-25T10:33:00Z"/>
          <w:rFonts w:ascii="Century Schoolbook" w:hAnsi="Century Schoolbook"/>
        </w:rPr>
      </w:pPr>
    </w:p>
    <w:p w:rsidR="007D35CF" w:rsidDel="00374D59" w:rsidRDefault="007D35CF" w:rsidP="007D35CF">
      <w:pPr>
        <w:rPr>
          <w:del w:id="1311" w:author="Yangcl" w:date="2020-03-25T10:33:00Z"/>
          <w:rFonts w:ascii="Century Schoolbook" w:hAnsi="Century Schoolbook"/>
        </w:rPr>
      </w:pPr>
    </w:p>
    <w:p w:rsidR="007D35CF" w:rsidDel="00374D59" w:rsidRDefault="007D35CF" w:rsidP="007D35CF">
      <w:pPr>
        <w:rPr>
          <w:del w:id="1312" w:author="Yangcl" w:date="2020-03-25T10:33:00Z"/>
          <w:rFonts w:ascii="Century Schoolbook" w:hAnsi="Century Schoolbook"/>
        </w:rPr>
      </w:pPr>
    </w:p>
    <w:p w:rsidR="007D35CF" w:rsidDel="00374D59" w:rsidRDefault="007D35CF" w:rsidP="007D35CF">
      <w:pPr>
        <w:rPr>
          <w:del w:id="1313" w:author="Yangcl" w:date="2020-03-25T10:33:00Z"/>
          <w:rFonts w:ascii="Century Schoolbook" w:hAnsi="Century Schoolbook"/>
        </w:rPr>
      </w:pPr>
    </w:p>
    <w:p w:rsidR="007D35CF" w:rsidDel="00374D59" w:rsidRDefault="007D35CF" w:rsidP="007D35CF">
      <w:pPr>
        <w:rPr>
          <w:del w:id="1314" w:author="Yangcl" w:date="2020-03-25T10:33:00Z"/>
          <w:rFonts w:ascii="Century Schoolbook" w:hAnsi="Century Schoolbook"/>
        </w:rPr>
      </w:pPr>
    </w:p>
    <w:p w:rsidR="007D35CF" w:rsidDel="00374D59" w:rsidRDefault="007D35CF" w:rsidP="007D35CF">
      <w:pPr>
        <w:rPr>
          <w:del w:id="1315" w:author="Yangcl" w:date="2020-03-25T10:33:00Z"/>
          <w:rFonts w:ascii="Century Schoolbook" w:hAnsi="Century Schoolbook"/>
        </w:rPr>
      </w:pPr>
    </w:p>
    <w:p w:rsidR="007D35CF" w:rsidDel="00374D59" w:rsidRDefault="007D35CF" w:rsidP="007D35CF">
      <w:pPr>
        <w:rPr>
          <w:del w:id="1316" w:author="Yangcl" w:date="2020-03-25T10:33:00Z"/>
          <w:rFonts w:ascii="Century Schoolbook" w:hAnsi="Century Schoolbook"/>
        </w:rPr>
      </w:pPr>
    </w:p>
    <w:p w:rsidR="007D35CF" w:rsidDel="00374D59" w:rsidRDefault="007D35CF" w:rsidP="007D35CF">
      <w:pPr>
        <w:rPr>
          <w:del w:id="1317" w:author="Yangcl" w:date="2020-03-25T10:33:00Z"/>
          <w:rFonts w:ascii="Century Schoolbook" w:hAnsi="Century Schoolbook"/>
        </w:rPr>
      </w:pPr>
    </w:p>
    <w:p w:rsidR="007D35CF" w:rsidDel="00374D59" w:rsidRDefault="007D35CF" w:rsidP="007D35CF">
      <w:pPr>
        <w:rPr>
          <w:del w:id="1318" w:author="Yangcl" w:date="2020-03-25T10:33:00Z"/>
          <w:rFonts w:ascii="Century Schoolbook" w:hAnsi="Century Schoolbook"/>
        </w:rPr>
      </w:pPr>
    </w:p>
    <w:p w:rsidR="007D35CF" w:rsidDel="00374D59" w:rsidRDefault="007D35CF" w:rsidP="007D35CF">
      <w:pPr>
        <w:rPr>
          <w:del w:id="1319" w:author="Yangcl" w:date="2020-03-25T10:33:00Z"/>
          <w:rFonts w:ascii="Century Schoolbook" w:hAnsi="Century Schoolbook"/>
        </w:rPr>
      </w:pPr>
    </w:p>
    <w:p w:rsidR="007D35CF" w:rsidDel="00374D59" w:rsidRDefault="007D35CF" w:rsidP="007D35CF">
      <w:pPr>
        <w:rPr>
          <w:del w:id="1320" w:author="Yangcl" w:date="2020-03-25T10:33:00Z"/>
          <w:rFonts w:ascii="Century Schoolbook" w:hAnsi="Century Schoolbook"/>
        </w:rPr>
      </w:pPr>
    </w:p>
    <w:p w:rsidR="007D35CF" w:rsidDel="00374D59" w:rsidRDefault="007D35CF" w:rsidP="007D35CF">
      <w:pPr>
        <w:rPr>
          <w:del w:id="1321" w:author="Yangcl" w:date="2020-03-25T10:33:00Z"/>
          <w:rFonts w:ascii="Century Schoolbook" w:hAnsi="Century Schoolbook"/>
        </w:rPr>
      </w:pPr>
    </w:p>
    <w:p w:rsidR="007D35CF" w:rsidDel="00374D59" w:rsidRDefault="007D35CF" w:rsidP="007D35CF">
      <w:pPr>
        <w:rPr>
          <w:del w:id="1322" w:author="Yangcl" w:date="2020-03-25T10:33:00Z"/>
          <w:rFonts w:ascii="Century Schoolbook" w:hAnsi="Century Schoolbook"/>
        </w:rPr>
      </w:pPr>
    </w:p>
    <w:p w:rsidR="007D35CF" w:rsidDel="00374D59" w:rsidRDefault="007D35CF" w:rsidP="007D35CF">
      <w:pPr>
        <w:rPr>
          <w:del w:id="1323" w:author="Yangcl" w:date="2020-03-25T10:33:00Z"/>
          <w:rFonts w:ascii="Century Schoolbook" w:hAnsi="Century Schoolbook"/>
        </w:rPr>
      </w:pPr>
    </w:p>
    <w:p w:rsidR="007D35CF" w:rsidDel="00374D59" w:rsidRDefault="007D35CF" w:rsidP="007D35CF">
      <w:pPr>
        <w:rPr>
          <w:del w:id="1324" w:author="Yangcl" w:date="2020-03-25T10:33:00Z"/>
          <w:rFonts w:ascii="Century Schoolbook" w:hAnsi="Century Schoolbook"/>
        </w:rPr>
      </w:pPr>
    </w:p>
    <w:p w:rsidR="007D35CF" w:rsidDel="00374D59" w:rsidRDefault="007D35CF" w:rsidP="007D35CF">
      <w:pPr>
        <w:rPr>
          <w:del w:id="1325" w:author="Yangcl" w:date="2020-03-25T10:33:00Z"/>
          <w:rFonts w:ascii="Century Schoolbook" w:hAnsi="Century Schoolbook"/>
        </w:rPr>
      </w:pPr>
    </w:p>
    <w:p w:rsidR="007D35CF" w:rsidDel="00374D59" w:rsidRDefault="007D35CF" w:rsidP="007D35CF">
      <w:pPr>
        <w:rPr>
          <w:del w:id="1326" w:author="Yangcl" w:date="2020-03-25T10:33:00Z"/>
          <w:rFonts w:ascii="Century Schoolbook" w:hAnsi="Century Schoolbook"/>
        </w:rPr>
      </w:pPr>
    </w:p>
    <w:p w:rsidR="007D35CF" w:rsidDel="00374D59" w:rsidRDefault="007D35CF" w:rsidP="007D35CF">
      <w:pPr>
        <w:rPr>
          <w:del w:id="1327" w:author="Yangcl" w:date="2020-03-25T10:33:00Z"/>
          <w:rFonts w:ascii="Century Schoolbook" w:hAnsi="Century Schoolbook"/>
        </w:rPr>
      </w:pPr>
    </w:p>
    <w:p w:rsidR="007D35CF" w:rsidDel="00374D59" w:rsidRDefault="007D35CF" w:rsidP="007D35CF">
      <w:pPr>
        <w:rPr>
          <w:del w:id="1328" w:author="Yangcl" w:date="2020-03-25T10:33:00Z"/>
          <w:rFonts w:ascii="Century Schoolbook" w:hAnsi="Century Schoolbook"/>
        </w:rPr>
      </w:pPr>
    </w:p>
    <w:p w:rsidR="007D35CF" w:rsidDel="00374D59" w:rsidRDefault="007D35CF" w:rsidP="007D35CF">
      <w:pPr>
        <w:rPr>
          <w:del w:id="1329" w:author="Yangcl" w:date="2020-03-25T10:33:00Z"/>
          <w:rFonts w:ascii="Century Schoolbook" w:hAnsi="Century Schoolbook"/>
        </w:rPr>
      </w:pPr>
    </w:p>
    <w:p w:rsidR="007D35CF" w:rsidDel="00374D59" w:rsidRDefault="007D35CF" w:rsidP="007D35CF">
      <w:pPr>
        <w:rPr>
          <w:del w:id="1330" w:author="Yangcl" w:date="2020-03-25T10:33:00Z"/>
          <w:rFonts w:ascii="Century Schoolbook" w:hAnsi="Century Schoolbook"/>
        </w:rPr>
      </w:pPr>
    </w:p>
    <w:p w:rsidR="007D35CF" w:rsidDel="00374D59" w:rsidRDefault="007D35CF" w:rsidP="007D35CF">
      <w:pPr>
        <w:rPr>
          <w:del w:id="1331" w:author="Yangcl" w:date="2020-03-25T10:33:00Z"/>
          <w:rFonts w:ascii="Century Schoolbook" w:hAnsi="Century Schoolbook"/>
        </w:rPr>
      </w:pPr>
    </w:p>
    <w:p w:rsidR="007D35CF" w:rsidDel="00374D59" w:rsidRDefault="007D35CF" w:rsidP="007D35CF">
      <w:pPr>
        <w:rPr>
          <w:del w:id="1332" w:author="Yangcl" w:date="2020-03-25T10:33:00Z"/>
          <w:rFonts w:ascii="Century Schoolbook" w:hAnsi="Century Schoolbook"/>
        </w:rPr>
      </w:pPr>
    </w:p>
    <w:p w:rsidR="007D35CF" w:rsidDel="00374D59" w:rsidRDefault="007D35CF" w:rsidP="007D35CF">
      <w:pPr>
        <w:rPr>
          <w:del w:id="1333" w:author="Yangcl" w:date="2020-03-25T10:33:00Z"/>
          <w:rFonts w:ascii="Century Schoolbook" w:hAnsi="Century Schoolbook"/>
        </w:rPr>
      </w:pPr>
    </w:p>
    <w:p w:rsidR="007D35CF" w:rsidDel="00374D59" w:rsidRDefault="007D35CF" w:rsidP="007D35CF">
      <w:pPr>
        <w:rPr>
          <w:del w:id="1334" w:author="Yangcl" w:date="2020-03-25T10:33:00Z"/>
          <w:rFonts w:ascii="Century Schoolbook" w:hAnsi="Century Schoolbook"/>
        </w:rPr>
      </w:pPr>
    </w:p>
    <w:p w:rsidR="007D35CF" w:rsidDel="00374D59" w:rsidRDefault="007D35CF" w:rsidP="007D35CF">
      <w:pPr>
        <w:rPr>
          <w:del w:id="1335" w:author="Yangcl" w:date="2020-03-25T10:33:00Z"/>
          <w:rFonts w:ascii="Century Schoolbook" w:hAnsi="Century Schoolbook"/>
        </w:rPr>
      </w:pPr>
    </w:p>
    <w:p w:rsidR="007D35CF" w:rsidDel="00374D59" w:rsidRDefault="007D35CF" w:rsidP="007D35CF">
      <w:pPr>
        <w:rPr>
          <w:del w:id="1336" w:author="Yangcl" w:date="2020-03-25T10:33:00Z"/>
          <w:rFonts w:ascii="Century Schoolbook" w:hAnsi="Century Schoolbook"/>
        </w:rPr>
      </w:pPr>
    </w:p>
    <w:p w:rsidR="007D35CF" w:rsidDel="00374D59" w:rsidRDefault="007D35CF" w:rsidP="007D35CF">
      <w:pPr>
        <w:rPr>
          <w:del w:id="1337" w:author="Yangcl" w:date="2020-03-25T10:33:00Z"/>
          <w:rFonts w:ascii="Century Schoolbook" w:hAnsi="Century Schoolbook"/>
        </w:rPr>
      </w:pPr>
    </w:p>
    <w:p w:rsidR="007D35CF" w:rsidDel="00374D59" w:rsidRDefault="007D35CF" w:rsidP="007D35CF">
      <w:pPr>
        <w:rPr>
          <w:del w:id="1338" w:author="Yangcl" w:date="2020-03-25T10:33:00Z"/>
          <w:rFonts w:ascii="Century Schoolbook" w:hAnsi="Century Schoolbook"/>
        </w:rPr>
      </w:pPr>
    </w:p>
    <w:p w:rsidR="007D35CF" w:rsidDel="00374D59" w:rsidRDefault="007D35CF" w:rsidP="007D35CF">
      <w:pPr>
        <w:rPr>
          <w:del w:id="1339" w:author="Yangcl" w:date="2020-03-25T10:33:00Z"/>
          <w:rFonts w:ascii="Century Schoolbook" w:hAnsi="Century Schoolbook"/>
        </w:rPr>
      </w:pPr>
    </w:p>
    <w:p w:rsidR="007D35CF" w:rsidDel="00374D59" w:rsidRDefault="007D35CF" w:rsidP="007D35CF">
      <w:pPr>
        <w:rPr>
          <w:del w:id="1340" w:author="Yangcl" w:date="2020-03-25T10:33:00Z"/>
          <w:rFonts w:ascii="Century Schoolbook" w:hAnsi="Century Schoolbook"/>
        </w:rPr>
      </w:pPr>
    </w:p>
    <w:p w:rsidR="007D35CF" w:rsidDel="00374D59" w:rsidRDefault="007D35CF" w:rsidP="007D35CF">
      <w:pPr>
        <w:rPr>
          <w:del w:id="1341" w:author="Yangcl" w:date="2020-03-25T10:33:00Z"/>
          <w:rFonts w:ascii="Century Schoolbook" w:hAnsi="Century Schoolbook"/>
        </w:rPr>
      </w:pPr>
    </w:p>
    <w:p w:rsidR="007D35CF" w:rsidDel="00374D59" w:rsidRDefault="007D35CF" w:rsidP="007D35CF">
      <w:pPr>
        <w:rPr>
          <w:del w:id="1342" w:author="Yangcl" w:date="2020-03-25T10:33:00Z"/>
          <w:rFonts w:ascii="Century Schoolbook" w:hAnsi="Century Schoolbook"/>
        </w:rPr>
      </w:pPr>
    </w:p>
    <w:p w:rsidR="007D35CF" w:rsidDel="00374D59" w:rsidRDefault="007D35CF" w:rsidP="007D35CF">
      <w:pPr>
        <w:rPr>
          <w:del w:id="1343" w:author="Yangcl" w:date="2020-03-25T10:33:00Z"/>
          <w:rFonts w:ascii="Century Schoolbook" w:hAnsi="Century Schoolbook"/>
        </w:rPr>
      </w:pPr>
    </w:p>
    <w:p w:rsidR="007D35CF" w:rsidDel="00374D59" w:rsidRDefault="007D35CF" w:rsidP="007D35CF">
      <w:pPr>
        <w:rPr>
          <w:del w:id="1344" w:author="Yangcl" w:date="2020-03-25T10:33:00Z"/>
          <w:rFonts w:ascii="Century Schoolbook" w:hAnsi="Century Schoolbook"/>
        </w:rPr>
      </w:pPr>
    </w:p>
    <w:p w:rsidR="007D35CF" w:rsidDel="00374D59" w:rsidRDefault="007D35CF" w:rsidP="007D35CF">
      <w:pPr>
        <w:rPr>
          <w:del w:id="1345" w:author="Yangcl" w:date="2020-03-25T10:33:00Z"/>
          <w:rFonts w:ascii="Century Schoolbook" w:hAnsi="Century Schoolbook"/>
        </w:rPr>
      </w:pPr>
    </w:p>
    <w:p w:rsidR="007D35CF" w:rsidDel="00374D59" w:rsidRDefault="007D35CF" w:rsidP="007D35CF">
      <w:pPr>
        <w:rPr>
          <w:del w:id="1346" w:author="Yangcl" w:date="2020-03-25T10:33:00Z"/>
          <w:rFonts w:ascii="Century Schoolbook" w:hAnsi="Century Schoolbook"/>
        </w:rPr>
      </w:pPr>
    </w:p>
    <w:p w:rsidR="007D35CF" w:rsidDel="00374D59" w:rsidRDefault="007D35CF" w:rsidP="007D35CF">
      <w:pPr>
        <w:rPr>
          <w:del w:id="1347" w:author="Yangcl" w:date="2020-03-25T10:33:00Z"/>
          <w:rFonts w:ascii="Century Schoolbook" w:hAnsi="Century Schoolbook"/>
        </w:rPr>
      </w:pPr>
    </w:p>
    <w:p w:rsidR="007D35CF" w:rsidDel="00374D59" w:rsidRDefault="007D35CF" w:rsidP="007D35CF">
      <w:pPr>
        <w:rPr>
          <w:del w:id="1348" w:author="Yangcl" w:date="2020-03-25T10:33:00Z"/>
          <w:rFonts w:ascii="Century Schoolbook" w:hAnsi="Century Schoolbook"/>
        </w:rPr>
      </w:pPr>
    </w:p>
    <w:p w:rsidR="007D35CF" w:rsidDel="00374D59" w:rsidRDefault="007D35CF" w:rsidP="007D35CF">
      <w:pPr>
        <w:rPr>
          <w:del w:id="1349" w:author="Yangcl" w:date="2020-03-25T10:33:00Z"/>
          <w:rFonts w:ascii="Century Schoolbook" w:hAnsi="Century Schoolbook"/>
        </w:rPr>
      </w:pPr>
    </w:p>
    <w:p w:rsidR="007D35CF" w:rsidDel="00374D59" w:rsidRDefault="007D35CF" w:rsidP="007D35CF">
      <w:pPr>
        <w:rPr>
          <w:del w:id="1350" w:author="Yangcl" w:date="2020-03-25T10:33:00Z"/>
          <w:rFonts w:ascii="Century Schoolbook" w:hAnsi="Century Schoolbook"/>
        </w:rPr>
      </w:pPr>
    </w:p>
    <w:p w:rsidR="007D35CF" w:rsidDel="00374D59" w:rsidRDefault="007D35CF" w:rsidP="007D35CF">
      <w:pPr>
        <w:rPr>
          <w:del w:id="1351" w:author="Yangcl" w:date="2020-03-25T10:33:00Z"/>
          <w:rFonts w:ascii="Century Schoolbook" w:hAnsi="Century Schoolbook"/>
        </w:rPr>
      </w:pPr>
    </w:p>
    <w:p w:rsidR="007D35CF" w:rsidDel="00374D59" w:rsidRDefault="007D35CF" w:rsidP="007D35CF">
      <w:pPr>
        <w:rPr>
          <w:del w:id="1352" w:author="Yangcl" w:date="2020-03-25T10:33:00Z"/>
          <w:rFonts w:ascii="Century Schoolbook" w:hAnsi="Century Schoolbook"/>
        </w:rPr>
      </w:pPr>
    </w:p>
    <w:p w:rsidR="007D35CF" w:rsidDel="00374D59" w:rsidRDefault="007D35CF" w:rsidP="007D35CF">
      <w:pPr>
        <w:rPr>
          <w:del w:id="1353" w:author="Yangcl" w:date="2020-03-25T10:33:00Z"/>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1354" w:name="OLE_LINK1"/>
            <w:bookmarkStart w:id="1355" w:name="OLE_LINK2"/>
            <w:bookmarkStart w:id="1356" w:name="OLE_LINK3"/>
            <w:bookmarkStart w:id="1357" w:name="OLE_LINK4"/>
            <w:bookmarkStart w:id="1358" w:name="OLE_LINK5"/>
            <w:bookmarkStart w:id="1359" w:name="OLE_LINK6"/>
            <w:bookmarkStart w:id="1360"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1354"/>
      <w:bookmarkEnd w:id="1355"/>
      <w:bookmarkEnd w:id="1356"/>
      <w:bookmarkEnd w:id="1357"/>
      <w:bookmarkEnd w:id="1358"/>
      <w:bookmarkEnd w:id="1359"/>
      <w:bookmarkEnd w:id="1360"/>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2BD" w:rsidRDefault="00C402BD" w:rsidP="006E5044">
      <w:r>
        <w:separator/>
      </w:r>
    </w:p>
  </w:endnote>
  <w:endnote w:type="continuationSeparator" w:id="0">
    <w:p w:rsidR="00C402BD" w:rsidRDefault="00C402BD"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2BD" w:rsidRDefault="00C402BD" w:rsidP="006E5044">
      <w:r>
        <w:separator/>
      </w:r>
    </w:p>
  </w:footnote>
  <w:footnote w:type="continuationSeparator" w:id="0">
    <w:p w:rsidR="00C402BD" w:rsidRDefault="00C402BD"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15"/>
  </w:num>
  <w:num w:numId="4">
    <w:abstractNumId w:val="0"/>
  </w:num>
  <w:num w:numId="5">
    <w:abstractNumId w:val="1"/>
  </w:num>
  <w:num w:numId="6">
    <w:abstractNumId w:val="12"/>
  </w:num>
  <w:num w:numId="7">
    <w:abstractNumId w:val="2"/>
  </w:num>
  <w:num w:numId="8">
    <w:abstractNumId w:val="17"/>
  </w:num>
  <w:num w:numId="9">
    <w:abstractNumId w:val="8"/>
  </w:num>
  <w:num w:numId="10">
    <w:abstractNumId w:val="14"/>
  </w:num>
  <w:num w:numId="11">
    <w:abstractNumId w:val="11"/>
  </w:num>
  <w:num w:numId="12">
    <w:abstractNumId w:val="20"/>
  </w:num>
  <w:num w:numId="13">
    <w:abstractNumId w:val="6"/>
  </w:num>
  <w:num w:numId="14">
    <w:abstractNumId w:val="10"/>
  </w:num>
  <w:num w:numId="15">
    <w:abstractNumId w:val="5"/>
  </w:num>
  <w:num w:numId="16">
    <w:abstractNumId w:val="7"/>
  </w:num>
  <w:num w:numId="17">
    <w:abstractNumId w:val="21"/>
  </w:num>
  <w:num w:numId="18">
    <w:abstractNumId w:val="19"/>
  </w:num>
  <w:num w:numId="19">
    <w:abstractNumId w:val="13"/>
  </w:num>
  <w:num w:numId="20">
    <w:abstractNumId w:val="18"/>
  </w:num>
  <w:num w:numId="21">
    <w:abstractNumId w:val="4"/>
  </w:num>
  <w:num w:numId="22">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ngcl">
    <w15:presenceInfo w15:providerId="None" w15:userId="Yangc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11E"/>
    <w:rsid w:val="00001AF9"/>
    <w:rsid w:val="00002FE4"/>
    <w:rsid w:val="00003E35"/>
    <w:rsid w:val="0000649A"/>
    <w:rsid w:val="00007E37"/>
    <w:rsid w:val="000107F5"/>
    <w:rsid w:val="00012FB3"/>
    <w:rsid w:val="00014A0E"/>
    <w:rsid w:val="00014D03"/>
    <w:rsid w:val="00014EFD"/>
    <w:rsid w:val="0001548E"/>
    <w:rsid w:val="00015F07"/>
    <w:rsid w:val="00016444"/>
    <w:rsid w:val="00016578"/>
    <w:rsid w:val="00017FE1"/>
    <w:rsid w:val="0002089D"/>
    <w:rsid w:val="0002380C"/>
    <w:rsid w:val="00023E6E"/>
    <w:rsid w:val="00024173"/>
    <w:rsid w:val="000254AF"/>
    <w:rsid w:val="0002555F"/>
    <w:rsid w:val="00026484"/>
    <w:rsid w:val="00030716"/>
    <w:rsid w:val="000307C9"/>
    <w:rsid w:val="000311D9"/>
    <w:rsid w:val="00031A18"/>
    <w:rsid w:val="00035B68"/>
    <w:rsid w:val="00036FBE"/>
    <w:rsid w:val="00037CEC"/>
    <w:rsid w:val="0004004E"/>
    <w:rsid w:val="00041A2D"/>
    <w:rsid w:val="00042035"/>
    <w:rsid w:val="00044784"/>
    <w:rsid w:val="00044C5E"/>
    <w:rsid w:val="000518F0"/>
    <w:rsid w:val="00052E54"/>
    <w:rsid w:val="00053F42"/>
    <w:rsid w:val="00056723"/>
    <w:rsid w:val="00057339"/>
    <w:rsid w:val="000603E2"/>
    <w:rsid w:val="000644DD"/>
    <w:rsid w:val="00065949"/>
    <w:rsid w:val="00066ECC"/>
    <w:rsid w:val="0006704C"/>
    <w:rsid w:val="000677D8"/>
    <w:rsid w:val="00073853"/>
    <w:rsid w:val="00073EA1"/>
    <w:rsid w:val="000753A8"/>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20D8"/>
    <w:rsid w:val="000B4427"/>
    <w:rsid w:val="000B4B34"/>
    <w:rsid w:val="000B57B7"/>
    <w:rsid w:val="000B5912"/>
    <w:rsid w:val="000B5E26"/>
    <w:rsid w:val="000B6681"/>
    <w:rsid w:val="000B6D39"/>
    <w:rsid w:val="000C22CD"/>
    <w:rsid w:val="000C277E"/>
    <w:rsid w:val="000C2C69"/>
    <w:rsid w:val="000C3618"/>
    <w:rsid w:val="000C37F7"/>
    <w:rsid w:val="000C42B8"/>
    <w:rsid w:val="000C7A2F"/>
    <w:rsid w:val="000D094B"/>
    <w:rsid w:val="000D4015"/>
    <w:rsid w:val="000D4DDC"/>
    <w:rsid w:val="000D503A"/>
    <w:rsid w:val="000D777D"/>
    <w:rsid w:val="000D7FDE"/>
    <w:rsid w:val="000E121C"/>
    <w:rsid w:val="000E1E8F"/>
    <w:rsid w:val="000E2A57"/>
    <w:rsid w:val="000E2C7F"/>
    <w:rsid w:val="000E2FAF"/>
    <w:rsid w:val="000E35FA"/>
    <w:rsid w:val="000E4326"/>
    <w:rsid w:val="000E76D1"/>
    <w:rsid w:val="000F02DF"/>
    <w:rsid w:val="000F0B4F"/>
    <w:rsid w:val="000F1E37"/>
    <w:rsid w:val="000F4D4D"/>
    <w:rsid w:val="000F5E08"/>
    <w:rsid w:val="000F6F81"/>
    <w:rsid w:val="001038E8"/>
    <w:rsid w:val="00103EF2"/>
    <w:rsid w:val="001050A5"/>
    <w:rsid w:val="00105259"/>
    <w:rsid w:val="001079FC"/>
    <w:rsid w:val="0011090A"/>
    <w:rsid w:val="00117F39"/>
    <w:rsid w:val="00120897"/>
    <w:rsid w:val="00120E08"/>
    <w:rsid w:val="001223AF"/>
    <w:rsid w:val="00122D8F"/>
    <w:rsid w:val="0012560C"/>
    <w:rsid w:val="00131C67"/>
    <w:rsid w:val="00132767"/>
    <w:rsid w:val="00136FB7"/>
    <w:rsid w:val="001416BE"/>
    <w:rsid w:val="001427CC"/>
    <w:rsid w:val="00143832"/>
    <w:rsid w:val="00143BEB"/>
    <w:rsid w:val="00146EE2"/>
    <w:rsid w:val="00147294"/>
    <w:rsid w:val="00147CB2"/>
    <w:rsid w:val="001508AB"/>
    <w:rsid w:val="00152D2E"/>
    <w:rsid w:val="001577E3"/>
    <w:rsid w:val="001626EC"/>
    <w:rsid w:val="00163CAA"/>
    <w:rsid w:val="00167B67"/>
    <w:rsid w:val="00173F0B"/>
    <w:rsid w:val="00175ED2"/>
    <w:rsid w:val="00176C6B"/>
    <w:rsid w:val="0018179F"/>
    <w:rsid w:val="001822FC"/>
    <w:rsid w:val="001829FE"/>
    <w:rsid w:val="00183AAB"/>
    <w:rsid w:val="00186A4E"/>
    <w:rsid w:val="001874C9"/>
    <w:rsid w:val="00190840"/>
    <w:rsid w:val="00191A3E"/>
    <w:rsid w:val="00191A9D"/>
    <w:rsid w:val="00193578"/>
    <w:rsid w:val="00193BD4"/>
    <w:rsid w:val="00193F98"/>
    <w:rsid w:val="00194374"/>
    <w:rsid w:val="001952F9"/>
    <w:rsid w:val="00195771"/>
    <w:rsid w:val="00197ED9"/>
    <w:rsid w:val="001A123D"/>
    <w:rsid w:val="001A13CB"/>
    <w:rsid w:val="001A2550"/>
    <w:rsid w:val="001A28E7"/>
    <w:rsid w:val="001A4198"/>
    <w:rsid w:val="001A4342"/>
    <w:rsid w:val="001B3C15"/>
    <w:rsid w:val="001B5ED6"/>
    <w:rsid w:val="001C418A"/>
    <w:rsid w:val="001C75DD"/>
    <w:rsid w:val="001E1721"/>
    <w:rsid w:val="001E1FDD"/>
    <w:rsid w:val="001E365C"/>
    <w:rsid w:val="001E5BD7"/>
    <w:rsid w:val="001E7AE6"/>
    <w:rsid w:val="00202FE2"/>
    <w:rsid w:val="00205635"/>
    <w:rsid w:val="00205D6D"/>
    <w:rsid w:val="00205E30"/>
    <w:rsid w:val="00207724"/>
    <w:rsid w:val="0021047E"/>
    <w:rsid w:val="00220E00"/>
    <w:rsid w:val="00221DAD"/>
    <w:rsid w:val="002245CB"/>
    <w:rsid w:val="002264BB"/>
    <w:rsid w:val="00232328"/>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67137"/>
    <w:rsid w:val="00270BC2"/>
    <w:rsid w:val="00272DB6"/>
    <w:rsid w:val="002758AB"/>
    <w:rsid w:val="00275F13"/>
    <w:rsid w:val="00276D7C"/>
    <w:rsid w:val="00276DB6"/>
    <w:rsid w:val="002770CC"/>
    <w:rsid w:val="00277740"/>
    <w:rsid w:val="00280489"/>
    <w:rsid w:val="0028205E"/>
    <w:rsid w:val="00282A4A"/>
    <w:rsid w:val="00285631"/>
    <w:rsid w:val="00286CCE"/>
    <w:rsid w:val="002878A5"/>
    <w:rsid w:val="002902F7"/>
    <w:rsid w:val="00290AE4"/>
    <w:rsid w:val="00295814"/>
    <w:rsid w:val="00296FF1"/>
    <w:rsid w:val="002A3426"/>
    <w:rsid w:val="002A3B65"/>
    <w:rsid w:val="002A53B3"/>
    <w:rsid w:val="002A6589"/>
    <w:rsid w:val="002A701D"/>
    <w:rsid w:val="002B3CA4"/>
    <w:rsid w:val="002B5448"/>
    <w:rsid w:val="002B6394"/>
    <w:rsid w:val="002C0EB4"/>
    <w:rsid w:val="002C21BA"/>
    <w:rsid w:val="002C3BB5"/>
    <w:rsid w:val="002C4706"/>
    <w:rsid w:val="002C5FC9"/>
    <w:rsid w:val="002D01DF"/>
    <w:rsid w:val="002D1C91"/>
    <w:rsid w:val="002D286B"/>
    <w:rsid w:val="002D4E8B"/>
    <w:rsid w:val="002E486E"/>
    <w:rsid w:val="002E520E"/>
    <w:rsid w:val="002E555F"/>
    <w:rsid w:val="002E5ED5"/>
    <w:rsid w:val="002E607A"/>
    <w:rsid w:val="002F09EA"/>
    <w:rsid w:val="002F3065"/>
    <w:rsid w:val="002F4CB1"/>
    <w:rsid w:val="002F64CD"/>
    <w:rsid w:val="00301338"/>
    <w:rsid w:val="00302F1F"/>
    <w:rsid w:val="00303520"/>
    <w:rsid w:val="003060F6"/>
    <w:rsid w:val="003062B2"/>
    <w:rsid w:val="00312EF3"/>
    <w:rsid w:val="003203B9"/>
    <w:rsid w:val="00320586"/>
    <w:rsid w:val="00320987"/>
    <w:rsid w:val="00321B24"/>
    <w:rsid w:val="00322EDB"/>
    <w:rsid w:val="003248B1"/>
    <w:rsid w:val="003260D7"/>
    <w:rsid w:val="00327C76"/>
    <w:rsid w:val="00330947"/>
    <w:rsid w:val="0033175E"/>
    <w:rsid w:val="00333E88"/>
    <w:rsid w:val="003345AC"/>
    <w:rsid w:val="00334729"/>
    <w:rsid w:val="00337BAA"/>
    <w:rsid w:val="0034057C"/>
    <w:rsid w:val="00342F25"/>
    <w:rsid w:val="003442F3"/>
    <w:rsid w:val="00344A11"/>
    <w:rsid w:val="0034516F"/>
    <w:rsid w:val="003452FA"/>
    <w:rsid w:val="00346724"/>
    <w:rsid w:val="0034712F"/>
    <w:rsid w:val="0034733E"/>
    <w:rsid w:val="00350DAB"/>
    <w:rsid w:val="00356865"/>
    <w:rsid w:val="003578C3"/>
    <w:rsid w:val="00361612"/>
    <w:rsid w:val="00361E9F"/>
    <w:rsid w:val="00362A93"/>
    <w:rsid w:val="00363255"/>
    <w:rsid w:val="00365AEB"/>
    <w:rsid w:val="00366302"/>
    <w:rsid w:val="003665BC"/>
    <w:rsid w:val="00371798"/>
    <w:rsid w:val="00372E3F"/>
    <w:rsid w:val="00374BCC"/>
    <w:rsid w:val="00374D59"/>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6B8"/>
    <w:rsid w:val="003C5879"/>
    <w:rsid w:val="003D2DE9"/>
    <w:rsid w:val="003D3C3E"/>
    <w:rsid w:val="003E2558"/>
    <w:rsid w:val="003E2D94"/>
    <w:rsid w:val="003E3958"/>
    <w:rsid w:val="003E50BF"/>
    <w:rsid w:val="003E7BAC"/>
    <w:rsid w:val="003F1588"/>
    <w:rsid w:val="003F228F"/>
    <w:rsid w:val="003F2FB6"/>
    <w:rsid w:val="003F3510"/>
    <w:rsid w:val="003F6E09"/>
    <w:rsid w:val="004003C7"/>
    <w:rsid w:val="00400CBF"/>
    <w:rsid w:val="00400D4A"/>
    <w:rsid w:val="004048FA"/>
    <w:rsid w:val="00406116"/>
    <w:rsid w:val="00407C8F"/>
    <w:rsid w:val="00413A61"/>
    <w:rsid w:val="00414CF6"/>
    <w:rsid w:val="0041538E"/>
    <w:rsid w:val="00417010"/>
    <w:rsid w:val="00417073"/>
    <w:rsid w:val="004205FF"/>
    <w:rsid w:val="00423CD8"/>
    <w:rsid w:val="0042404E"/>
    <w:rsid w:val="0042613D"/>
    <w:rsid w:val="004306D6"/>
    <w:rsid w:val="00431560"/>
    <w:rsid w:val="00432253"/>
    <w:rsid w:val="0043229C"/>
    <w:rsid w:val="00433655"/>
    <w:rsid w:val="004359C2"/>
    <w:rsid w:val="00435D31"/>
    <w:rsid w:val="004375D7"/>
    <w:rsid w:val="00437DD0"/>
    <w:rsid w:val="00437E04"/>
    <w:rsid w:val="00437F41"/>
    <w:rsid w:val="00440A22"/>
    <w:rsid w:val="00441E3C"/>
    <w:rsid w:val="0044584D"/>
    <w:rsid w:val="00446033"/>
    <w:rsid w:val="00446083"/>
    <w:rsid w:val="00450676"/>
    <w:rsid w:val="00452155"/>
    <w:rsid w:val="00453EE7"/>
    <w:rsid w:val="00454558"/>
    <w:rsid w:val="0045654C"/>
    <w:rsid w:val="00456C8D"/>
    <w:rsid w:val="00457575"/>
    <w:rsid w:val="004619BB"/>
    <w:rsid w:val="00461C40"/>
    <w:rsid w:val="004636EF"/>
    <w:rsid w:val="00464DEC"/>
    <w:rsid w:val="00466497"/>
    <w:rsid w:val="00467732"/>
    <w:rsid w:val="00470453"/>
    <w:rsid w:val="004711C0"/>
    <w:rsid w:val="00473A77"/>
    <w:rsid w:val="00480BB9"/>
    <w:rsid w:val="00481570"/>
    <w:rsid w:val="004833A6"/>
    <w:rsid w:val="00483411"/>
    <w:rsid w:val="00491ABD"/>
    <w:rsid w:val="004A19B6"/>
    <w:rsid w:val="004B0566"/>
    <w:rsid w:val="004B3DD6"/>
    <w:rsid w:val="004B3E0D"/>
    <w:rsid w:val="004C00D6"/>
    <w:rsid w:val="004C04E0"/>
    <w:rsid w:val="004C05E2"/>
    <w:rsid w:val="004C08FD"/>
    <w:rsid w:val="004C2D22"/>
    <w:rsid w:val="004C3D6F"/>
    <w:rsid w:val="004C3EB9"/>
    <w:rsid w:val="004C45C8"/>
    <w:rsid w:val="004C562C"/>
    <w:rsid w:val="004C7D80"/>
    <w:rsid w:val="004D4332"/>
    <w:rsid w:val="004D5B13"/>
    <w:rsid w:val="004D605C"/>
    <w:rsid w:val="004D7380"/>
    <w:rsid w:val="004E12CA"/>
    <w:rsid w:val="004E2305"/>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8C7"/>
    <w:rsid w:val="00510971"/>
    <w:rsid w:val="0051187E"/>
    <w:rsid w:val="00520D0D"/>
    <w:rsid w:val="00523984"/>
    <w:rsid w:val="00523C12"/>
    <w:rsid w:val="00524B6E"/>
    <w:rsid w:val="00525226"/>
    <w:rsid w:val="00526E7B"/>
    <w:rsid w:val="00530E8A"/>
    <w:rsid w:val="00530FC4"/>
    <w:rsid w:val="00542A1B"/>
    <w:rsid w:val="00542F0E"/>
    <w:rsid w:val="00544F0C"/>
    <w:rsid w:val="00547380"/>
    <w:rsid w:val="005508C6"/>
    <w:rsid w:val="00550902"/>
    <w:rsid w:val="00551063"/>
    <w:rsid w:val="00565252"/>
    <w:rsid w:val="005652C3"/>
    <w:rsid w:val="0056592C"/>
    <w:rsid w:val="005663F2"/>
    <w:rsid w:val="00567A1F"/>
    <w:rsid w:val="0057038E"/>
    <w:rsid w:val="00573575"/>
    <w:rsid w:val="00573C69"/>
    <w:rsid w:val="005774D9"/>
    <w:rsid w:val="00577EBC"/>
    <w:rsid w:val="005802CB"/>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2049"/>
    <w:rsid w:val="005B41B8"/>
    <w:rsid w:val="005B43B5"/>
    <w:rsid w:val="005B48C9"/>
    <w:rsid w:val="005B5244"/>
    <w:rsid w:val="005C02D0"/>
    <w:rsid w:val="005C511D"/>
    <w:rsid w:val="005C5685"/>
    <w:rsid w:val="005C5A78"/>
    <w:rsid w:val="005C797A"/>
    <w:rsid w:val="005D08AA"/>
    <w:rsid w:val="005D1CF9"/>
    <w:rsid w:val="005D39EF"/>
    <w:rsid w:val="005D3D16"/>
    <w:rsid w:val="005D58EB"/>
    <w:rsid w:val="005D73FC"/>
    <w:rsid w:val="005D751C"/>
    <w:rsid w:val="005D799F"/>
    <w:rsid w:val="005D7DCF"/>
    <w:rsid w:val="005E01BF"/>
    <w:rsid w:val="005E08C9"/>
    <w:rsid w:val="005E2815"/>
    <w:rsid w:val="005E5481"/>
    <w:rsid w:val="005E5847"/>
    <w:rsid w:val="005E619D"/>
    <w:rsid w:val="005E65D3"/>
    <w:rsid w:val="005E69F3"/>
    <w:rsid w:val="005E7D5E"/>
    <w:rsid w:val="005F299B"/>
    <w:rsid w:val="005F2A7A"/>
    <w:rsid w:val="005F6165"/>
    <w:rsid w:val="00600980"/>
    <w:rsid w:val="00602392"/>
    <w:rsid w:val="00602C78"/>
    <w:rsid w:val="00605183"/>
    <w:rsid w:val="0061604C"/>
    <w:rsid w:val="00624014"/>
    <w:rsid w:val="0062488F"/>
    <w:rsid w:val="0062491E"/>
    <w:rsid w:val="00626BE2"/>
    <w:rsid w:val="0063151E"/>
    <w:rsid w:val="00631F22"/>
    <w:rsid w:val="00633BDE"/>
    <w:rsid w:val="00634303"/>
    <w:rsid w:val="00634F48"/>
    <w:rsid w:val="00640F67"/>
    <w:rsid w:val="00641389"/>
    <w:rsid w:val="00641834"/>
    <w:rsid w:val="006465CB"/>
    <w:rsid w:val="00654987"/>
    <w:rsid w:val="00657BF3"/>
    <w:rsid w:val="006604DA"/>
    <w:rsid w:val="0066131B"/>
    <w:rsid w:val="00664D94"/>
    <w:rsid w:val="00673002"/>
    <w:rsid w:val="00674275"/>
    <w:rsid w:val="006743E0"/>
    <w:rsid w:val="0067491B"/>
    <w:rsid w:val="00674BE8"/>
    <w:rsid w:val="006774F3"/>
    <w:rsid w:val="006816BE"/>
    <w:rsid w:val="006837B0"/>
    <w:rsid w:val="0068394C"/>
    <w:rsid w:val="006848FB"/>
    <w:rsid w:val="00686225"/>
    <w:rsid w:val="006914E6"/>
    <w:rsid w:val="00693D7F"/>
    <w:rsid w:val="00695ED4"/>
    <w:rsid w:val="006A1E1E"/>
    <w:rsid w:val="006A2247"/>
    <w:rsid w:val="006A413C"/>
    <w:rsid w:val="006A51EB"/>
    <w:rsid w:val="006A5ADF"/>
    <w:rsid w:val="006A6EB0"/>
    <w:rsid w:val="006A7D5D"/>
    <w:rsid w:val="006B5EC0"/>
    <w:rsid w:val="006B7E44"/>
    <w:rsid w:val="006C06E8"/>
    <w:rsid w:val="006C3F02"/>
    <w:rsid w:val="006C4733"/>
    <w:rsid w:val="006C78EA"/>
    <w:rsid w:val="006C7E23"/>
    <w:rsid w:val="006D0A4B"/>
    <w:rsid w:val="006D607C"/>
    <w:rsid w:val="006E1025"/>
    <w:rsid w:val="006E1E2C"/>
    <w:rsid w:val="006E2C05"/>
    <w:rsid w:val="006E2E18"/>
    <w:rsid w:val="006E36DB"/>
    <w:rsid w:val="006E3D8F"/>
    <w:rsid w:val="006E43A6"/>
    <w:rsid w:val="006E4A0C"/>
    <w:rsid w:val="006E5044"/>
    <w:rsid w:val="006F164E"/>
    <w:rsid w:val="006F175B"/>
    <w:rsid w:val="006F1844"/>
    <w:rsid w:val="006F4473"/>
    <w:rsid w:val="006F5A32"/>
    <w:rsid w:val="006F7EA3"/>
    <w:rsid w:val="00701F91"/>
    <w:rsid w:val="00704122"/>
    <w:rsid w:val="00705548"/>
    <w:rsid w:val="007071F7"/>
    <w:rsid w:val="00716875"/>
    <w:rsid w:val="00716D0E"/>
    <w:rsid w:val="00720204"/>
    <w:rsid w:val="00723C96"/>
    <w:rsid w:val="00724645"/>
    <w:rsid w:val="007247E0"/>
    <w:rsid w:val="00724BDE"/>
    <w:rsid w:val="00731199"/>
    <w:rsid w:val="00731C03"/>
    <w:rsid w:val="00732028"/>
    <w:rsid w:val="007339FD"/>
    <w:rsid w:val="00735371"/>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1426"/>
    <w:rsid w:val="00783B08"/>
    <w:rsid w:val="00784D58"/>
    <w:rsid w:val="00786409"/>
    <w:rsid w:val="00786AB8"/>
    <w:rsid w:val="00787A56"/>
    <w:rsid w:val="007942F0"/>
    <w:rsid w:val="00795577"/>
    <w:rsid w:val="007A4F27"/>
    <w:rsid w:val="007A5658"/>
    <w:rsid w:val="007A569C"/>
    <w:rsid w:val="007A56AF"/>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2B16"/>
    <w:rsid w:val="007E3258"/>
    <w:rsid w:val="007E60E3"/>
    <w:rsid w:val="007E737F"/>
    <w:rsid w:val="007F0065"/>
    <w:rsid w:val="007F0E3F"/>
    <w:rsid w:val="007F4FC8"/>
    <w:rsid w:val="007F6447"/>
    <w:rsid w:val="007F756C"/>
    <w:rsid w:val="007F7E20"/>
    <w:rsid w:val="00800081"/>
    <w:rsid w:val="00800310"/>
    <w:rsid w:val="008018D0"/>
    <w:rsid w:val="008078D6"/>
    <w:rsid w:val="00807C32"/>
    <w:rsid w:val="00814284"/>
    <w:rsid w:val="008144DE"/>
    <w:rsid w:val="00814791"/>
    <w:rsid w:val="008164CD"/>
    <w:rsid w:val="0082025A"/>
    <w:rsid w:val="00821463"/>
    <w:rsid w:val="00822807"/>
    <w:rsid w:val="00824E0C"/>
    <w:rsid w:val="00826651"/>
    <w:rsid w:val="0082701D"/>
    <w:rsid w:val="00832B74"/>
    <w:rsid w:val="008331D6"/>
    <w:rsid w:val="00834430"/>
    <w:rsid w:val="00837B39"/>
    <w:rsid w:val="0084173D"/>
    <w:rsid w:val="00845285"/>
    <w:rsid w:val="008457C1"/>
    <w:rsid w:val="00850110"/>
    <w:rsid w:val="00851ED7"/>
    <w:rsid w:val="00853B3A"/>
    <w:rsid w:val="00854664"/>
    <w:rsid w:val="00855F8D"/>
    <w:rsid w:val="00860B47"/>
    <w:rsid w:val="00863B3F"/>
    <w:rsid w:val="008719B6"/>
    <w:rsid w:val="0087401D"/>
    <w:rsid w:val="008745C8"/>
    <w:rsid w:val="0087585B"/>
    <w:rsid w:val="0087655D"/>
    <w:rsid w:val="00882717"/>
    <w:rsid w:val="00882C2C"/>
    <w:rsid w:val="00890C15"/>
    <w:rsid w:val="0089200D"/>
    <w:rsid w:val="0089276B"/>
    <w:rsid w:val="008928E2"/>
    <w:rsid w:val="008935FA"/>
    <w:rsid w:val="008957D7"/>
    <w:rsid w:val="008A1D21"/>
    <w:rsid w:val="008A4FE5"/>
    <w:rsid w:val="008A51DE"/>
    <w:rsid w:val="008A5ACA"/>
    <w:rsid w:val="008B0792"/>
    <w:rsid w:val="008B1972"/>
    <w:rsid w:val="008B1A85"/>
    <w:rsid w:val="008B2FC5"/>
    <w:rsid w:val="008B3C54"/>
    <w:rsid w:val="008B436A"/>
    <w:rsid w:val="008B5170"/>
    <w:rsid w:val="008B55B7"/>
    <w:rsid w:val="008B5810"/>
    <w:rsid w:val="008B60D1"/>
    <w:rsid w:val="008B660A"/>
    <w:rsid w:val="008C0843"/>
    <w:rsid w:val="008C4859"/>
    <w:rsid w:val="008C4C26"/>
    <w:rsid w:val="008D0AF3"/>
    <w:rsid w:val="008D148B"/>
    <w:rsid w:val="008D176C"/>
    <w:rsid w:val="008D3FA0"/>
    <w:rsid w:val="008D4490"/>
    <w:rsid w:val="008D4611"/>
    <w:rsid w:val="008E1AB6"/>
    <w:rsid w:val="008E3CFF"/>
    <w:rsid w:val="008E56EA"/>
    <w:rsid w:val="008E62E5"/>
    <w:rsid w:val="008F23E8"/>
    <w:rsid w:val="008F43B0"/>
    <w:rsid w:val="00901949"/>
    <w:rsid w:val="009032FF"/>
    <w:rsid w:val="00905B5D"/>
    <w:rsid w:val="00910153"/>
    <w:rsid w:val="0091250F"/>
    <w:rsid w:val="00912941"/>
    <w:rsid w:val="0092490B"/>
    <w:rsid w:val="00927349"/>
    <w:rsid w:val="009316BE"/>
    <w:rsid w:val="009318C1"/>
    <w:rsid w:val="009323DC"/>
    <w:rsid w:val="0093346A"/>
    <w:rsid w:val="00934CCF"/>
    <w:rsid w:val="0093640F"/>
    <w:rsid w:val="009422D0"/>
    <w:rsid w:val="00943C34"/>
    <w:rsid w:val="00945660"/>
    <w:rsid w:val="00953D1F"/>
    <w:rsid w:val="0095433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0B7"/>
    <w:rsid w:val="009A6CEB"/>
    <w:rsid w:val="009A7676"/>
    <w:rsid w:val="009B0672"/>
    <w:rsid w:val="009B24BE"/>
    <w:rsid w:val="009B74F0"/>
    <w:rsid w:val="009C42D9"/>
    <w:rsid w:val="009D06EC"/>
    <w:rsid w:val="009D106A"/>
    <w:rsid w:val="009D195D"/>
    <w:rsid w:val="009D438D"/>
    <w:rsid w:val="009D4876"/>
    <w:rsid w:val="009D4B07"/>
    <w:rsid w:val="009E0F2A"/>
    <w:rsid w:val="009E1177"/>
    <w:rsid w:val="009E1F10"/>
    <w:rsid w:val="009E2609"/>
    <w:rsid w:val="009E48C8"/>
    <w:rsid w:val="009E50CF"/>
    <w:rsid w:val="009E5553"/>
    <w:rsid w:val="009E588F"/>
    <w:rsid w:val="009E5B18"/>
    <w:rsid w:val="009E6B2C"/>
    <w:rsid w:val="009F031D"/>
    <w:rsid w:val="009F0FA9"/>
    <w:rsid w:val="009F19F7"/>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37A46"/>
    <w:rsid w:val="00A4664B"/>
    <w:rsid w:val="00A468BD"/>
    <w:rsid w:val="00A46B81"/>
    <w:rsid w:val="00A46CE5"/>
    <w:rsid w:val="00A47E88"/>
    <w:rsid w:val="00A501EE"/>
    <w:rsid w:val="00A53728"/>
    <w:rsid w:val="00A55AF3"/>
    <w:rsid w:val="00A57950"/>
    <w:rsid w:val="00A57F95"/>
    <w:rsid w:val="00A6125B"/>
    <w:rsid w:val="00A63C1A"/>
    <w:rsid w:val="00A65C01"/>
    <w:rsid w:val="00A66760"/>
    <w:rsid w:val="00A70417"/>
    <w:rsid w:val="00A72F3A"/>
    <w:rsid w:val="00A767CA"/>
    <w:rsid w:val="00A771D4"/>
    <w:rsid w:val="00A77468"/>
    <w:rsid w:val="00A80E07"/>
    <w:rsid w:val="00A8101D"/>
    <w:rsid w:val="00A83490"/>
    <w:rsid w:val="00A8394B"/>
    <w:rsid w:val="00A83DBC"/>
    <w:rsid w:val="00A84788"/>
    <w:rsid w:val="00A8484E"/>
    <w:rsid w:val="00A870AA"/>
    <w:rsid w:val="00A92DA8"/>
    <w:rsid w:val="00A96308"/>
    <w:rsid w:val="00AA28F5"/>
    <w:rsid w:val="00AA449D"/>
    <w:rsid w:val="00AA5327"/>
    <w:rsid w:val="00AA59EB"/>
    <w:rsid w:val="00AB029B"/>
    <w:rsid w:val="00AB1142"/>
    <w:rsid w:val="00AB2AF6"/>
    <w:rsid w:val="00AB353E"/>
    <w:rsid w:val="00AB7818"/>
    <w:rsid w:val="00AB7C03"/>
    <w:rsid w:val="00AC3069"/>
    <w:rsid w:val="00AC5229"/>
    <w:rsid w:val="00AC7377"/>
    <w:rsid w:val="00AD036F"/>
    <w:rsid w:val="00AD22B8"/>
    <w:rsid w:val="00AD2646"/>
    <w:rsid w:val="00AD27E4"/>
    <w:rsid w:val="00AD3EFB"/>
    <w:rsid w:val="00AD5B4B"/>
    <w:rsid w:val="00AD5E91"/>
    <w:rsid w:val="00AE183E"/>
    <w:rsid w:val="00AE1B38"/>
    <w:rsid w:val="00AE3BA7"/>
    <w:rsid w:val="00AE59F5"/>
    <w:rsid w:val="00AE5CEB"/>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65A2"/>
    <w:rsid w:val="00B3793C"/>
    <w:rsid w:val="00B40550"/>
    <w:rsid w:val="00B40835"/>
    <w:rsid w:val="00B40A10"/>
    <w:rsid w:val="00B41D3E"/>
    <w:rsid w:val="00B424FF"/>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4AC8"/>
    <w:rsid w:val="00B64F0E"/>
    <w:rsid w:val="00B65F79"/>
    <w:rsid w:val="00B7295C"/>
    <w:rsid w:val="00B72CD5"/>
    <w:rsid w:val="00B762AA"/>
    <w:rsid w:val="00B766CA"/>
    <w:rsid w:val="00B76C10"/>
    <w:rsid w:val="00B76D78"/>
    <w:rsid w:val="00B81770"/>
    <w:rsid w:val="00B83EB0"/>
    <w:rsid w:val="00B9432B"/>
    <w:rsid w:val="00B966FF"/>
    <w:rsid w:val="00BA01DC"/>
    <w:rsid w:val="00BA1F59"/>
    <w:rsid w:val="00BA2E6E"/>
    <w:rsid w:val="00BA3277"/>
    <w:rsid w:val="00BA5542"/>
    <w:rsid w:val="00BA73A5"/>
    <w:rsid w:val="00BB1AE3"/>
    <w:rsid w:val="00BB22DE"/>
    <w:rsid w:val="00BB2A60"/>
    <w:rsid w:val="00BC0DC9"/>
    <w:rsid w:val="00BC1C56"/>
    <w:rsid w:val="00BC4443"/>
    <w:rsid w:val="00BD20DE"/>
    <w:rsid w:val="00BD2528"/>
    <w:rsid w:val="00BD3F82"/>
    <w:rsid w:val="00BD6320"/>
    <w:rsid w:val="00BE57E6"/>
    <w:rsid w:val="00BE7253"/>
    <w:rsid w:val="00BF1817"/>
    <w:rsid w:val="00BF19D4"/>
    <w:rsid w:val="00BF2EE9"/>
    <w:rsid w:val="00BF3975"/>
    <w:rsid w:val="00BF4DD8"/>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001"/>
    <w:rsid w:val="00C372D8"/>
    <w:rsid w:val="00C37351"/>
    <w:rsid w:val="00C402BD"/>
    <w:rsid w:val="00C40968"/>
    <w:rsid w:val="00C40D5B"/>
    <w:rsid w:val="00C4710E"/>
    <w:rsid w:val="00C500A8"/>
    <w:rsid w:val="00C52D4A"/>
    <w:rsid w:val="00C52E15"/>
    <w:rsid w:val="00C53596"/>
    <w:rsid w:val="00C56435"/>
    <w:rsid w:val="00C575C0"/>
    <w:rsid w:val="00C57A61"/>
    <w:rsid w:val="00C57ABD"/>
    <w:rsid w:val="00C60147"/>
    <w:rsid w:val="00C61203"/>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86357"/>
    <w:rsid w:val="00C87F20"/>
    <w:rsid w:val="00C90EAF"/>
    <w:rsid w:val="00C91173"/>
    <w:rsid w:val="00C93BEE"/>
    <w:rsid w:val="00C978E3"/>
    <w:rsid w:val="00CA6388"/>
    <w:rsid w:val="00CB3092"/>
    <w:rsid w:val="00CB4121"/>
    <w:rsid w:val="00CB5550"/>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1D00"/>
    <w:rsid w:val="00CF417C"/>
    <w:rsid w:val="00CF4360"/>
    <w:rsid w:val="00CF466C"/>
    <w:rsid w:val="00D00232"/>
    <w:rsid w:val="00D014B0"/>
    <w:rsid w:val="00D01CF0"/>
    <w:rsid w:val="00D0220C"/>
    <w:rsid w:val="00D05CFE"/>
    <w:rsid w:val="00D11174"/>
    <w:rsid w:val="00D1261E"/>
    <w:rsid w:val="00D13977"/>
    <w:rsid w:val="00D13B3B"/>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0B89"/>
    <w:rsid w:val="00D43F30"/>
    <w:rsid w:val="00D45160"/>
    <w:rsid w:val="00D46609"/>
    <w:rsid w:val="00D469A9"/>
    <w:rsid w:val="00D47DBB"/>
    <w:rsid w:val="00D50519"/>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27D8"/>
    <w:rsid w:val="00DA3BE8"/>
    <w:rsid w:val="00DB0E4B"/>
    <w:rsid w:val="00DB1B73"/>
    <w:rsid w:val="00DB1F59"/>
    <w:rsid w:val="00DB356C"/>
    <w:rsid w:val="00DB475F"/>
    <w:rsid w:val="00DB4A31"/>
    <w:rsid w:val="00DB571D"/>
    <w:rsid w:val="00DB69B2"/>
    <w:rsid w:val="00DC0019"/>
    <w:rsid w:val="00DC4C0C"/>
    <w:rsid w:val="00DD4F46"/>
    <w:rsid w:val="00DD7B76"/>
    <w:rsid w:val="00DD7E72"/>
    <w:rsid w:val="00DE0089"/>
    <w:rsid w:val="00DE3E52"/>
    <w:rsid w:val="00DE7329"/>
    <w:rsid w:val="00DE7954"/>
    <w:rsid w:val="00DF539B"/>
    <w:rsid w:val="00DF6843"/>
    <w:rsid w:val="00DF6E56"/>
    <w:rsid w:val="00E000C1"/>
    <w:rsid w:val="00E00845"/>
    <w:rsid w:val="00E0112B"/>
    <w:rsid w:val="00E01160"/>
    <w:rsid w:val="00E04CDA"/>
    <w:rsid w:val="00E06B6B"/>
    <w:rsid w:val="00E118E6"/>
    <w:rsid w:val="00E14F64"/>
    <w:rsid w:val="00E2004F"/>
    <w:rsid w:val="00E2131E"/>
    <w:rsid w:val="00E248CA"/>
    <w:rsid w:val="00E254E3"/>
    <w:rsid w:val="00E25B2C"/>
    <w:rsid w:val="00E264D7"/>
    <w:rsid w:val="00E27519"/>
    <w:rsid w:val="00E3171A"/>
    <w:rsid w:val="00E31BF4"/>
    <w:rsid w:val="00E31F06"/>
    <w:rsid w:val="00E32B35"/>
    <w:rsid w:val="00E335E7"/>
    <w:rsid w:val="00E3602B"/>
    <w:rsid w:val="00E366BB"/>
    <w:rsid w:val="00E37009"/>
    <w:rsid w:val="00E40B37"/>
    <w:rsid w:val="00E40EF9"/>
    <w:rsid w:val="00E41412"/>
    <w:rsid w:val="00E416F9"/>
    <w:rsid w:val="00E43628"/>
    <w:rsid w:val="00E43DBC"/>
    <w:rsid w:val="00E52137"/>
    <w:rsid w:val="00E54EFF"/>
    <w:rsid w:val="00E559AC"/>
    <w:rsid w:val="00E55C29"/>
    <w:rsid w:val="00E56E97"/>
    <w:rsid w:val="00E56EA8"/>
    <w:rsid w:val="00E63B52"/>
    <w:rsid w:val="00E674AD"/>
    <w:rsid w:val="00E70D50"/>
    <w:rsid w:val="00E72BEB"/>
    <w:rsid w:val="00E75927"/>
    <w:rsid w:val="00E8038E"/>
    <w:rsid w:val="00E8179F"/>
    <w:rsid w:val="00E818BD"/>
    <w:rsid w:val="00E81D53"/>
    <w:rsid w:val="00E83200"/>
    <w:rsid w:val="00E8499B"/>
    <w:rsid w:val="00E92730"/>
    <w:rsid w:val="00E92FC2"/>
    <w:rsid w:val="00E9311D"/>
    <w:rsid w:val="00EA20BC"/>
    <w:rsid w:val="00EA213D"/>
    <w:rsid w:val="00EA220D"/>
    <w:rsid w:val="00EA248F"/>
    <w:rsid w:val="00EA3D7D"/>
    <w:rsid w:val="00EA59C8"/>
    <w:rsid w:val="00EB0939"/>
    <w:rsid w:val="00EB2692"/>
    <w:rsid w:val="00EB4181"/>
    <w:rsid w:val="00EB4616"/>
    <w:rsid w:val="00EB4882"/>
    <w:rsid w:val="00EB7036"/>
    <w:rsid w:val="00EC115C"/>
    <w:rsid w:val="00EC16A2"/>
    <w:rsid w:val="00EC1912"/>
    <w:rsid w:val="00EC423C"/>
    <w:rsid w:val="00EC55EE"/>
    <w:rsid w:val="00EC5D09"/>
    <w:rsid w:val="00EC6B45"/>
    <w:rsid w:val="00EC6E70"/>
    <w:rsid w:val="00ED0ED3"/>
    <w:rsid w:val="00ED46ED"/>
    <w:rsid w:val="00ED686E"/>
    <w:rsid w:val="00ED6F8F"/>
    <w:rsid w:val="00ED774E"/>
    <w:rsid w:val="00EE2E22"/>
    <w:rsid w:val="00EE3D8E"/>
    <w:rsid w:val="00EE40DE"/>
    <w:rsid w:val="00EE412B"/>
    <w:rsid w:val="00EE595D"/>
    <w:rsid w:val="00EE5B07"/>
    <w:rsid w:val="00EF27B6"/>
    <w:rsid w:val="00EF38EE"/>
    <w:rsid w:val="00F000C9"/>
    <w:rsid w:val="00F01CE3"/>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42FE"/>
    <w:rsid w:val="00FB65FB"/>
    <w:rsid w:val="00FB7144"/>
    <w:rsid w:val="00FB7B8A"/>
    <w:rsid w:val="00FC0C6C"/>
    <w:rsid w:val="00FC1125"/>
    <w:rsid w:val="00FC37FC"/>
    <w:rsid w:val="00FC678A"/>
    <w:rsid w:val="00FD0CB6"/>
    <w:rsid w:val="00FD1254"/>
    <w:rsid w:val="00FD2C0A"/>
    <w:rsid w:val="00FD3340"/>
    <w:rsid w:val="00FD346A"/>
    <w:rsid w:val="00FD415A"/>
    <w:rsid w:val="00FD47F0"/>
    <w:rsid w:val="00FE2B9A"/>
    <w:rsid w:val="00FE4898"/>
    <w:rsid w:val="00FE560E"/>
    <w:rsid w:val="00FE71FA"/>
    <w:rsid w:val="00FF1D36"/>
    <w:rsid w:val="00FF4688"/>
    <w:rsid w:val="00FF5D96"/>
    <w:rsid w:val="00FF6D39"/>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1"/>
    <w:uiPriority w:val="99"/>
    <w:semiHidden/>
    <w:unhideWhenUsed/>
    <w:rsid w:val="00626BE2"/>
    <w:rPr>
      <w:sz w:val="18"/>
      <w:szCs w:val="18"/>
    </w:rPr>
  </w:style>
  <w:style w:type="character" w:customStyle="1" w:styleId="Char1">
    <w:name w:val="批注框文本 Char"/>
    <w:basedOn w:val="a0"/>
    <w:link w:val="aa"/>
    <w:uiPriority w:val="99"/>
    <w:semiHidden/>
    <w:rsid w:val="00626B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B22A67-17F7-4E5C-BBAD-149EDAE16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9287</TotalTime>
  <Pages>53</Pages>
  <Words>11906</Words>
  <Characters>67870</Characters>
  <Application>Microsoft Office Word</Application>
  <DocSecurity>0</DocSecurity>
  <Lines>565</Lines>
  <Paragraphs>159</Paragraphs>
  <ScaleCrop>false</ScaleCrop>
  <Company/>
  <LinksUpToDate>false</LinksUpToDate>
  <CharactersWithSpaces>79617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357</cp:revision>
  <cp:lastPrinted>2020-03-23T02:41:00Z</cp:lastPrinted>
  <dcterms:created xsi:type="dcterms:W3CDTF">2017-04-28T08:41:00Z</dcterms:created>
  <dcterms:modified xsi:type="dcterms:W3CDTF">2020-03-25T04:40:00Z</dcterms:modified>
</cp:coreProperties>
</file>